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hAnsi="Calibri" w:cs="Calibri"/>
        </w:rPr>
        <w:id w:val="36168337"/>
        <w:docPartObj>
          <w:docPartGallery w:val="Cover Pages"/>
          <w:docPartUnique/>
        </w:docPartObj>
      </w:sdtPr>
      <w:sdtEndPr/>
      <w:sdtContent>
        <w:p w14:paraId="43A4057C" w14:textId="05469D79" w:rsidR="00960F7E" w:rsidRPr="00255520" w:rsidRDefault="00960F7E">
          <w:pPr>
            <w:rPr>
              <w:rFonts w:ascii="Calibri" w:hAnsi="Calibri" w:cs="Calibri"/>
            </w:rPr>
          </w:pPr>
        </w:p>
        <w:p w14:paraId="0A4C773A" w14:textId="69F208C0" w:rsidR="00960F7E" w:rsidRPr="00255520" w:rsidRDefault="00960F7E">
          <w:pPr>
            <w:rPr>
              <w:rFonts w:ascii="Calibri" w:hAnsi="Calibri" w:cs="Calibri"/>
            </w:rPr>
          </w:pPr>
          <w:r w:rsidRPr="00255520">
            <w:rPr>
              <w:rFonts w:ascii="Calibri" w:hAnsi="Calibri" w:cs="Calibri"/>
              <w:noProof/>
              <w:lang w:eastAsia="zh-CN"/>
            </w:rPr>
            <mc:AlternateContent>
              <mc:Choice Requires="wps">
                <w:drawing>
                  <wp:anchor distT="0" distB="0" distL="182880" distR="182880" simplePos="0" relativeHeight="251660288" behindDoc="0" locked="0" layoutInCell="1" allowOverlap="1" wp14:anchorId="0CA64D51" wp14:editId="62F0C629">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014592" w14:textId="06B97D6E" w:rsidR="00C516B1" w:rsidRDefault="00FD6D5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516B1">
                                      <w:rPr>
                                        <w:color w:val="4472C4" w:themeColor="accent1"/>
                                        <w:sz w:val="72"/>
                                        <w:szCs w:val="72"/>
                                      </w:rPr>
                                      <w:t>MS Thesis Proposal</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2D6CE46" w14:textId="690748EF" w:rsidR="00C516B1" w:rsidRDefault="00C516B1">
                                    <w:pPr>
                                      <w:pStyle w:val="NoSpacing"/>
                                      <w:spacing w:before="40" w:after="40"/>
                                      <w:rPr>
                                        <w:caps/>
                                        <w:color w:val="1F4E79" w:themeColor="accent5" w:themeShade="80"/>
                                        <w:sz w:val="28"/>
                                        <w:szCs w:val="28"/>
                                      </w:rPr>
                                    </w:pPr>
                                    <w:r>
                                      <w:rPr>
                                        <w:caps/>
                                        <w:color w:val="1F4E79" w:themeColor="accent5" w:themeShade="80"/>
                                        <w:sz w:val="28"/>
                                        <w:szCs w:val="28"/>
                                      </w:rPr>
                                      <w:t>BNA Title that tim is still thinking about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5B44446" w14:textId="454C7543" w:rsidR="00C516B1" w:rsidRDefault="00C516B1">
                                    <w:pPr>
                                      <w:pStyle w:val="NoSpacing"/>
                                      <w:spacing w:before="80" w:after="40"/>
                                      <w:rPr>
                                        <w:caps/>
                                        <w:color w:val="5B9BD5" w:themeColor="accent5"/>
                                        <w:sz w:val="24"/>
                                        <w:szCs w:val="24"/>
                                      </w:rPr>
                                    </w:pPr>
                                    <w:r>
                                      <w:rPr>
                                        <w:caps/>
                                        <w:color w:val="5B9BD5" w:themeColor="accent5"/>
                                        <w:sz w:val="24"/>
                                        <w:szCs w:val="24"/>
                                      </w:rPr>
                                      <w:t>Tim Vigers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CA64D51"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33014592" w14:textId="06B97D6E" w:rsidR="00C516B1" w:rsidRDefault="00FD6D5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516B1">
                                <w:rPr>
                                  <w:color w:val="4472C4" w:themeColor="accent1"/>
                                  <w:sz w:val="72"/>
                                  <w:szCs w:val="72"/>
                                </w:rPr>
                                <w:t>MS Thesis Proposal</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2D6CE46" w14:textId="690748EF" w:rsidR="00C516B1" w:rsidRDefault="00C516B1">
                              <w:pPr>
                                <w:pStyle w:val="NoSpacing"/>
                                <w:spacing w:before="40" w:after="40"/>
                                <w:rPr>
                                  <w:caps/>
                                  <w:color w:val="1F4E79" w:themeColor="accent5" w:themeShade="80"/>
                                  <w:sz w:val="28"/>
                                  <w:szCs w:val="28"/>
                                </w:rPr>
                              </w:pPr>
                              <w:r>
                                <w:rPr>
                                  <w:caps/>
                                  <w:color w:val="1F4E79" w:themeColor="accent5" w:themeShade="80"/>
                                  <w:sz w:val="28"/>
                                  <w:szCs w:val="28"/>
                                </w:rPr>
                                <w:t>BNA Title that tim is still thinking about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5B44446" w14:textId="454C7543" w:rsidR="00C516B1" w:rsidRDefault="00C516B1">
                              <w:pPr>
                                <w:pStyle w:val="NoSpacing"/>
                                <w:spacing w:before="80" w:after="40"/>
                                <w:rPr>
                                  <w:caps/>
                                  <w:color w:val="5B9BD5" w:themeColor="accent5"/>
                                  <w:sz w:val="24"/>
                                  <w:szCs w:val="24"/>
                                </w:rPr>
                              </w:pPr>
                              <w:r>
                                <w:rPr>
                                  <w:caps/>
                                  <w:color w:val="5B9BD5" w:themeColor="accent5"/>
                                  <w:sz w:val="24"/>
                                  <w:szCs w:val="24"/>
                                </w:rPr>
                                <w:t>Tim Vigers</w:t>
                              </w:r>
                            </w:p>
                          </w:sdtContent>
                        </w:sdt>
                      </w:txbxContent>
                    </v:textbox>
                    <w10:wrap type="square" anchorx="margin" anchory="page"/>
                  </v:shape>
                </w:pict>
              </mc:Fallback>
            </mc:AlternateContent>
          </w:r>
          <w:r w:rsidRPr="00255520">
            <w:rPr>
              <w:rFonts w:ascii="Calibri" w:hAnsi="Calibri" w:cs="Calibri"/>
              <w:noProof/>
              <w:lang w:eastAsia="zh-CN"/>
            </w:rPr>
            <mc:AlternateContent>
              <mc:Choice Requires="wps">
                <w:drawing>
                  <wp:anchor distT="0" distB="0" distL="114300" distR="114300" simplePos="0" relativeHeight="251659264" behindDoc="0" locked="0" layoutInCell="1" allowOverlap="1" wp14:anchorId="49EEF367" wp14:editId="6EFC8E7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7-10T00:00:00Z">
                                    <w:dateFormat w:val="yyyy"/>
                                    <w:lid w:val="en-US"/>
                                    <w:storeMappedDataAs w:val="dateTime"/>
                                    <w:calendar w:val="gregorian"/>
                                  </w:date>
                                </w:sdtPr>
                                <w:sdtEndPr/>
                                <w:sdtContent>
                                  <w:p w14:paraId="3FABFA09" w14:textId="1E367E99" w:rsidR="00C516B1" w:rsidRDefault="00C516B1">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9EEF36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7-10T00:00:00Z">
                              <w:dateFormat w:val="yyyy"/>
                              <w:lid w:val="en-US"/>
                              <w:storeMappedDataAs w:val="dateTime"/>
                              <w:calendar w:val="gregorian"/>
                            </w:date>
                          </w:sdtPr>
                          <w:sdtEndPr/>
                          <w:sdtContent>
                            <w:p w14:paraId="3FABFA09" w14:textId="1E367E99" w:rsidR="00C516B1" w:rsidRDefault="00C516B1">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255520">
            <w:rPr>
              <w:rFonts w:ascii="Calibri" w:hAnsi="Calibri" w:cs="Calibri"/>
            </w:rPr>
            <w:br w:type="page"/>
          </w:r>
        </w:p>
      </w:sdtContent>
    </w:sdt>
    <w:sdt>
      <w:sdtPr>
        <w:rPr>
          <w:rFonts w:ascii="Calibri" w:eastAsiaTheme="minorHAnsi" w:hAnsi="Calibri" w:cs="Calibri"/>
          <w:b w:val="0"/>
          <w:bCs w:val="0"/>
          <w:color w:val="auto"/>
          <w:sz w:val="24"/>
          <w:szCs w:val="24"/>
        </w:rPr>
        <w:id w:val="-483469930"/>
        <w:docPartObj>
          <w:docPartGallery w:val="Table of Contents"/>
          <w:docPartUnique/>
        </w:docPartObj>
      </w:sdtPr>
      <w:sdtEndPr>
        <w:rPr>
          <w:noProof/>
        </w:rPr>
      </w:sdtEndPr>
      <w:sdtContent>
        <w:p w14:paraId="70E21F1F" w14:textId="065E7AC1" w:rsidR="00124325" w:rsidRPr="00255520" w:rsidRDefault="00124325">
          <w:pPr>
            <w:pStyle w:val="TOCHeading"/>
            <w:rPr>
              <w:rFonts w:ascii="Calibri" w:hAnsi="Calibri" w:cs="Calibri"/>
            </w:rPr>
          </w:pPr>
          <w:r w:rsidRPr="00255520">
            <w:rPr>
              <w:rFonts w:ascii="Calibri" w:hAnsi="Calibri" w:cs="Calibri"/>
            </w:rPr>
            <w:t>Table of Contents</w:t>
          </w:r>
        </w:p>
        <w:p w14:paraId="58DDF718" w14:textId="2CE51AA2" w:rsidR="00391E1A" w:rsidRDefault="00124325">
          <w:pPr>
            <w:pStyle w:val="TOC1"/>
            <w:tabs>
              <w:tab w:val="right" w:leader="dot" w:pos="9350"/>
            </w:tabs>
            <w:rPr>
              <w:ins w:id="0" w:author="Tim Vigers" w:date="2020-08-09T12:50:00Z"/>
              <w:rFonts w:eastAsiaTheme="minorEastAsia" w:cstheme="minorBidi"/>
              <w:b w:val="0"/>
              <w:bCs w:val="0"/>
              <w:i w:val="0"/>
              <w:iCs w:val="0"/>
              <w:noProof/>
            </w:rPr>
          </w:pPr>
          <w:r w:rsidRPr="00255520">
            <w:rPr>
              <w:rFonts w:ascii="Calibri" w:hAnsi="Calibri" w:cs="Calibri"/>
              <w:b w:val="0"/>
              <w:bCs w:val="0"/>
            </w:rPr>
            <w:fldChar w:fldCharType="begin"/>
          </w:r>
          <w:r w:rsidRPr="00255520">
            <w:rPr>
              <w:rFonts w:ascii="Calibri" w:hAnsi="Calibri" w:cs="Calibri"/>
            </w:rPr>
            <w:instrText xml:space="preserve"> TOC \o "1-3" \h \z \u </w:instrText>
          </w:r>
          <w:r w:rsidRPr="00255520">
            <w:rPr>
              <w:rFonts w:ascii="Calibri" w:hAnsi="Calibri" w:cs="Calibri"/>
              <w:b w:val="0"/>
              <w:bCs w:val="0"/>
            </w:rPr>
            <w:fldChar w:fldCharType="separate"/>
          </w:r>
          <w:ins w:id="1" w:author="Tim Vigers" w:date="2020-08-09T12:50:00Z">
            <w:r w:rsidR="00391E1A" w:rsidRPr="00DA4811">
              <w:rPr>
                <w:rStyle w:val="Hyperlink"/>
                <w:noProof/>
              </w:rPr>
              <w:fldChar w:fldCharType="begin"/>
            </w:r>
            <w:r w:rsidR="00391E1A" w:rsidRPr="00DA4811">
              <w:rPr>
                <w:rStyle w:val="Hyperlink"/>
                <w:noProof/>
              </w:rPr>
              <w:instrText xml:space="preserve"> </w:instrText>
            </w:r>
            <w:r w:rsidR="00391E1A">
              <w:rPr>
                <w:noProof/>
              </w:rPr>
              <w:instrText>HYPERLINK \l "_Toc47869916"</w:instrText>
            </w:r>
            <w:r w:rsidR="00391E1A" w:rsidRPr="00DA4811">
              <w:rPr>
                <w:rStyle w:val="Hyperlink"/>
                <w:noProof/>
              </w:rPr>
              <w:instrText xml:space="preserve"> </w:instrText>
            </w:r>
            <w:r w:rsidR="00391E1A" w:rsidRPr="00DA4811">
              <w:rPr>
                <w:rStyle w:val="Hyperlink"/>
                <w:noProof/>
              </w:rPr>
            </w:r>
            <w:r w:rsidR="00391E1A" w:rsidRPr="00DA4811">
              <w:rPr>
                <w:rStyle w:val="Hyperlink"/>
                <w:noProof/>
              </w:rPr>
              <w:fldChar w:fldCharType="separate"/>
            </w:r>
            <w:r w:rsidR="00391E1A" w:rsidRPr="00DA4811">
              <w:rPr>
                <w:rStyle w:val="Hyperlink"/>
                <w:rFonts w:ascii="Calibri" w:hAnsi="Calibri" w:cs="Calibri"/>
                <w:noProof/>
              </w:rPr>
              <w:t>Abstract</w:t>
            </w:r>
            <w:r w:rsidR="00391E1A">
              <w:rPr>
                <w:noProof/>
                <w:webHidden/>
              </w:rPr>
              <w:tab/>
            </w:r>
            <w:r w:rsidR="00391E1A">
              <w:rPr>
                <w:noProof/>
                <w:webHidden/>
              </w:rPr>
              <w:fldChar w:fldCharType="begin"/>
            </w:r>
            <w:r w:rsidR="00391E1A">
              <w:rPr>
                <w:noProof/>
                <w:webHidden/>
              </w:rPr>
              <w:instrText xml:space="preserve"> PAGEREF _Toc47869916 \h </w:instrText>
            </w:r>
            <w:r w:rsidR="00391E1A">
              <w:rPr>
                <w:noProof/>
                <w:webHidden/>
              </w:rPr>
            </w:r>
          </w:ins>
          <w:r w:rsidR="00391E1A">
            <w:rPr>
              <w:noProof/>
              <w:webHidden/>
            </w:rPr>
            <w:fldChar w:fldCharType="separate"/>
          </w:r>
          <w:ins w:id="2" w:author="Tim Vigers" w:date="2020-08-09T12:50:00Z">
            <w:r w:rsidR="00391E1A">
              <w:rPr>
                <w:noProof/>
                <w:webHidden/>
              </w:rPr>
              <w:t>2</w:t>
            </w:r>
            <w:r w:rsidR="00391E1A">
              <w:rPr>
                <w:noProof/>
                <w:webHidden/>
              </w:rPr>
              <w:fldChar w:fldCharType="end"/>
            </w:r>
            <w:r w:rsidR="00391E1A" w:rsidRPr="00DA4811">
              <w:rPr>
                <w:rStyle w:val="Hyperlink"/>
                <w:noProof/>
              </w:rPr>
              <w:fldChar w:fldCharType="end"/>
            </w:r>
          </w:ins>
        </w:p>
        <w:p w14:paraId="565D307B" w14:textId="575BF5DC" w:rsidR="00391E1A" w:rsidRDefault="00391E1A">
          <w:pPr>
            <w:pStyle w:val="TOC1"/>
            <w:tabs>
              <w:tab w:val="right" w:leader="dot" w:pos="9350"/>
            </w:tabs>
            <w:rPr>
              <w:ins w:id="3" w:author="Tim Vigers" w:date="2020-08-09T12:50:00Z"/>
              <w:rFonts w:eastAsiaTheme="minorEastAsia" w:cstheme="minorBidi"/>
              <w:b w:val="0"/>
              <w:bCs w:val="0"/>
              <w:i w:val="0"/>
              <w:iCs w:val="0"/>
              <w:noProof/>
            </w:rPr>
          </w:pPr>
          <w:ins w:id="4"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"_Toc47869917"</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_Toc47869917 \h </w:instrText>
            </w:r>
            <w:r>
              <w:rPr>
                <w:noProof/>
                <w:webHidden/>
              </w:rPr>
            </w:r>
          </w:ins>
          <w:r>
            <w:rPr>
              <w:noProof/>
              <w:webHidden/>
            </w:rPr>
            <w:fldChar w:fldCharType="separate"/>
          </w:r>
          <w:ins w:id="5" w:author="Tim Vigers" w:date="2020-08-09T12:50:00Z">
            <w:r>
              <w:rPr>
                <w:noProof/>
                <w:webHidden/>
              </w:rPr>
              <w:t>3</w:t>
            </w:r>
            <w:r>
              <w:rPr>
                <w:noProof/>
                <w:webHidden/>
              </w:rPr>
              <w:fldChar w:fldCharType="end"/>
            </w:r>
            <w:r w:rsidRPr="00DA4811">
              <w:rPr>
                <w:rStyle w:val="Hyperlink"/>
                <w:noProof/>
              </w:rPr>
              <w:fldChar w:fldCharType="end"/>
            </w:r>
          </w:ins>
        </w:p>
        <w:p w14:paraId="5019B394" w14:textId="2E0E8494" w:rsidR="00391E1A" w:rsidRDefault="00391E1A">
          <w:pPr>
            <w:pStyle w:val="TOC2"/>
            <w:tabs>
              <w:tab w:val="right" w:leader="dot" w:pos="9350"/>
            </w:tabs>
            <w:rPr>
              <w:ins w:id="6" w:author="Tim Vigers" w:date="2020-08-09T12:50:00Z"/>
              <w:rFonts w:eastAsiaTheme="minorEastAsia" w:cstheme="minorBidi"/>
              <w:b w:val="0"/>
              <w:bCs w:val="0"/>
              <w:noProof/>
              <w:sz w:val="24"/>
              <w:szCs w:val="24"/>
            </w:rPr>
          </w:pPr>
          <w:ins w:id="7"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"_Toc47869918"</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DNA Methylation</w:t>
            </w:r>
            <w:r>
              <w:rPr>
                <w:noProof/>
                <w:webHidden/>
              </w:rPr>
              <w:tab/>
            </w:r>
            <w:r>
              <w:rPr>
                <w:noProof/>
                <w:webHidden/>
              </w:rPr>
              <w:fldChar w:fldCharType="begin"/>
            </w:r>
            <w:r>
              <w:rPr>
                <w:noProof/>
                <w:webHidden/>
              </w:rPr>
              <w:instrText xml:space="preserve"> PAGEREF _Toc47869918 \h </w:instrText>
            </w:r>
            <w:r>
              <w:rPr>
                <w:noProof/>
                <w:webHidden/>
              </w:rPr>
            </w:r>
          </w:ins>
          <w:r>
            <w:rPr>
              <w:noProof/>
              <w:webHidden/>
            </w:rPr>
            <w:fldChar w:fldCharType="separate"/>
          </w:r>
          <w:ins w:id="8" w:author="Tim Vigers" w:date="2020-08-09T12:50:00Z">
            <w:r>
              <w:rPr>
                <w:noProof/>
                <w:webHidden/>
              </w:rPr>
              <w:t>3</w:t>
            </w:r>
            <w:r>
              <w:rPr>
                <w:noProof/>
                <w:webHidden/>
              </w:rPr>
              <w:fldChar w:fldCharType="end"/>
            </w:r>
            <w:r w:rsidRPr="00DA4811">
              <w:rPr>
                <w:rStyle w:val="Hyperlink"/>
                <w:noProof/>
              </w:rPr>
              <w:fldChar w:fldCharType="end"/>
            </w:r>
          </w:ins>
        </w:p>
        <w:p w14:paraId="050B06E4" w14:textId="2B091C3C" w:rsidR="00391E1A" w:rsidRDefault="00391E1A">
          <w:pPr>
            <w:pStyle w:val="TOC3"/>
            <w:tabs>
              <w:tab w:val="right" w:leader="dot" w:pos="9350"/>
            </w:tabs>
            <w:rPr>
              <w:ins w:id="9" w:author="Tim Vigers" w:date="2020-08-09T12:50:00Z"/>
              <w:rFonts w:eastAsiaTheme="minorEastAsia" w:cstheme="minorBidi"/>
              <w:noProof/>
              <w:sz w:val="24"/>
              <w:szCs w:val="24"/>
            </w:rPr>
          </w:pPr>
          <w:ins w:id="10"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"_Toc47869919"</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Figure 1: DNA Methylation Patterns</w:t>
            </w:r>
            <w:r>
              <w:rPr>
                <w:noProof/>
                <w:webHidden/>
              </w:rPr>
              <w:tab/>
            </w:r>
            <w:r>
              <w:rPr>
                <w:noProof/>
                <w:webHidden/>
              </w:rPr>
              <w:fldChar w:fldCharType="begin"/>
            </w:r>
            <w:r>
              <w:rPr>
                <w:noProof/>
                <w:webHidden/>
              </w:rPr>
              <w:instrText xml:space="preserve"> PAGEREF _Toc47869919 \h </w:instrText>
            </w:r>
            <w:r>
              <w:rPr>
                <w:noProof/>
                <w:webHidden/>
              </w:rPr>
            </w:r>
          </w:ins>
          <w:r>
            <w:rPr>
              <w:noProof/>
              <w:webHidden/>
            </w:rPr>
            <w:fldChar w:fldCharType="separate"/>
          </w:r>
          <w:ins w:id="11" w:author="Tim Vigers" w:date="2020-08-09T12:50:00Z">
            <w:r>
              <w:rPr>
                <w:noProof/>
                <w:webHidden/>
              </w:rPr>
              <w:t>3</w:t>
            </w:r>
            <w:r>
              <w:rPr>
                <w:noProof/>
                <w:webHidden/>
              </w:rPr>
              <w:fldChar w:fldCharType="end"/>
            </w:r>
            <w:r w:rsidRPr="00DA4811">
              <w:rPr>
                <w:rStyle w:val="Hyperlink"/>
                <w:noProof/>
              </w:rPr>
              <w:fldChar w:fldCharType="end"/>
            </w:r>
          </w:ins>
        </w:p>
        <w:p w14:paraId="13140F4E" w14:textId="38896CDC" w:rsidR="00391E1A" w:rsidRDefault="00391E1A">
          <w:pPr>
            <w:pStyle w:val="TOC2"/>
            <w:tabs>
              <w:tab w:val="right" w:leader="dot" w:pos="9350"/>
            </w:tabs>
            <w:rPr>
              <w:ins w:id="12" w:author="Tim Vigers" w:date="2020-08-09T12:50:00Z"/>
              <w:rFonts w:eastAsiaTheme="minorEastAsia" w:cstheme="minorBidi"/>
              <w:b w:val="0"/>
              <w:bCs w:val="0"/>
              <w:noProof/>
              <w:sz w:val="24"/>
              <w:szCs w:val="24"/>
            </w:rPr>
          </w:pPr>
          <w:ins w:id="13"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"_Toc47869920"</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Metabolomics</w:t>
            </w:r>
            <w:r>
              <w:rPr>
                <w:noProof/>
                <w:webHidden/>
              </w:rPr>
              <w:tab/>
            </w:r>
            <w:r>
              <w:rPr>
                <w:noProof/>
                <w:webHidden/>
              </w:rPr>
              <w:fldChar w:fldCharType="begin"/>
            </w:r>
            <w:r>
              <w:rPr>
                <w:noProof/>
                <w:webHidden/>
              </w:rPr>
              <w:instrText xml:space="preserve"> PAGEREF _Toc47869920 \h </w:instrText>
            </w:r>
            <w:r>
              <w:rPr>
                <w:noProof/>
                <w:webHidden/>
              </w:rPr>
            </w:r>
          </w:ins>
          <w:r>
            <w:rPr>
              <w:noProof/>
              <w:webHidden/>
            </w:rPr>
            <w:fldChar w:fldCharType="separate"/>
          </w:r>
          <w:ins w:id="14" w:author="Tim Vigers" w:date="2020-08-09T12:50:00Z">
            <w:r>
              <w:rPr>
                <w:noProof/>
                <w:webHidden/>
              </w:rPr>
              <w:t>4</w:t>
            </w:r>
            <w:r>
              <w:rPr>
                <w:noProof/>
                <w:webHidden/>
              </w:rPr>
              <w:fldChar w:fldCharType="end"/>
            </w:r>
            <w:r w:rsidRPr="00DA4811">
              <w:rPr>
                <w:rStyle w:val="Hyperlink"/>
                <w:noProof/>
              </w:rPr>
              <w:fldChar w:fldCharType="end"/>
            </w:r>
          </w:ins>
        </w:p>
        <w:p w14:paraId="039BD8D7" w14:textId="38A879CB" w:rsidR="00391E1A" w:rsidRDefault="00391E1A">
          <w:pPr>
            <w:pStyle w:val="TOC3"/>
            <w:tabs>
              <w:tab w:val="right" w:leader="dot" w:pos="9350"/>
            </w:tabs>
            <w:rPr>
              <w:ins w:id="15" w:author="Tim Vigers" w:date="2020-08-09T12:50:00Z"/>
              <w:rFonts w:eastAsiaTheme="minorEastAsia" w:cstheme="minorBidi"/>
              <w:noProof/>
              <w:sz w:val="24"/>
              <w:szCs w:val="24"/>
            </w:rPr>
          </w:pPr>
          <w:ins w:id="16"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"_Toc47869921"</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Figure 2: Micronutrients in One-Carbon Metabolism and DNA Methylation</w:t>
            </w:r>
            <w:r>
              <w:rPr>
                <w:noProof/>
                <w:webHidden/>
              </w:rPr>
              <w:tab/>
            </w:r>
            <w:r>
              <w:rPr>
                <w:noProof/>
                <w:webHidden/>
              </w:rPr>
              <w:fldChar w:fldCharType="begin"/>
            </w:r>
            <w:r>
              <w:rPr>
                <w:noProof/>
                <w:webHidden/>
              </w:rPr>
              <w:instrText xml:space="preserve"> PAGEREF _Toc47869921 \h </w:instrText>
            </w:r>
            <w:r>
              <w:rPr>
                <w:noProof/>
                <w:webHidden/>
              </w:rPr>
            </w:r>
          </w:ins>
          <w:r>
            <w:rPr>
              <w:noProof/>
              <w:webHidden/>
            </w:rPr>
            <w:fldChar w:fldCharType="separate"/>
          </w:r>
          <w:ins w:id="17" w:author="Tim Vigers" w:date="2020-08-09T12:50:00Z">
            <w:r>
              <w:rPr>
                <w:noProof/>
                <w:webHidden/>
              </w:rPr>
              <w:t>4</w:t>
            </w:r>
            <w:r>
              <w:rPr>
                <w:noProof/>
                <w:webHidden/>
              </w:rPr>
              <w:fldChar w:fldCharType="end"/>
            </w:r>
            <w:r w:rsidRPr="00DA4811">
              <w:rPr>
                <w:rStyle w:val="Hyperlink"/>
                <w:noProof/>
              </w:rPr>
              <w:fldChar w:fldCharType="end"/>
            </w:r>
          </w:ins>
        </w:p>
        <w:p w14:paraId="0CDA57BF" w14:textId="16C4D486" w:rsidR="00391E1A" w:rsidRDefault="00391E1A">
          <w:pPr>
            <w:pStyle w:val="TOC2"/>
            <w:tabs>
              <w:tab w:val="right" w:leader="dot" w:pos="9350"/>
            </w:tabs>
            <w:rPr>
              <w:ins w:id="18" w:author="Tim Vigers" w:date="2020-08-09T12:50:00Z"/>
              <w:rFonts w:eastAsiaTheme="minorEastAsia" w:cstheme="minorBidi"/>
              <w:b w:val="0"/>
              <w:bCs w:val="0"/>
              <w:noProof/>
              <w:sz w:val="24"/>
              <w:szCs w:val="24"/>
            </w:rPr>
          </w:pPr>
          <w:ins w:id="19"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"_Toc47869922"</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Type 1 Diabetes</w:t>
            </w:r>
            <w:r>
              <w:rPr>
                <w:noProof/>
                <w:webHidden/>
              </w:rPr>
              <w:tab/>
            </w:r>
            <w:r>
              <w:rPr>
                <w:noProof/>
                <w:webHidden/>
              </w:rPr>
              <w:fldChar w:fldCharType="begin"/>
            </w:r>
            <w:r>
              <w:rPr>
                <w:noProof/>
                <w:webHidden/>
              </w:rPr>
              <w:instrText xml:space="preserve"> PAGEREF _Toc47869922 \h </w:instrText>
            </w:r>
            <w:r>
              <w:rPr>
                <w:noProof/>
                <w:webHidden/>
              </w:rPr>
            </w:r>
          </w:ins>
          <w:r>
            <w:rPr>
              <w:noProof/>
              <w:webHidden/>
            </w:rPr>
            <w:fldChar w:fldCharType="separate"/>
          </w:r>
          <w:ins w:id="20" w:author="Tim Vigers" w:date="2020-08-09T12:50:00Z">
            <w:r>
              <w:rPr>
                <w:noProof/>
                <w:webHidden/>
              </w:rPr>
              <w:t>5</w:t>
            </w:r>
            <w:r>
              <w:rPr>
                <w:noProof/>
                <w:webHidden/>
              </w:rPr>
              <w:fldChar w:fldCharType="end"/>
            </w:r>
            <w:r w:rsidRPr="00DA4811">
              <w:rPr>
                <w:rStyle w:val="Hyperlink"/>
                <w:noProof/>
              </w:rPr>
              <w:fldChar w:fldCharType="end"/>
            </w:r>
          </w:ins>
        </w:p>
        <w:p w14:paraId="2F64F13C" w14:textId="2FBDEAF9" w:rsidR="00391E1A" w:rsidRDefault="00391E1A">
          <w:pPr>
            <w:pStyle w:val="TOC1"/>
            <w:tabs>
              <w:tab w:val="right" w:leader="dot" w:pos="9350"/>
            </w:tabs>
            <w:rPr>
              <w:ins w:id="21" w:author="Tim Vigers" w:date="2020-08-09T12:50:00Z"/>
              <w:rFonts w:eastAsiaTheme="minorEastAsia" w:cstheme="minorBidi"/>
              <w:b w:val="0"/>
              <w:bCs w:val="0"/>
              <w:i w:val="0"/>
              <w:iCs w:val="0"/>
              <w:noProof/>
            </w:rPr>
          </w:pPr>
          <w:ins w:id="22"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"_Toc47869923"</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Specific Aims</w:t>
            </w:r>
            <w:r>
              <w:rPr>
                <w:noProof/>
                <w:webHidden/>
              </w:rPr>
              <w:tab/>
            </w:r>
            <w:r>
              <w:rPr>
                <w:noProof/>
                <w:webHidden/>
              </w:rPr>
              <w:fldChar w:fldCharType="begin"/>
            </w:r>
            <w:r>
              <w:rPr>
                <w:noProof/>
                <w:webHidden/>
              </w:rPr>
              <w:instrText xml:space="preserve"> PAGEREF _Toc47869923 \h </w:instrText>
            </w:r>
            <w:r>
              <w:rPr>
                <w:noProof/>
                <w:webHidden/>
              </w:rPr>
            </w:r>
          </w:ins>
          <w:r>
            <w:rPr>
              <w:noProof/>
              <w:webHidden/>
            </w:rPr>
            <w:fldChar w:fldCharType="separate"/>
          </w:r>
          <w:ins w:id="23" w:author="Tim Vigers" w:date="2020-08-09T12:50:00Z">
            <w:r>
              <w:rPr>
                <w:noProof/>
                <w:webHidden/>
              </w:rPr>
              <w:t>6</w:t>
            </w:r>
            <w:r>
              <w:rPr>
                <w:noProof/>
                <w:webHidden/>
              </w:rPr>
              <w:fldChar w:fldCharType="end"/>
            </w:r>
            <w:r w:rsidRPr="00DA4811">
              <w:rPr>
                <w:rStyle w:val="Hyperlink"/>
                <w:noProof/>
              </w:rPr>
              <w:fldChar w:fldCharType="end"/>
            </w:r>
          </w:ins>
        </w:p>
        <w:p w14:paraId="4E876323" w14:textId="0D3ABA01" w:rsidR="00391E1A" w:rsidRDefault="00391E1A">
          <w:pPr>
            <w:pStyle w:val="TOC2"/>
            <w:tabs>
              <w:tab w:val="right" w:leader="dot" w:pos="9350"/>
            </w:tabs>
            <w:rPr>
              <w:ins w:id="24" w:author="Tim Vigers" w:date="2020-08-09T12:50:00Z"/>
              <w:rFonts w:eastAsiaTheme="minorEastAsia" w:cstheme="minorBidi"/>
              <w:b w:val="0"/>
              <w:bCs w:val="0"/>
              <w:noProof/>
              <w:sz w:val="24"/>
              <w:szCs w:val="24"/>
            </w:rPr>
          </w:pPr>
          <w:ins w:id="25"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"_Toc47869924"</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Primary Aim 1</w:t>
            </w:r>
            <w:r>
              <w:rPr>
                <w:noProof/>
                <w:webHidden/>
              </w:rPr>
              <w:tab/>
            </w:r>
            <w:r>
              <w:rPr>
                <w:noProof/>
                <w:webHidden/>
              </w:rPr>
              <w:fldChar w:fldCharType="begin"/>
            </w:r>
            <w:r>
              <w:rPr>
                <w:noProof/>
                <w:webHidden/>
              </w:rPr>
              <w:instrText xml:space="preserve"> PAGEREF _Toc47869924 \h </w:instrText>
            </w:r>
            <w:r>
              <w:rPr>
                <w:noProof/>
                <w:webHidden/>
              </w:rPr>
            </w:r>
          </w:ins>
          <w:r>
            <w:rPr>
              <w:noProof/>
              <w:webHidden/>
            </w:rPr>
            <w:fldChar w:fldCharType="separate"/>
          </w:r>
          <w:ins w:id="26" w:author="Tim Vigers" w:date="2020-08-09T12:50:00Z">
            <w:r>
              <w:rPr>
                <w:noProof/>
                <w:webHidden/>
              </w:rPr>
              <w:t>6</w:t>
            </w:r>
            <w:r>
              <w:rPr>
                <w:noProof/>
                <w:webHidden/>
              </w:rPr>
              <w:fldChar w:fldCharType="end"/>
            </w:r>
            <w:r w:rsidRPr="00DA4811">
              <w:rPr>
                <w:rStyle w:val="Hyperlink"/>
                <w:noProof/>
              </w:rPr>
              <w:fldChar w:fldCharType="end"/>
            </w:r>
          </w:ins>
        </w:p>
        <w:p w14:paraId="3AF31579" w14:textId="542CC308" w:rsidR="00391E1A" w:rsidRDefault="00391E1A">
          <w:pPr>
            <w:pStyle w:val="TOC3"/>
            <w:tabs>
              <w:tab w:val="right" w:leader="dot" w:pos="9350"/>
            </w:tabs>
            <w:rPr>
              <w:ins w:id="27" w:author="Tim Vigers" w:date="2020-08-09T12:50:00Z"/>
              <w:rFonts w:eastAsiaTheme="minorEastAsia" w:cstheme="minorBidi"/>
              <w:noProof/>
              <w:sz w:val="24"/>
              <w:szCs w:val="24"/>
            </w:rPr>
          </w:pPr>
          <w:ins w:id="28"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"_Toc47869925"</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Secondary Aim 1</w:t>
            </w:r>
            <w:r>
              <w:rPr>
                <w:noProof/>
                <w:webHidden/>
              </w:rPr>
              <w:tab/>
            </w:r>
            <w:r>
              <w:rPr>
                <w:noProof/>
                <w:webHidden/>
              </w:rPr>
              <w:fldChar w:fldCharType="begin"/>
            </w:r>
            <w:r>
              <w:rPr>
                <w:noProof/>
                <w:webHidden/>
              </w:rPr>
              <w:instrText xml:space="preserve"> PAGEREF _Toc47869925 \h </w:instrText>
            </w:r>
            <w:r>
              <w:rPr>
                <w:noProof/>
                <w:webHidden/>
              </w:rPr>
            </w:r>
          </w:ins>
          <w:r>
            <w:rPr>
              <w:noProof/>
              <w:webHidden/>
            </w:rPr>
            <w:fldChar w:fldCharType="separate"/>
          </w:r>
          <w:ins w:id="29" w:author="Tim Vigers" w:date="2020-08-09T12:50:00Z">
            <w:r>
              <w:rPr>
                <w:noProof/>
                <w:webHidden/>
              </w:rPr>
              <w:t>6</w:t>
            </w:r>
            <w:r>
              <w:rPr>
                <w:noProof/>
                <w:webHidden/>
              </w:rPr>
              <w:fldChar w:fldCharType="end"/>
            </w:r>
            <w:r w:rsidRPr="00DA4811">
              <w:rPr>
                <w:rStyle w:val="Hyperlink"/>
                <w:noProof/>
              </w:rPr>
              <w:fldChar w:fldCharType="end"/>
            </w:r>
          </w:ins>
        </w:p>
        <w:p w14:paraId="1A8BA20B" w14:textId="2E04A8B5" w:rsidR="00391E1A" w:rsidRDefault="00391E1A">
          <w:pPr>
            <w:pStyle w:val="TOC2"/>
            <w:tabs>
              <w:tab w:val="right" w:leader="dot" w:pos="9350"/>
            </w:tabs>
            <w:rPr>
              <w:ins w:id="30" w:author="Tim Vigers" w:date="2020-08-09T12:50:00Z"/>
              <w:rFonts w:eastAsiaTheme="minorEastAsia" w:cstheme="minorBidi"/>
              <w:b w:val="0"/>
              <w:bCs w:val="0"/>
              <w:noProof/>
              <w:sz w:val="24"/>
              <w:szCs w:val="24"/>
            </w:rPr>
          </w:pPr>
          <w:ins w:id="31"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"_Toc47869926"</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Primary Aim 2</w:t>
            </w:r>
            <w:r>
              <w:rPr>
                <w:noProof/>
                <w:webHidden/>
              </w:rPr>
              <w:tab/>
            </w:r>
            <w:r>
              <w:rPr>
                <w:noProof/>
                <w:webHidden/>
              </w:rPr>
              <w:fldChar w:fldCharType="begin"/>
            </w:r>
            <w:r>
              <w:rPr>
                <w:noProof/>
                <w:webHidden/>
              </w:rPr>
              <w:instrText xml:space="preserve"> PAGEREF _Toc47869926 \h </w:instrText>
            </w:r>
            <w:r>
              <w:rPr>
                <w:noProof/>
                <w:webHidden/>
              </w:rPr>
            </w:r>
          </w:ins>
          <w:r>
            <w:rPr>
              <w:noProof/>
              <w:webHidden/>
            </w:rPr>
            <w:fldChar w:fldCharType="separate"/>
          </w:r>
          <w:ins w:id="32" w:author="Tim Vigers" w:date="2020-08-09T12:50:00Z">
            <w:r>
              <w:rPr>
                <w:noProof/>
                <w:webHidden/>
              </w:rPr>
              <w:t>7</w:t>
            </w:r>
            <w:r>
              <w:rPr>
                <w:noProof/>
                <w:webHidden/>
              </w:rPr>
              <w:fldChar w:fldCharType="end"/>
            </w:r>
            <w:r w:rsidRPr="00DA4811">
              <w:rPr>
                <w:rStyle w:val="Hyperlink"/>
                <w:noProof/>
              </w:rPr>
              <w:fldChar w:fldCharType="end"/>
            </w:r>
          </w:ins>
        </w:p>
        <w:p w14:paraId="79D446BA" w14:textId="1918CF45" w:rsidR="00391E1A" w:rsidRDefault="00391E1A">
          <w:pPr>
            <w:pStyle w:val="TOC2"/>
            <w:tabs>
              <w:tab w:val="right" w:leader="dot" w:pos="9350"/>
            </w:tabs>
            <w:rPr>
              <w:ins w:id="33" w:author="Tim Vigers" w:date="2020-08-09T12:50:00Z"/>
              <w:rFonts w:eastAsiaTheme="minorEastAsia" w:cstheme="minorBidi"/>
              <w:b w:val="0"/>
              <w:bCs w:val="0"/>
              <w:noProof/>
              <w:sz w:val="24"/>
              <w:szCs w:val="24"/>
            </w:rPr>
          </w:pPr>
          <w:ins w:id="34"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"_Toc47869927"</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Primary Aim 3</w:t>
            </w:r>
            <w:r>
              <w:rPr>
                <w:noProof/>
                <w:webHidden/>
              </w:rPr>
              <w:tab/>
            </w:r>
            <w:r>
              <w:rPr>
                <w:noProof/>
                <w:webHidden/>
              </w:rPr>
              <w:fldChar w:fldCharType="begin"/>
            </w:r>
            <w:r>
              <w:rPr>
                <w:noProof/>
                <w:webHidden/>
              </w:rPr>
              <w:instrText xml:space="preserve"> PAGEREF _Toc47869927 \h </w:instrText>
            </w:r>
            <w:r>
              <w:rPr>
                <w:noProof/>
                <w:webHidden/>
              </w:rPr>
            </w:r>
          </w:ins>
          <w:r>
            <w:rPr>
              <w:noProof/>
              <w:webHidden/>
            </w:rPr>
            <w:fldChar w:fldCharType="separate"/>
          </w:r>
          <w:ins w:id="35" w:author="Tim Vigers" w:date="2020-08-09T12:50:00Z">
            <w:r>
              <w:rPr>
                <w:noProof/>
                <w:webHidden/>
              </w:rPr>
              <w:t>7</w:t>
            </w:r>
            <w:r>
              <w:rPr>
                <w:noProof/>
                <w:webHidden/>
              </w:rPr>
              <w:fldChar w:fldCharType="end"/>
            </w:r>
            <w:r w:rsidRPr="00DA4811">
              <w:rPr>
                <w:rStyle w:val="Hyperlink"/>
                <w:noProof/>
              </w:rPr>
              <w:fldChar w:fldCharType="end"/>
            </w:r>
          </w:ins>
        </w:p>
        <w:p w14:paraId="5FAA3964" w14:textId="599F30E5" w:rsidR="00391E1A" w:rsidRDefault="00391E1A">
          <w:pPr>
            <w:pStyle w:val="TOC1"/>
            <w:tabs>
              <w:tab w:val="right" w:leader="dot" w:pos="9350"/>
            </w:tabs>
            <w:rPr>
              <w:ins w:id="36" w:author="Tim Vigers" w:date="2020-08-09T12:50:00Z"/>
              <w:rFonts w:eastAsiaTheme="minorEastAsia" w:cstheme="minorBidi"/>
              <w:b w:val="0"/>
              <w:bCs w:val="0"/>
              <w:i w:val="0"/>
              <w:iCs w:val="0"/>
              <w:noProof/>
            </w:rPr>
          </w:pPr>
          <w:ins w:id="37"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"_Toc47869928"</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Methods</w:t>
            </w:r>
            <w:r>
              <w:rPr>
                <w:noProof/>
                <w:webHidden/>
              </w:rPr>
              <w:tab/>
            </w:r>
            <w:r>
              <w:rPr>
                <w:noProof/>
                <w:webHidden/>
              </w:rPr>
              <w:fldChar w:fldCharType="begin"/>
            </w:r>
            <w:r>
              <w:rPr>
                <w:noProof/>
                <w:webHidden/>
              </w:rPr>
              <w:instrText xml:space="preserve"> PAGEREF _Toc47869928 \h </w:instrText>
            </w:r>
            <w:r>
              <w:rPr>
                <w:noProof/>
                <w:webHidden/>
              </w:rPr>
            </w:r>
          </w:ins>
          <w:r>
            <w:rPr>
              <w:noProof/>
              <w:webHidden/>
            </w:rPr>
            <w:fldChar w:fldCharType="separate"/>
          </w:r>
          <w:ins w:id="38" w:author="Tim Vigers" w:date="2020-08-09T12:50:00Z">
            <w:r>
              <w:rPr>
                <w:noProof/>
                <w:webHidden/>
              </w:rPr>
              <w:t>7</w:t>
            </w:r>
            <w:r>
              <w:rPr>
                <w:noProof/>
                <w:webHidden/>
              </w:rPr>
              <w:fldChar w:fldCharType="end"/>
            </w:r>
            <w:r w:rsidRPr="00DA4811">
              <w:rPr>
                <w:rStyle w:val="Hyperlink"/>
                <w:noProof/>
              </w:rPr>
              <w:fldChar w:fldCharType="end"/>
            </w:r>
          </w:ins>
        </w:p>
        <w:p w14:paraId="206899DB" w14:textId="213BFFCE" w:rsidR="00391E1A" w:rsidRDefault="00391E1A">
          <w:pPr>
            <w:pStyle w:val="TOC2"/>
            <w:tabs>
              <w:tab w:val="right" w:leader="dot" w:pos="9350"/>
            </w:tabs>
            <w:rPr>
              <w:ins w:id="39" w:author="Tim Vigers" w:date="2020-08-09T12:50:00Z"/>
              <w:rFonts w:eastAsiaTheme="minorEastAsia" w:cstheme="minorBidi"/>
              <w:b w:val="0"/>
              <w:bCs w:val="0"/>
              <w:noProof/>
              <w:sz w:val="24"/>
              <w:szCs w:val="24"/>
            </w:rPr>
          </w:pPr>
          <w:ins w:id="40"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"_Toc47869929"</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noProof/>
              </w:rPr>
              <w:t>Cohort</w:t>
            </w:r>
            <w:r>
              <w:rPr>
                <w:noProof/>
                <w:webHidden/>
              </w:rPr>
              <w:tab/>
            </w:r>
            <w:r>
              <w:rPr>
                <w:noProof/>
                <w:webHidden/>
              </w:rPr>
              <w:fldChar w:fldCharType="begin"/>
            </w:r>
            <w:r>
              <w:rPr>
                <w:noProof/>
                <w:webHidden/>
              </w:rPr>
              <w:instrText xml:space="preserve"> PAGEREF _Toc47869929 \h </w:instrText>
            </w:r>
            <w:r>
              <w:rPr>
                <w:noProof/>
                <w:webHidden/>
              </w:rPr>
            </w:r>
          </w:ins>
          <w:r>
            <w:rPr>
              <w:noProof/>
              <w:webHidden/>
            </w:rPr>
            <w:fldChar w:fldCharType="separate"/>
          </w:r>
          <w:ins w:id="41" w:author="Tim Vigers" w:date="2020-08-09T12:50:00Z">
            <w:r>
              <w:rPr>
                <w:noProof/>
                <w:webHidden/>
              </w:rPr>
              <w:t>7</w:t>
            </w:r>
            <w:r>
              <w:rPr>
                <w:noProof/>
                <w:webHidden/>
              </w:rPr>
              <w:fldChar w:fldCharType="end"/>
            </w:r>
            <w:r w:rsidRPr="00DA4811">
              <w:rPr>
                <w:rStyle w:val="Hyperlink"/>
                <w:noProof/>
              </w:rPr>
              <w:fldChar w:fldCharType="end"/>
            </w:r>
          </w:ins>
        </w:p>
        <w:p w14:paraId="67E328F1" w14:textId="0B9831E1" w:rsidR="00391E1A" w:rsidRDefault="00391E1A">
          <w:pPr>
            <w:pStyle w:val="TOC2"/>
            <w:tabs>
              <w:tab w:val="right" w:leader="dot" w:pos="9350"/>
            </w:tabs>
            <w:rPr>
              <w:ins w:id="42" w:author="Tim Vigers" w:date="2020-08-09T12:50:00Z"/>
              <w:rFonts w:eastAsiaTheme="minorEastAsia" w:cstheme="minorBidi"/>
              <w:b w:val="0"/>
              <w:bCs w:val="0"/>
              <w:noProof/>
              <w:sz w:val="24"/>
              <w:szCs w:val="24"/>
            </w:rPr>
          </w:pPr>
          <w:ins w:id="43"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"_Toc47869930"</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Methylation</w:t>
            </w:r>
            <w:r>
              <w:rPr>
                <w:noProof/>
                <w:webHidden/>
              </w:rPr>
              <w:tab/>
            </w:r>
            <w:r>
              <w:rPr>
                <w:noProof/>
                <w:webHidden/>
              </w:rPr>
              <w:fldChar w:fldCharType="begin"/>
            </w:r>
            <w:r>
              <w:rPr>
                <w:noProof/>
                <w:webHidden/>
              </w:rPr>
              <w:instrText xml:space="preserve"> PAGEREF _Toc47869930 \h </w:instrText>
            </w:r>
            <w:r>
              <w:rPr>
                <w:noProof/>
                <w:webHidden/>
              </w:rPr>
            </w:r>
          </w:ins>
          <w:r>
            <w:rPr>
              <w:noProof/>
              <w:webHidden/>
            </w:rPr>
            <w:fldChar w:fldCharType="separate"/>
          </w:r>
          <w:ins w:id="44" w:author="Tim Vigers" w:date="2020-08-09T12:50:00Z">
            <w:r>
              <w:rPr>
                <w:noProof/>
                <w:webHidden/>
              </w:rPr>
              <w:t>7</w:t>
            </w:r>
            <w:r>
              <w:rPr>
                <w:noProof/>
                <w:webHidden/>
              </w:rPr>
              <w:fldChar w:fldCharType="end"/>
            </w:r>
            <w:r w:rsidRPr="00DA4811">
              <w:rPr>
                <w:rStyle w:val="Hyperlink"/>
                <w:noProof/>
              </w:rPr>
              <w:fldChar w:fldCharType="end"/>
            </w:r>
          </w:ins>
        </w:p>
        <w:p w14:paraId="10A6A335" w14:textId="3689E3EB" w:rsidR="00391E1A" w:rsidRDefault="00391E1A">
          <w:pPr>
            <w:pStyle w:val="TOC2"/>
            <w:tabs>
              <w:tab w:val="right" w:leader="dot" w:pos="9350"/>
            </w:tabs>
            <w:rPr>
              <w:ins w:id="45" w:author="Tim Vigers" w:date="2020-08-09T12:50:00Z"/>
              <w:rFonts w:eastAsiaTheme="minorEastAsia" w:cstheme="minorBidi"/>
              <w:b w:val="0"/>
              <w:bCs w:val="0"/>
              <w:noProof/>
              <w:sz w:val="24"/>
              <w:szCs w:val="24"/>
            </w:rPr>
          </w:pPr>
          <w:ins w:id="46"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"_Toc47869931"</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Metabolomics</w:t>
            </w:r>
            <w:r>
              <w:rPr>
                <w:noProof/>
                <w:webHidden/>
              </w:rPr>
              <w:tab/>
            </w:r>
            <w:r>
              <w:rPr>
                <w:noProof/>
                <w:webHidden/>
              </w:rPr>
              <w:fldChar w:fldCharType="begin"/>
            </w:r>
            <w:r>
              <w:rPr>
                <w:noProof/>
                <w:webHidden/>
              </w:rPr>
              <w:instrText xml:space="preserve"> PAGEREF _Toc47869931 \h </w:instrText>
            </w:r>
            <w:r>
              <w:rPr>
                <w:noProof/>
                <w:webHidden/>
              </w:rPr>
            </w:r>
          </w:ins>
          <w:r>
            <w:rPr>
              <w:noProof/>
              <w:webHidden/>
            </w:rPr>
            <w:fldChar w:fldCharType="separate"/>
          </w:r>
          <w:ins w:id="47" w:author="Tim Vigers" w:date="2020-08-09T12:50:00Z">
            <w:r>
              <w:rPr>
                <w:noProof/>
                <w:webHidden/>
              </w:rPr>
              <w:t>7</w:t>
            </w:r>
            <w:r>
              <w:rPr>
                <w:noProof/>
                <w:webHidden/>
              </w:rPr>
              <w:fldChar w:fldCharType="end"/>
            </w:r>
            <w:r w:rsidRPr="00DA4811">
              <w:rPr>
                <w:rStyle w:val="Hyperlink"/>
                <w:noProof/>
              </w:rPr>
              <w:fldChar w:fldCharType="end"/>
            </w:r>
          </w:ins>
        </w:p>
        <w:p w14:paraId="63CFF32E" w14:textId="43E942E5" w:rsidR="00391E1A" w:rsidRDefault="00391E1A">
          <w:pPr>
            <w:pStyle w:val="TOC2"/>
            <w:tabs>
              <w:tab w:val="right" w:leader="dot" w:pos="9350"/>
            </w:tabs>
            <w:rPr>
              <w:ins w:id="48" w:author="Tim Vigers" w:date="2020-08-09T12:50:00Z"/>
              <w:rFonts w:eastAsiaTheme="minorEastAsia" w:cstheme="minorBidi"/>
              <w:b w:val="0"/>
              <w:bCs w:val="0"/>
              <w:noProof/>
              <w:sz w:val="24"/>
              <w:szCs w:val="24"/>
            </w:rPr>
          </w:pPr>
          <w:ins w:id="49"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"_Toc47869932"</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Feature Reduction</w:t>
            </w:r>
            <w:r>
              <w:rPr>
                <w:noProof/>
                <w:webHidden/>
              </w:rPr>
              <w:tab/>
            </w:r>
            <w:r>
              <w:rPr>
                <w:noProof/>
                <w:webHidden/>
              </w:rPr>
              <w:fldChar w:fldCharType="begin"/>
            </w:r>
            <w:r>
              <w:rPr>
                <w:noProof/>
                <w:webHidden/>
              </w:rPr>
              <w:instrText xml:space="preserve"> PAGEREF _Toc47869932 \h </w:instrText>
            </w:r>
            <w:r>
              <w:rPr>
                <w:noProof/>
                <w:webHidden/>
              </w:rPr>
            </w:r>
          </w:ins>
          <w:r>
            <w:rPr>
              <w:noProof/>
              <w:webHidden/>
            </w:rPr>
            <w:fldChar w:fldCharType="separate"/>
          </w:r>
          <w:ins w:id="50" w:author="Tim Vigers" w:date="2020-08-09T12:50:00Z">
            <w:r>
              <w:rPr>
                <w:noProof/>
                <w:webHidden/>
              </w:rPr>
              <w:t>7</w:t>
            </w:r>
            <w:r>
              <w:rPr>
                <w:noProof/>
                <w:webHidden/>
              </w:rPr>
              <w:fldChar w:fldCharType="end"/>
            </w:r>
            <w:r w:rsidRPr="00DA4811">
              <w:rPr>
                <w:rStyle w:val="Hyperlink"/>
                <w:noProof/>
              </w:rPr>
              <w:fldChar w:fldCharType="end"/>
            </w:r>
          </w:ins>
        </w:p>
        <w:p w14:paraId="3BB11E21" w14:textId="3519EB5B" w:rsidR="00391E1A" w:rsidRDefault="00391E1A">
          <w:pPr>
            <w:pStyle w:val="TOC3"/>
            <w:tabs>
              <w:tab w:val="right" w:leader="dot" w:pos="9350"/>
            </w:tabs>
            <w:rPr>
              <w:ins w:id="51" w:author="Tim Vigers" w:date="2020-08-09T12:50:00Z"/>
              <w:rFonts w:eastAsiaTheme="minorEastAsia" w:cstheme="minorBidi"/>
              <w:noProof/>
              <w:sz w:val="24"/>
              <w:szCs w:val="24"/>
            </w:rPr>
          </w:pPr>
          <w:ins w:id="52"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"_Toc47869933"</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Figure 3: Metabolite, Methylation, and T1D Status Triad With Nominal P Value Cutoffs</w:t>
            </w:r>
            <w:r>
              <w:rPr>
                <w:noProof/>
                <w:webHidden/>
              </w:rPr>
              <w:tab/>
            </w:r>
            <w:r>
              <w:rPr>
                <w:noProof/>
                <w:webHidden/>
              </w:rPr>
              <w:fldChar w:fldCharType="begin"/>
            </w:r>
            <w:r>
              <w:rPr>
                <w:noProof/>
                <w:webHidden/>
              </w:rPr>
              <w:instrText xml:space="preserve"> PAGEREF _Toc47869933 \h </w:instrText>
            </w:r>
            <w:r>
              <w:rPr>
                <w:noProof/>
                <w:webHidden/>
              </w:rPr>
            </w:r>
          </w:ins>
          <w:r>
            <w:rPr>
              <w:noProof/>
              <w:webHidden/>
            </w:rPr>
            <w:fldChar w:fldCharType="separate"/>
          </w:r>
          <w:ins w:id="53" w:author="Tim Vigers" w:date="2020-08-09T12:50:00Z">
            <w:r>
              <w:rPr>
                <w:noProof/>
                <w:webHidden/>
              </w:rPr>
              <w:t>8</w:t>
            </w:r>
            <w:r>
              <w:rPr>
                <w:noProof/>
                <w:webHidden/>
              </w:rPr>
              <w:fldChar w:fldCharType="end"/>
            </w:r>
            <w:r w:rsidRPr="00DA4811">
              <w:rPr>
                <w:rStyle w:val="Hyperlink"/>
                <w:noProof/>
              </w:rPr>
              <w:fldChar w:fldCharType="end"/>
            </w:r>
          </w:ins>
        </w:p>
        <w:p w14:paraId="14DD997B" w14:textId="53B00102" w:rsidR="00391E1A" w:rsidRDefault="00391E1A">
          <w:pPr>
            <w:pStyle w:val="TOC3"/>
            <w:tabs>
              <w:tab w:val="right" w:leader="dot" w:pos="9350"/>
            </w:tabs>
            <w:rPr>
              <w:ins w:id="54" w:author="Tim Vigers" w:date="2020-08-09T12:50:00Z"/>
              <w:rFonts w:eastAsiaTheme="minorEastAsia" w:cstheme="minorBidi"/>
              <w:noProof/>
              <w:sz w:val="24"/>
              <w:szCs w:val="24"/>
            </w:rPr>
          </w:pPr>
          <w:ins w:id="55"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"_Toc47869934"</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Figure 4: The Causal Inference Testing (CIT) Model</w:t>
            </w:r>
            <w:r>
              <w:rPr>
                <w:noProof/>
                <w:webHidden/>
              </w:rPr>
              <w:tab/>
            </w:r>
            <w:r>
              <w:rPr>
                <w:noProof/>
                <w:webHidden/>
              </w:rPr>
              <w:fldChar w:fldCharType="begin"/>
            </w:r>
            <w:r>
              <w:rPr>
                <w:noProof/>
                <w:webHidden/>
              </w:rPr>
              <w:instrText xml:space="preserve"> PAGEREF _Toc47869934 \h </w:instrText>
            </w:r>
            <w:r>
              <w:rPr>
                <w:noProof/>
                <w:webHidden/>
              </w:rPr>
            </w:r>
          </w:ins>
          <w:r>
            <w:rPr>
              <w:noProof/>
              <w:webHidden/>
            </w:rPr>
            <w:fldChar w:fldCharType="separate"/>
          </w:r>
          <w:ins w:id="56" w:author="Tim Vigers" w:date="2020-08-09T12:50:00Z">
            <w:r>
              <w:rPr>
                <w:noProof/>
                <w:webHidden/>
              </w:rPr>
              <w:t>9</w:t>
            </w:r>
            <w:r>
              <w:rPr>
                <w:noProof/>
                <w:webHidden/>
              </w:rPr>
              <w:fldChar w:fldCharType="end"/>
            </w:r>
            <w:r w:rsidRPr="00DA4811">
              <w:rPr>
                <w:rStyle w:val="Hyperlink"/>
                <w:noProof/>
              </w:rPr>
              <w:fldChar w:fldCharType="end"/>
            </w:r>
          </w:ins>
        </w:p>
        <w:p w14:paraId="1455ADB9" w14:textId="727DCA59" w:rsidR="00391E1A" w:rsidRDefault="00391E1A">
          <w:pPr>
            <w:pStyle w:val="TOC2"/>
            <w:tabs>
              <w:tab w:val="right" w:leader="dot" w:pos="9350"/>
            </w:tabs>
            <w:rPr>
              <w:ins w:id="57" w:author="Tim Vigers" w:date="2020-08-09T12:50:00Z"/>
              <w:rFonts w:eastAsiaTheme="minorEastAsia" w:cstheme="minorBidi"/>
              <w:b w:val="0"/>
              <w:bCs w:val="0"/>
              <w:noProof/>
              <w:sz w:val="24"/>
              <w:szCs w:val="24"/>
            </w:rPr>
          </w:pPr>
          <w:ins w:id="58"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"_Toc47869935"</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Bayesian Network Analysis</w:t>
            </w:r>
            <w:r>
              <w:rPr>
                <w:noProof/>
                <w:webHidden/>
              </w:rPr>
              <w:tab/>
            </w:r>
            <w:r>
              <w:rPr>
                <w:noProof/>
                <w:webHidden/>
              </w:rPr>
              <w:fldChar w:fldCharType="begin"/>
            </w:r>
            <w:r>
              <w:rPr>
                <w:noProof/>
                <w:webHidden/>
              </w:rPr>
              <w:instrText xml:space="preserve"> PAGEREF _Toc47869935 \h </w:instrText>
            </w:r>
            <w:r>
              <w:rPr>
                <w:noProof/>
                <w:webHidden/>
              </w:rPr>
            </w:r>
          </w:ins>
          <w:r>
            <w:rPr>
              <w:noProof/>
              <w:webHidden/>
            </w:rPr>
            <w:fldChar w:fldCharType="separate"/>
          </w:r>
          <w:ins w:id="59" w:author="Tim Vigers" w:date="2020-08-09T12:50:00Z">
            <w:r>
              <w:rPr>
                <w:noProof/>
                <w:webHidden/>
              </w:rPr>
              <w:t>9</w:t>
            </w:r>
            <w:r>
              <w:rPr>
                <w:noProof/>
                <w:webHidden/>
              </w:rPr>
              <w:fldChar w:fldCharType="end"/>
            </w:r>
            <w:r w:rsidRPr="00DA4811">
              <w:rPr>
                <w:rStyle w:val="Hyperlink"/>
                <w:noProof/>
              </w:rPr>
              <w:fldChar w:fldCharType="end"/>
            </w:r>
          </w:ins>
        </w:p>
        <w:p w14:paraId="35F641DD" w14:textId="4D83439E" w:rsidR="00391E1A" w:rsidRDefault="00391E1A">
          <w:pPr>
            <w:pStyle w:val="TOC3"/>
            <w:tabs>
              <w:tab w:val="right" w:leader="dot" w:pos="9350"/>
            </w:tabs>
            <w:rPr>
              <w:ins w:id="60" w:author="Tim Vigers" w:date="2020-08-09T12:50:00Z"/>
              <w:rFonts w:eastAsiaTheme="minorEastAsia" w:cstheme="minorBidi"/>
              <w:noProof/>
              <w:sz w:val="24"/>
              <w:szCs w:val="24"/>
            </w:rPr>
          </w:pPr>
          <w:ins w:id="61"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"_Toc47869936"</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noProof/>
              </w:rPr>
              <w:t>Figure 5: Graph Structures</w:t>
            </w:r>
            <w:r>
              <w:rPr>
                <w:noProof/>
                <w:webHidden/>
              </w:rPr>
              <w:tab/>
            </w:r>
            <w:r>
              <w:rPr>
                <w:noProof/>
                <w:webHidden/>
              </w:rPr>
              <w:fldChar w:fldCharType="begin"/>
            </w:r>
            <w:r>
              <w:rPr>
                <w:noProof/>
                <w:webHidden/>
              </w:rPr>
              <w:instrText xml:space="preserve"> PAGEREF _Toc47869936 \h </w:instrText>
            </w:r>
            <w:r>
              <w:rPr>
                <w:noProof/>
                <w:webHidden/>
              </w:rPr>
            </w:r>
          </w:ins>
          <w:r>
            <w:rPr>
              <w:noProof/>
              <w:webHidden/>
            </w:rPr>
            <w:fldChar w:fldCharType="separate"/>
          </w:r>
          <w:ins w:id="62" w:author="Tim Vigers" w:date="2020-08-09T12:50:00Z">
            <w:r>
              <w:rPr>
                <w:noProof/>
                <w:webHidden/>
              </w:rPr>
              <w:t>9</w:t>
            </w:r>
            <w:r>
              <w:rPr>
                <w:noProof/>
                <w:webHidden/>
              </w:rPr>
              <w:fldChar w:fldCharType="end"/>
            </w:r>
            <w:r w:rsidRPr="00DA4811">
              <w:rPr>
                <w:rStyle w:val="Hyperlink"/>
                <w:noProof/>
              </w:rPr>
              <w:fldChar w:fldCharType="end"/>
            </w:r>
          </w:ins>
        </w:p>
        <w:p w14:paraId="434982D8" w14:textId="65393D88" w:rsidR="00391E1A" w:rsidRDefault="00391E1A">
          <w:pPr>
            <w:pStyle w:val="TOC3"/>
            <w:tabs>
              <w:tab w:val="right" w:leader="dot" w:pos="9350"/>
            </w:tabs>
            <w:rPr>
              <w:ins w:id="63" w:author="Tim Vigers" w:date="2020-08-09T12:50:00Z"/>
              <w:rFonts w:eastAsiaTheme="minorEastAsia" w:cstheme="minorBidi"/>
              <w:noProof/>
              <w:sz w:val="24"/>
              <w:szCs w:val="24"/>
            </w:rPr>
          </w:pPr>
          <w:ins w:id="64"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"_Toc47869937"</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Figure 6: Graphical separation, conditional independence, and probability decomposition.</w:t>
            </w:r>
            <w:r>
              <w:rPr>
                <w:noProof/>
                <w:webHidden/>
              </w:rPr>
              <w:tab/>
            </w:r>
            <w:r>
              <w:rPr>
                <w:noProof/>
                <w:webHidden/>
              </w:rPr>
              <w:fldChar w:fldCharType="begin"/>
            </w:r>
            <w:r>
              <w:rPr>
                <w:noProof/>
                <w:webHidden/>
              </w:rPr>
              <w:instrText xml:space="preserve"> PAGEREF _Toc47869937 \h </w:instrText>
            </w:r>
            <w:r>
              <w:rPr>
                <w:noProof/>
                <w:webHidden/>
              </w:rPr>
            </w:r>
          </w:ins>
          <w:r>
            <w:rPr>
              <w:noProof/>
              <w:webHidden/>
            </w:rPr>
            <w:fldChar w:fldCharType="separate"/>
          </w:r>
          <w:ins w:id="65" w:author="Tim Vigers" w:date="2020-08-09T12:50:00Z">
            <w:r>
              <w:rPr>
                <w:noProof/>
                <w:webHidden/>
              </w:rPr>
              <w:t>10</w:t>
            </w:r>
            <w:r>
              <w:rPr>
                <w:noProof/>
                <w:webHidden/>
              </w:rPr>
              <w:fldChar w:fldCharType="end"/>
            </w:r>
            <w:r w:rsidRPr="00DA4811">
              <w:rPr>
                <w:rStyle w:val="Hyperlink"/>
                <w:noProof/>
              </w:rPr>
              <w:fldChar w:fldCharType="end"/>
            </w:r>
          </w:ins>
        </w:p>
        <w:p w14:paraId="762D5DD9" w14:textId="18FF9790" w:rsidR="00391E1A" w:rsidRDefault="00391E1A">
          <w:pPr>
            <w:pStyle w:val="TOC3"/>
            <w:tabs>
              <w:tab w:val="right" w:leader="dot" w:pos="9350"/>
            </w:tabs>
            <w:rPr>
              <w:ins w:id="66" w:author="Tim Vigers" w:date="2020-08-09T12:50:00Z"/>
              <w:rFonts w:eastAsiaTheme="minorEastAsia" w:cstheme="minorBidi"/>
              <w:noProof/>
              <w:sz w:val="24"/>
              <w:szCs w:val="24"/>
            </w:rPr>
          </w:pPr>
          <w:ins w:id="67"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"_Toc47869938"</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Figure 6: The 24 DAG Structures for a Metabolite, Methylation, and T1D Status Triad</w:t>
            </w:r>
            <w:r>
              <w:rPr>
                <w:noProof/>
                <w:webHidden/>
              </w:rPr>
              <w:tab/>
            </w:r>
            <w:r>
              <w:rPr>
                <w:noProof/>
                <w:webHidden/>
              </w:rPr>
              <w:fldChar w:fldCharType="begin"/>
            </w:r>
            <w:r>
              <w:rPr>
                <w:noProof/>
                <w:webHidden/>
              </w:rPr>
              <w:instrText xml:space="preserve"> PAGEREF _Toc47869938 \h </w:instrText>
            </w:r>
            <w:r>
              <w:rPr>
                <w:noProof/>
                <w:webHidden/>
              </w:rPr>
            </w:r>
          </w:ins>
          <w:r>
            <w:rPr>
              <w:noProof/>
              <w:webHidden/>
            </w:rPr>
            <w:fldChar w:fldCharType="separate"/>
          </w:r>
          <w:ins w:id="68" w:author="Tim Vigers" w:date="2020-08-09T12:50:00Z">
            <w:r>
              <w:rPr>
                <w:noProof/>
                <w:webHidden/>
              </w:rPr>
              <w:t>11</w:t>
            </w:r>
            <w:r>
              <w:rPr>
                <w:noProof/>
                <w:webHidden/>
              </w:rPr>
              <w:fldChar w:fldCharType="end"/>
            </w:r>
            <w:r w:rsidRPr="00DA4811">
              <w:rPr>
                <w:rStyle w:val="Hyperlink"/>
                <w:noProof/>
              </w:rPr>
              <w:fldChar w:fldCharType="end"/>
            </w:r>
          </w:ins>
        </w:p>
        <w:p w14:paraId="457655AD" w14:textId="6A294524" w:rsidR="00391E1A" w:rsidRDefault="00391E1A">
          <w:pPr>
            <w:pStyle w:val="TOC1"/>
            <w:tabs>
              <w:tab w:val="right" w:leader="dot" w:pos="9350"/>
            </w:tabs>
            <w:rPr>
              <w:ins w:id="69" w:author="Tim Vigers" w:date="2020-08-09T12:50:00Z"/>
              <w:rFonts w:eastAsiaTheme="minorEastAsia" w:cstheme="minorBidi"/>
              <w:b w:val="0"/>
              <w:bCs w:val="0"/>
              <w:i w:val="0"/>
              <w:iCs w:val="0"/>
              <w:noProof/>
            </w:rPr>
          </w:pPr>
          <w:ins w:id="70"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"_Toc47869939"</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Preliminary Results</w:t>
            </w:r>
            <w:r>
              <w:rPr>
                <w:noProof/>
                <w:webHidden/>
              </w:rPr>
              <w:tab/>
            </w:r>
            <w:r>
              <w:rPr>
                <w:noProof/>
                <w:webHidden/>
              </w:rPr>
              <w:fldChar w:fldCharType="begin"/>
            </w:r>
            <w:r>
              <w:rPr>
                <w:noProof/>
                <w:webHidden/>
              </w:rPr>
              <w:instrText xml:space="preserve"> PAGEREF _Toc47869939 \h </w:instrText>
            </w:r>
            <w:r>
              <w:rPr>
                <w:noProof/>
                <w:webHidden/>
              </w:rPr>
            </w:r>
          </w:ins>
          <w:r>
            <w:rPr>
              <w:noProof/>
              <w:webHidden/>
            </w:rPr>
            <w:fldChar w:fldCharType="separate"/>
          </w:r>
          <w:ins w:id="71" w:author="Tim Vigers" w:date="2020-08-09T12:50:00Z">
            <w:r>
              <w:rPr>
                <w:noProof/>
                <w:webHidden/>
              </w:rPr>
              <w:t>12</w:t>
            </w:r>
            <w:r>
              <w:rPr>
                <w:noProof/>
                <w:webHidden/>
              </w:rPr>
              <w:fldChar w:fldCharType="end"/>
            </w:r>
            <w:r w:rsidRPr="00DA4811">
              <w:rPr>
                <w:rStyle w:val="Hyperlink"/>
                <w:noProof/>
              </w:rPr>
              <w:fldChar w:fldCharType="end"/>
            </w:r>
          </w:ins>
        </w:p>
        <w:p w14:paraId="67C1B3D3" w14:textId="12D6343F" w:rsidR="00391E1A" w:rsidRDefault="00391E1A">
          <w:pPr>
            <w:pStyle w:val="TOC3"/>
            <w:tabs>
              <w:tab w:val="right" w:leader="dot" w:pos="9350"/>
            </w:tabs>
            <w:rPr>
              <w:ins w:id="72" w:author="Tim Vigers" w:date="2020-08-09T12:50:00Z"/>
              <w:rFonts w:eastAsiaTheme="minorEastAsia" w:cstheme="minorBidi"/>
              <w:noProof/>
              <w:sz w:val="24"/>
              <w:szCs w:val="24"/>
            </w:rPr>
          </w:pPr>
          <w:ins w:id="73"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"_Toc47869940"</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noProof/>
              </w:rPr>
              <w:t>Table 1: Top 10 Candidates from the CIT Package</w:t>
            </w:r>
            <w:r>
              <w:rPr>
                <w:noProof/>
                <w:webHidden/>
              </w:rPr>
              <w:tab/>
            </w:r>
            <w:r>
              <w:rPr>
                <w:noProof/>
                <w:webHidden/>
              </w:rPr>
              <w:fldChar w:fldCharType="begin"/>
            </w:r>
            <w:r>
              <w:rPr>
                <w:noProof/>
                <w:webHidden/>
              </w:rPr>
              <w:instrText xml:space="preserve"> PAGEREF _Toc47869940 \h </w:instrText>
            </w:r>
            <w:r>
              <w:rPr>
                <w:noProof/>
                <w:webHidden/>
              </w:rPr>
            </w:r>
          </w:ins>
          <w:r>
            <w:rPr>
              <w:noProof/>
              <w:webHidden/>
            </w:rPr>
            <w:fldChar w:fldCharType="separate"/>
          </w:r>
          <w:ins w:id="74" w:author="Tim Vigers" w:date="2020-08-09T12:50:00Z">
            <w:r>
              <w:rPr>
                <w:noProof/>
                <w:webHidden/>
              </w:rPr>
              <w:t>13</w:t>
            </w:r>
            <w:r>
              <w:rPr>
                <w:noProof/>
                <w:webHidden/>
              </w:rPr>
              <w:fldChar w:fldCharType="end"/>
            </w:r>
            <w:r w:rsidRPr="00DA4811">
              <w:rPr>
                <w:rStyle w:val="Hyperlink"/>
                <w:noProof/>
              </w:rPr>
              <w:fldChar w:fldCharType="end"/>
            </w:r>
          </w:ins>
        </w:p>
        <w:p w14:paraId="0D1C87A9" w14:textId="00D94A56" w:rsidR="00391E1A" w:rsidRDefault="00391E1A">
          <w:pPr>
            <w:pStyle w:val="TOC3"/>
            <w:tabs>
              <w:tab w:val="right" w:leader="dot" w:pos="9350"/>
            </w:tabs>
            <w:rPr>
              <w:ins w:id="75" w:author="Tim Vigers" w:date="2020-08-09T12:50:00Z"/>
              <w:rFonts w:eastAsiaTheme="minorEastAsia" w:cstheme="minorBidi"/>
              <w:noProof/>
              <w:sz w:val="24"/>
              <w:szCs w:val="24"/>
            </w:rPr>
          </w:pPr>
          <w:ins w:id="76"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"_Toc47869941"</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Table 2: Frequency of Network Structure Selection</w:t>
            </w:r>
            <w:r>
              <w:rPr>
                <w:noProof/>
                <w:webHidden/>
              </w:rPr>
              <w:tab/>
            </w:r>
            <w:r>
              <w:rPr>
                <w:noProof/>
                <w:webHidden/>
              </w:rPr>
              <w:fldChar w:fldCharType="begin"/>
            </w:r>
            <w:r>
              <w:rPr>
                <w:noProof/>
                <w:webHidden/>
              </w:rPr>
              <w:instrText xml:space="preserve"> PAGEREF _Toc47869941 \h </w:instrText>
            </w:r>
            <w:r>
              <w:rPr>
                <w:noProof/>
                <w:webHidden/>
              </w:rPr>
            </w:r>
          </w:ins>
          <w:r>
            <w:rPr>
              <w:noProof/>
              <w:webHidden/>
            </w:rPr>
            <w:fldChar w:fldCharType="separate"/>
          </w:r>
          <w:ins w:id="77" w:author="Tim Vigers" w:date="2020-08-09T12:50:00Z">
            <w:r>
              <w:rPr>
                <w:noProof/>
                <w:webHidden/>
              </w:rPr>
              <w:t>13</w:t>
            </w:r>
            <w:r>
              <w:rPr>
                <w:noProof/>
                <w:webHidden/>
              </w:rPr>
              <w:fldChar w:fldCharType="end"/>
            </w:r>
            <w:r w:rsidRPr="00DA4811">
              <w:rPr>
                <w:rStyle w:val="Hyperlink"/>
                <w:noProof/>
              </w:rPr>
              <w:fldChar w:fldCharType="end"/>
            </w:r>
          </w:ins>
        </w:p>
        <w:p w14:paraId="1A8D285A" w14:textId="0CE06B92" w:rsidR="00391E1A" w:rsidRDefault="00391E1A">
          <w:pPr>
            <w:pStyle w:val="TOC3"/>
            <w:tabs>
              <w:tab w:val="right" w:leader="dot" w:pos="9350"/>
            </w:tabs>
            <w:rPr>
              <w:ins w:id="78" w:author="Tim Vigers" w:date="2020-08-09T12:50:00Z"/>
              <w:rFonts w:eastAsiaTheme="minorEastAsia" w:cstheme="minorBidi"/>
              <w:noProof/>
              <w:sz w:val="24"/>
              <w:szCs w:val="24"/>
            </w:rPr>
          </w:pPr>
          <w:ins w:id="79"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"_Toc47869942"</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Figure 8: Distribution of DIC for Each Network Structure</w:t>
            </w:r>
            <w:r>
              <w:rPr>
                <w:noProof/>
                <w:webHidden/>
              </w:rPr>
              <w:tab/>
            </w:r>
            <w:r>
              <w:rPr>
                <w:noProof/>
                <w:webHidden/>
              </w:rPr>
              <w:fldChar w:fldCharType="begin"/>
            </w:r>
            <w:r>
              <w:rPr>
                <w:noProof/>
                <w:webHidden/>
              </w:rPr>
              <w:instrText xml:space="preserve"> PAGEREF _Toc47869942 \h </w:instrText>
            </w:r>
            <w:r>
              <w:rPr>
                <w:noProof/>
                <w:webHidden/>
              </w:rPr>
            </w:r>
          </w:ins>
          <w:r>
            <w:rPr>
              <w:noProof/>
              <w:webHidden/>
            </w:rPr>
            <w:fldChar w:fldCharType="separate"/>
          </w:r>
          <w:ins w:id="80" w:author="Tim Vigers" w:date="2020-08-09T12:50:00Z">
            <w:r>
              <w:rPr>
                <w:noProof/>
                <w:webHidden/>
              </w:rPr>
              <w:t>13</w:t>
            </w:r>
            <w:r>
              <w:rPr>
                <w:noProof/>
                <w:webHidden/>
              </w:rPr>
              <w:fldChar w:fldCharType="end"/>
            </w:r>
            <w:r w:rsidRPr="00DA4811">
              <w:rPr>
                <w:rStyle w:val="Hyperlink"/>
                <w:noProof/>
              </w:rPr>
              <w:fldChar w:fldCharType="end"/>
            </w:r>
          </w:ins>
        </w:p>
        <w:p w14:paraId="3451C2E3" w14:textId="12A0DE9A" w:rsidR="00391E1A" w:rsidRDefault="00391E1A">
          <w:pPr>
            <w:pStyle w:val="TOC1"/>
            <w:tabs>
              <w:tab w:val="right" w:leader="dot" w:pos="9350"/>
            </w:tabs>
            <w:rPr>
              <w:ins w:id="81" w:author="Tim Vigers" w:date="2020-08-09T12:50:00Z"/>
              <w:rFonts w:eastAsiaTheme="minorEastAsia" w:cstheme="minorBidi"/>
              <w:b w:val="0"/>
              <w:bCs w:val="0"/>
              <w:i w:val="0"/>
              <w:iCs w:val="0"/>
              <w:noProof/>
            </w:rPr>
          </w:pPr>
          <w:ins w:id="82" w:author="Tim Vigers" w:date="2020-08-09T12:50:00Z">
            <w:r w:rsidRPr="00DA4811">
              <w:rPr>
                <w:rStyle w:val="Hyperlink"/>
                <w:noProof/>
              </w:rPr>
              <w:fldChar w:fldCharType="begin"/>
            </w:r>
            <w:r w:rsidRPr="00DA4811">
              <w:rPr>
                <w:rStyle w:val="Hyperlink"/>
                <w:noProof/>
              </w:rPr>
              <w:instrText xml:space="preserve"> </w:instrText>
            </w:r>
            <w:r>
              <w:rPr>
                <w:noProof/>
              </w:rPr>
              <w:instrText>HYPERLINK \l "_Toc47869943"</w:instrText>
            </w:r>
            <w:r w:rsidRPr="00DA4811">
              <w:rPr>
                <w:rStyle w:val="Hyperlink"/>
                <w:noProof/>
              </w:rPr>
              <w:instrText xml:space="preserve"> </w:instrText>
            </w:r>
            <w:r w:rsidRPr="00DA4811">
              <w:rPr>
                <w:rStyle w:val="Hyperlink"/>
                <w:noProof/>
              </w:rPr>
            </w:r>
            <w:r w:rsidRPr="00DA4811">
              <w:rPr>
                <w:rStyle w:val="Hyperlink"/>
                <w:noProof/>
              </w:rPr>
              <w:fldChar w:fldCharType="separate"/>
            </w:r>
            <w:r w:rsidRPr="00DA4811">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_Toc47869943 \h </w:instrText>
            </w:r>
            <w:r>
              <w:rPr>
                <w:noProof/>
                <w:webHidden/>
              </w:rPr>
            </w:r>
          </w:ins>
          <w:r>
            <w:rPr>
              <w:noProof/>
              <w:webHidden/>
            </w:rPr>
            <w:fldChar w:fldCharType="separate"/>
          </w:r>
          <w:ins w:id="83" w:author="Tim Vigers" w:date="2020-08-09T12:50:00Z">
            <w:r>
              <w:rPr>
                <w:noProof/>
                <w:webHidden/>
              </w:rPr>
              <w:t>15</w:t>
            </w:r>
            <w:r>
              <w:rPr>
                <w:noProof/>
                <w:webHidden/>
              </w:rPr>
              <w:fldChar w:fldCharType="end"/>
            </w:r>
            <w:r w:rsidRPr="00DA4811">
              <w:rPr>
                <w:rStyle w:val="Hyperlink"/>
                <w:noProof/>
              </w:rPr>
              <w:fldChar w:fldCharType="end"/>
            </w:r>
          </w:ins>
        </w:p>
        <w:p w14:paraId="5636097D" w14:textId="4E8CA661" w:rsidR="00D65659" w:rsidDel="0035460F" w:rsidRDefault="00FD6D53">
          <w:pPr>
            <w:pStyle w:val="TOC1"/>
            <w:tabs>
              <w:tab w:val="right" w:leader="dot" w:pos="9350"/>
            </w:tabs>
            <w:rPr>
              <w:del w:id="84" w:author="Tim Vigers" w:date="2020-08-09T12:02:00Z"/>
              <w:rFonts w:eastAsiaTheme="minorEastAsia" w:cstheme="minorBidi"/>
              <w:b w:val="0"/>
              <w:bCs w:val="0"/>
              <w:i w:val="0"/>
              <w:iCs w:val="0"/>
              <w:noProof/>
            </w:rPr>
          </w:pPr>
          <w:del w:id="85" w:author="Tim Vigers" w:date="2020-08-09T12:02:00Z">
            <w:r w:rsidDel="0035460F">
              <w:rPr>
                <w:noProof/>
              </w:rPr>
              <w:fldChar w:fldCharType="begin"/>
            </w:r>
            <w:r w:rsidDel="0035460F">
              <w:rPr>
                <w:noProof/>
              </w:rPr>
              <w:delInstrText xml:space="preserve"> HYPERLINK \l "_Toc45546113" </w:delInstrText>
            </w:r>
            <w:r w:rsidDel="0035460F">
              <w:rPr>
                <w:noProof/>
              </w:rPr>
              <w:fldChar w:fldCharType="separate"/>
            </w:r>
          </w:del>
          <w:ins w:id="86" w:author="Tim Vigers" w:date="2020-08-09T12:50:00Z">
            <w:r w:rsidR="00391E1A">
              <w:rPr>
                <w:b w:val="0"/>
                <w:bCs w:val="0"/>
                <w:noProof/>
              </w:rPr>
              <w:t>Error! Hyperlink reference not valid.</w:t>
            </w:r>
          </w:ins>
          <w:del w:id="87" w:author="Tim Vigers" w:date="2020-08-09T12:02:00Z">
            <w:r w:rsidR="00D65659" w:rsidRPr="00A34D80" w:rsidDel="0035460F">
              <w:rPr>
                <w:rStyle w:val="Hyperlink"/>
                <w:rFonts w:ascii="Calibri" w:hAnsi="Calibri" w:cs="Calibri"/>
                <w:noProof/>
              </w:rPr>
              <w:delText>Abstract</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_Toc45546113 \h </w:delInstrText>
            </w:r>
            <w:r w:rsidR="00D65659" w:rsidDel="0035460F">
              <w:rPr>
                <w:noProof/>
                <w:webHidden/>
              </w:rPr>
            </w:r>
            <w:r w:rsidR="00D65659" w:rsidDel="0035460F">
              <w:rPr>
                <w:noProof/>
                <w:webHidden/>
              </w:rPr>
              <w:fldChar w:fldCharType="separate"/>
            </w:r>
            <w:r w:rsidR="00D65659" w:rsidDel="0035460F">
              <w:rPr>
                <w:noProof/>
                <w:webHidden/>
              </w:rPr>
              <w:delText>2</w:delText>
            </w:r>
            <w:r w:rsidR="00D65659" w:rsidDel="0035460F">
              <w:rPr>
                <w:noProof/>
                <w:webHidden/>
              </w:rPr>
              <w:fldChar w:fldCharType="end"/>
            </w:r>
            <w:r w:rsidDel="0035460F">
              <w:rPr>
                <w:noProof/>
              </w:rPr>
              <w:fldChar w:fldCharType="end"/>
            </w:r>
          </w:del>
        </w:p>
        <w:p w14:paraId="7216E3C3" w14:textId="605B0D53" w:rsidR="00D65659" w:rsidDel="0035460F" w:rsidRDefault="00FD6D53">
          <w:pPr>
            <w:pStyle w:val="TOC1"/>
            <w:tabs>
              <w:tab w:val="right" w:leader="dot" w:pos="9350"/>
            </w:tabs>
            <w:rPr>
              <w:del w:id="88" w:author="Tim Vigers" w:date="2020-08-09T12:02:00Z"/>
              <w:rFonts w:eastAsiaTheme="minorEastAsia" w:cstheme="minorBidi"/>
              <w:b w:val="0"/>
              <w:bCs w:val="0"/>
              <w:i w:val="0"/>
              <w:iCs w:val="0"/>
              <w:noProof/>
            </w:rPr>
          </w:pPr>
          <w:del w:id="89" w:author="Tim Vigers" w:date="2020-08-09T12:02:00Z">
            <w:r w:rsidDel="0035460F">
              <w:rPr>
                <w:noProof/>
              </w:rPr>
              <w:fldChar w:fldCharType="begin"/>
            </w:r>
            <w:r w:rsidDel="0035460F">
              <w:rPr>
                <w:noProof/>
              </w:rPr>
              <w:delInstrText xml:space="preserve"> HYPERLINK \l "_Toc45546114" </w:delInstrText>
            </w:r>
            <w:r w:rsidDel="0035460F">
              <w:rPr>
                <w:noProof/>
              </w:rPr>
              <w:fldChar w:fldCharType="separate"/>
            </w:r>
          </w:del>
          <w:ins w:id="90" w:author="Tim Vigers" w:date="2020-08-09T12:50:00Z">
            <w:r w:rsidR="00391E1A">
              <w:rPr>
                <w:b w:val="0"/>
                <w:bCs w:val="0"/>
                <w:noProof/>
              </w:rPr>
              <w:t>Error! Hyperlink reference not valid.</w:t>
            </w:r>
          </w:ins>
          <w:del w:id="91" w:author="Tim Vigers" w:date="2020-08-09T12:02:00Z">
            <w:r w:rsidR="00D65659" w:rsidRPr="00A34D80" w:rsidDel="0035460F">
              <w:rPr>
                <w:rStyle w:val="Hyperlink"/>
                <w:rFonts w:ascii="Calibri" w:hAnsi="Calibri" w:cs="Calibri"/>
                <w:noProof/>
              </w:rPr>
              <w:delText>Introduction</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_Toc45546114 \h </w:delInstrText>
            </w:r>
            <w:r w:rsidR="00D65659" w:rsidDel="0035460F">
              <w:rPr>
                <w:noProof/>
                <w:webHidden/>
              </w:rPr>
            </w:r>
            <w:r w:rsidR="00D65659" w:rsidDel="0035460F">
              <w:rPr>
                <w:noProof/>
                <w:webHidden/>
              </w:rPr>
              <w:fldChar w:fldCharType="separate"/>
            </w:r>
            <w:r w:rsidR="00D65659" w:rsidDel="0035460F">
              <w:rPr>
                <w:noProof/>
                <w:webHidden/>
              </w:rPr>
              <w:delText>3</w:delText>
            </w:r>
            <w:r w:rsidR="00D65659" w:rsidDel="0035460F">
              <w:rPr>
                <w:noProof/>
                <w:webHidden/>
              </w:rPr>
              <w:fldChar w:fldCharType="end"/>
            </w:r>
            <w:r w:rsidDel="0035460F">
              <w:rPr>
                <w:noProof/>
              </w:rPr>
              <w:fldChar w:fldCharType="end"/>
            </w:r>
          </w:del>
        </w:p>
        <w:p w14:paraId="732CAA7F" w14:textId="4BBE08DC" w:rsidR="00D65659" w:rsidDel="0035460F" w:rsidRDefault="00FD6D53">
          <w:pPr>
            <w:pStyle w:val="TOC2"/>
            <w:tabs>
              <w:tab w:val="right" w:leader="dot" w:pos="9350"/>
            </w:tabs>
            <w:rPr>
              <w:del w:id="92" w:author="Tim Vigers" w:date="2020-08-09T12:02:00Z"/>
              <w:rFonts w:eastAsiaTheme="minorEastAsia" w:cstheme="minorBidi"/>
              <w:b w:val="0"/>
              <w:bCs w:val="0"/>
              <w:noProof/>
              <w:sz w:val="24"/>
              <w:szCs w:val="24"/>
            </w:rPr>
          </w:pPr>
          <w:del w:id="93" w:author="Tim Vigers" w:date="2020-08-09T12:02:00Z">
            <w:r w:rsidDel="0035460F">
              <w:rPr>
                <w:noProof/>
              </w:rPr>
              <w:fldChar w:fldCharType="begin"/>
            </w:r>
            <w:r w:rsidDel="0035460F">
              <w:rPr>
                <w:noProof/>
              </w:rPr>
              <w:delInstrText xml:space="preserve"> HYPERLINK \l "_Toc45546115" </w:delInstrText>
            </w:r>
            <w:r w:rsidDel="0035460F">
              <w:rPr>
                <w:noProof/>
              </w:rPr>
              <w:fldChar w:fldCharType="separate"/>
            </w:r>
          </w:del>
          <w:ins w:id="94" w:author="Tim Vigers" w:date="2020-08-09T12:50:00Z">
            <w:r w:rsidR="00391E1A">
              <w:rPr>
                <w:b w:val="0"/>
                <w:bCs w:val="0"/>
                <w:noProof/>
              </w:rPr>
              <w:t>Error! Hyperlink reference not valid.</w:t>
            </w:r>
          </w:ins>
          <w:del w:id="95" w:author="Tim Vigers" w:date="2020-08-09T12:02:00Z">
            <w:r w:rsidR="00D65659" w:rsidRPr="00A34D80" w:rsidDel="0035460F">
              <w:rPr>
                <w:rStyle w:val="Hyperlink"/>
                <w:rFonts w:ascii="Calibri" w:hAnsi="Calibri" w:cs="Calibri"/>
                <w:noProof/>
              </w:rPr>
              <w:delText>DNA Methylation</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_Toc45546115 \h </w:delInstrText>
            </w:r>
            <w:r w:rsidR="00D65659" w:rsidDel="0035460F">
              <w:rPr>
                <w:noProof/>
                <w:webHidden/>
              </w:rPr>
            </w:r>
            <w:r w:rsidR="00D65659" w:rsidDel="0035460F">
              <w:rPr>
                <w:noProof/>
                <w:webHidden/>
              </w:rPr>
              <w:fldChar w:fldCharType="separate"/>
            </w:r>
            <w:r w:rsidR="00D65659" w:rsidDel="0035460F">
              <w:rPr>
                <w:noProof/>
                <w:webHidden/>
              </w:rPr>
              <w:delText>3</w:delText>
            </w:r>
            <w:r w:rsidR="00D65659" w:rsidDel="0035460F">
              <w:rPr>
                <w:noProof/>
                <w:webHidden/>
              </w:rPr>
              <w:fldChar w:fldCharType="end"/>
            </w:r>
            <w:r w:rsidDel="0035460F">
              <w:rPr>
                <w:noProof/>
              </w:rPr>
              <w:fldChar w:fldCharType="end"/>
            </w:r>
          </w:del>
        </w:p>
        <w:p w14:paraId="1395B151" w14:textId="07247AA8" w:rsidR="00D65659" w:rsidDel="0035460F" w:rsidRDefault="00FD6D53">
          <w:pPr>
            <w:pStyle w:val="TOC3"/>
            <w:tabs>
              <w:tab w:val="right" w:leader="dot" w:pos="9350"/>
            </w:tabs>
            <w:rPr>
              <w:del w:id="96" w:author="Tim Vigers" w:date="2020-08-09T12:02:00Z"/>
              <w:rFonts w:eastAsiaTheme="minorEastAsia" w:cstheme="minorBidi"/>
              <w:noProof/>
              <w:sz w:val="24"/>
              <w:szCs w:val="24"/>
            </w:rPr>
          </w:pPr>
          <w:del w:id="97" w:author="Tim Vigers" w:date="2020-08-09T12:02:00Z">
            <w:r w:rsidDel="0035460F">
              <w:rPr>
                <w:noProof/>
              </w:rPr>
              <w:fldChar w:fldCharType="begin"/>
            </w:r>
            <w:r w:rsidDel="0035460F">
              <w:rPr>
                <w:noProof/>
              </w:rPr>
              <w:delInstrText xml:space="preserve"> HYPERLINK \l "_Toc45546116" </w:delInstrText>
            </w:r>
            <w:r w:rsidDel="0035460F">
              <w:rPr>
                <w:noProof/>
              </w:rPr>
              <w:fldChar w:fldCharType="separate"/>
            </w:r>
          </w:del>
          <w:ins w:id="98" w:author="Tim Vigers" w:date="2020-08-09T12:50:00Z">
            <w:r w:rsidR="00391E1A">
              <w:rPr>
                <w:b/>
                <w:bCs/>
                <w:noProof/>
              </w:rPr>
              <w:t>Error! Hyperlink reference not valid.</w:t>
            </w:r>
          </w:ins>
          <w:del w:id="99" w:author="Tim Vigers" w:date="2020-08-09T12:02:00Z">
            <w:r w:rsidR="00D65659" w:rsidRPr="00A34D80" w:rsidDel="0035460F">
              <w:rPr>
                <w:rStyle w:val="Hyperlink"/>
                <w:rFonts w:ascii="Calibri" w:hAnsi="Calibri" w:cs="Calibri"/>
                <w:noProof/>
              </w:rPr>
              <w:delText>Figure 1: DNA Methylation Patterns</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_Toc45546116 \h </w:delInstrText>
            </w:r>
            <w:r w:rsidR="00D65659" w:rsidDel="0035460F">
              <w:rPr>
                <w:noProof/>
                <w:webHidden/>
              </w:rPr>
            </w:r>
            <w:r w:rsidR="00D65659" w:rsidDel="0035460F">
              <w:rPr>
                <w:noProof/>
                <w:webHidden/>
              </w:rPr>
              <w:fldChar w:fldCharType="separate"/>
            </w:r>
            <w:r w:rsidR="00D65659" w:rsidDel="0035460F">
              <w:rPr>
                <w:noProof/>
                <w:webHidden/>
              </w:rPr>
              <w:delText>3</w:delText>
            </w:r>
            <w:r w:rsidR="00D65659" w:rsidDel="0035460F">
              <w:rPr>
                <w:noProof/>
                <w:webHidden/>
              </w:rPr>
              <w:fldChar w:fldCharType="end"/>
            </w:r>
            <w:r w:rsidDel="0035460F">
              <w:rPr>
                <w:noProof/>
              </w:rPr>
              <w:fldChar w:fldCharType="end"/>
            </w:r>
          </w:del>
        </w:p>
        <w:p w14:paraId="70C0288B" w14:textId="28FD7E33" w:rsidR="00D65659" w:rsidDel="0035460F" w:rsidRDefault="00FD6D53">
          <w:pPr>
            <w:pStyle w:val="TOC2"/>
            <w:tabs>
              <w:tab w:val="right" w:leader="dot" w:pos="9350"/>
            </w:tabs>
            <w:rPr>
              <w:del w:id="100" w:author="Tim Vigers" w:date="2020-08-09T12:02:00Z"/>
              <w:rFonts w:eastAsiaTheme="minorEastAsia" w:cstheme="minorBidi"/>
              <w:b w:val="0"/>
              <w:bCs w:val="0"/>
              <w:noProof/>
              <w:sz w:val="24"/>
              <w:szCs w:val="24"/>
            </w:rPr>
          </w:pPr>
          <w:del w:id="101" w:author="Tim Vigers" w:date="2020-08-09T12:02:00Z">
            <w:r w:rsidDel="0035460F">
              <w:rPr>
                <w:noProof/>
              </w:rPr>
              <w:fldChar w:fldCharType="begin"/>
            </w:r>
            <w:r w:rsidDel="0035460F">
              <w:rPr>
                <w:noProof/>
              </w:rPr>
              <w:delInstrText xml:space="preserve"> HYPERLINK \l "_Toc45546117" </w:delInstrText>
            </w:r>
            <w:r w:rsidDel="0035460F">
              <w:rPr>
                <w:noProof/>
              </w:rPr>
              <w:fldChar w:fldCharType="separate"/>
            </w:r>
          </w:del>
          <w:ins w:id="102" w:author="Tim Vigers" w:date="2020-08-09T12:50:00Z">
            <w:r w:rsidR="00391E1A">
              <w:rPr>
                <w:b w:val="0"/>
                <w:bCs w:val="0"/>
                <w:noProof/>
              </w:rPr>
              <w:t>Error! Hyperlink reference not valid.</w:t>
            </w:r>
          </w:ins>
          <w:del w:id="103" w:author="Tim Vigers" w:date="2020-08-09T12:02:00Z">
            <w:r w:rsidR="00D65659" w:rsidRPr="00A34D80" w:rsidDel="0035460F">
              <w:rPr>
                <w:rStyle w:val="Hyperlink"/>
                <w:rFonts w:ascii="Calibri" w:hAnsi="Calibri" w:cs="Calibri"/>
                <w:noProof/>
              </w:rPr>
              <w:delText>Metabolomics</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_Toc45546117 \h </w:delInstrText>
            </w:r>
            <w:r w:rsidR="00D65659" w:rsidDel="0035460F">
              <w:rPr>
                <w:noProof/>
                <w:webHidden/>
              </w:rPr>
            </w:r>
            <w:r w:rsidR="00D65659" w:rsidDel="0035460F">
              <w:rPr>
                <w:noProof/>
                <w:webHidden/>
              </w:rPr>
              <w:fldChar w:fldCharType="separate"/>
            </w:r>
            <w:r w:rsidR="00D65659" w:rsidDel="0035460F">
              <w:rPr>
                <w:noProof/>
                <w:webHidden/>
              </w:rPr>
              <w:delText>3</w:delText>
            </w:r>
            <w:r w:rsidR="00D65659" w:rsidDel="0035460F">
              <w:rPr>
                <w:noProof/>
                <w:webHidden/>
              </w:rPr>
              <w:fldChar w:fldCharType="end"/>
            </w:r>
            <w:r w:rsidDel="0035460F">
              <w:rPr>
                <w:noProof/>
              </w:rPr>
              <w:fldChar w:fldCharType="end"/>
            </w:r>
          </w:del>
        </w:p>
        <w:p w14:paraId="16E05E93" w14:textId="50439EDE" w:rsidR="00D65659" w:rsidDel="0035460F" w:rsidRDefault="00FD6D53">
          <w:pPr>
            <w:pStyle w:val="TOC3"/>
            <w:tabs>
              <w:tab w:val="right" w:leader="dot" w:pos="9350"/>
            </w:tabs>
            <w:rPr>
              <w:del w:id="104" w:author="Tim Vigers" w:date="2020-08-09T12:02:00Z"/>
              <w:rFonts w:eastAsiaTheme="minorEastAsia" w:cstheme="minorBidi"/>
              <w:noProof/>
              <w:sz w:val="24"/>
              <w:szCs w:val="24"/>
            </w:rPr>
          </w:pPr>
          <w:del w:id="105" w:author="Tim Vigers" w:date="2020-08-09T12:02:00Z">
            <w:r w:rsidDel="0035460F">
              <w:rPr>
                <w:noProof/>
              </w:rPr>
              <w:fldChar w:fldCharType="begin"/>
            </w:r>
            <w:r w:rsidDel="0035460F">
              <w:rPr>
                <w:noProof/>
              </w:rPr>
              <w:delInstrText xml:space="preserve"> HYPERLINK \l "_Toc455</w:delInstrText>
            </w:r>
            <w:r w:rsidDel="0035460F">
              <w:rPr>
                <w:noProof/>
              </w:rPr>
              <w:delInstrText xml:space="preserve">46118" </w:delInstrText>
            </w:r>
            <w:r w:rsidDel="0035460F">
              <w:rPr>
                <w:noProof/>
              </w:rPr>
              <w:fldChar w:fldCharType="separate"/>
            </w:r>
          </w:del>
          <w:ins w:id="106" w:author="Tim Vigers" w:date="2020-08-09T12:50:00Z">
            <w:r w:rsidR="00391E1A">
              <w:rPr>
                <w:b/>
                <w:bCs/>
                <w:noProof/>
              </w:rPr>
              <w:t>Error! Hyperlink reference not valid.</w:t>
            </w:r>
          </w:ins>
          <w:del w:id="107" w:author="Tim Vigers" w:date="2020-08-09T12:02:00Z">
            <w:r w:rsidR="00D65659" w:rsidRPr="00A34D80" w:rsidDel="0035460F">
              <w:rPr>
                <w:rStyle w:val="Hyperlink"/>
                <w:rFonts w:ascii="Calibri" w:hAnsi="Calibri" w:cs="Calibri"/>
                <w:noProof/>
              </w:rPr>
              <w:delText>Figure 2: Micronutrients in One-Carbon Metabolism and DNA Methylation</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_Toc45546118 \h </w:delInstrText>
            </w:r>
            <w:r w:rsidR="00D65659" w:rsidDel="0035460F">
              <w:rPr>
                <w:noProof/>
                <w:webHidden/>
              </w:rPr>
            </w:r>
            <w:r w:rsidR="00D65659" w:rsidDel="0035460F">
              <w:rPr>
                <w:noProof/>
                <w:webHidden/>
              </w:rPr>
              <w:fldChar w:fldCharType="separate"/>
            </w:r>
            <w:r w:rsidR="00D65659" w:rsidDel="0035460F">
              <w:rPr>
                <w:noProof/>
                <w:webHidden/>
              </w:rPr>
              <w:delText>4</w:delText>
            </w:r>
            <w:r w:rsidR="00D65659" w:rsidDel="0035460F">
              <w:rPr>
                <w:noProof/>
                <w:webHidden/>
              </w:rPr>
              <w:fldChar w:fldCharType="end"/>
            </w:r>
            <w:r w:rsidDel="0035460F">
              <w:rPr>
                <w:noProof/>
              </w:rPr>
              <w:fldChar w:fldCharType="end"/>
            </w:r>
          </w:del>
        </w:p>
        <w:p w14:paraId="3898ED78" w14:textId="26A41A7D" w:rsidR="00D65659" w:rsidDel="0035460F" w:rsidRDefault="00FD6D53">
          <w:pPr>
            <w:pStyle w:val="TOC2"/>
            <w:tabs>
              <w:tab w:val="right" w:leader="dot" w:pos="9350"/>
            </w:tabs>
            <w:rPr>
              <w:del w:id="108" w:author="Tim Vigers" w:date="2020-08-09T12:02:00Z"/>
              <w:rFonts w:eastAsiaTheme="minorEastAsia" w:cstheme="minorBidi"/>
              <w:b w:val="0"/>
              <w:bCs w:val="0"/>
              <w:noProof/>
              <w:sz w:val="24"/>
              <w:szCs w:val="24"/>
            </w:rPr>
          </w:pPr>
          <w:del w:id="109" w:author="Tim Vigers" w:date="2020-08-09T12:02:00Z">
            <w:r w:rsidDel="0035460F">
              <w:rPr>
                <w:noProof/>
              </w:rPr>
              <w:fldChar w:fldCharType="begin"/>
            </w:r>
            <w:r w:rsidDel="0035460F">
              <w:rPr>
                <w:noProof/>
              </w:rPr>
              <w:delInstrText xml:space="preserve"> HYPERLINK \l "_Toc45546119" </w:delInstrText>
            </w:r>
            <w:r w:rsidDel="0035460F">
              <w:rPr>
                <w:noProof/>
              </w:rPr>
              <w:fldChar w:fldCharType="separate"/>
            </w:r>
          </w:del>
          <w:ins w:id="110" w:author="Tim Vigers" w:date="2020-08-09T12:50:00Z">
            <w:r w:rsidR="00391E1A">
              <w:rPr>
                <w:b w:val="0"/>
                <w:bCs w:val="0"/>
                <w:noProof/>
              </w:rPr>
              <w:t>Error! Hyperlink reference not valid.</w:t>
            </w:r>
          </w:ins>
          <w:del w:id="111" w:author="Tim Vigers" w:date="2020-08-09T12:02:00Z">
            <w:r w:rsidR="00D65659" w:rsidRPr="00A34D80" w:rsidDel="0035460F">
              <w:rPr>
                <w:rStyle w:val="Hyperlink"/>
                <w:rFonts w:ascii="Calibri" w:hAnsi="Calibri" w:cs="Calibri"/>
                <w:noProof/>
              </w:rPr>
              <w:delText>Type 1 Diabetes</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_Toc45546119 \h </w:delInstrText>
            </w:r>
            <w:r w:rsidR="00D65659" w:rsidDel="0035460F">
              <w:rPr>
                <w:noProof/>
                <w:webHidden/>
              </w:rPr>
            </w:r>
            <w:r w:rsidR="00D65659" w:rsidDel="0035460F">
              <w:rPr>
                <w:noProof/>
                <w:webHidden/>
              </w:rPr>
              <w:fldChar w:fldCharType="separate"/>
            </w:r>
            <w:r w:rsidR="00D65659" w:rsidDel="0035460F">
              <w:rPr>
                <w:noProof/>
                <w:webHidden/>
              </w:rPr>
              <w:delText>5</w:delText>
            </w:r>
            <w:r w:rsidR="00D65659" w:rsidDel="0035460F">
              <w:rPr>
                <w:noProof/>
                <w:webHidden/>
              </w:rPr>
              <w:fldChar w:fldCharType="end"/>
            </w:r>
            <w:r w:rsidDel="0035460F">
              <w:rPr>
                <w:noProof/>
              </w:rPr>
              <w:fldChar w:fldCharType="end"/>
            </w:r>
          </w:del>
        </w:p>
        <w:p w14:paraId="5DDAD3AF" w14:textId="06E67463" w:rsidR="00D65659" w:rsidDel="0035460F" w:rsidRDefault="00FD6D53">
          <w:pPr>
            <w:pStyle w:val="TOC1"/>
            <w:tabs>
              <w:tab w:val="right" w:leader="dot" w:pos="9350"/>
            </w:tabs>
            <w:rPr>
              <w:del w:id="112" w:author="Tim Vigers" w:date="2020-08-09T12:02:00Z"/>
              <w:rFonts w:eastAsiaTheme="minorEastAsia" w:cstheme="minorBidi"/>
              <w:b w:val="0"/>
              <w:bCs w:val="0"/>
              <w:i w:val="0"/>
              <w:iCs w:val="0"/>
              <w:noProof/>
            </w:rPr>
          </w:pPr>
          <w:del w:id="113" w:author="Tim Vigers" w:date="2020-08-09T12:02:00Z">
            <w:r w:rsidDel="0035460F">
              <w:rPr>
                <w:noProof/>
              </w:rPr>
              <w:fldChar w:fldCharType="begin"/>
            </w:r>
            <w:r w:rsidDel="0035460F">
              <w:rPr>
                <w:noProof/>
              </w:rPr>
              <w:delInstrText xml:space="preserve"> HYPERLINK \l "_Toc45546120" </w:delInstrText>
            </w:r>
            <w:r w:rsidDel="0035460F">
              <w:rPr>
                <w:noProof/>
              </w:rPr>
              <w:fldChar w:fldCharType="separate"/>
            </w:r>
          </w:del>
          <w:ins w:id="114" w:author="Tim Vigers" w:date="2020-08-09T12:50:00Z">
            <w:r w:rsidR="00391E1A">
              <w:rPr>
                <w:b w:val="0"/>
                <w:bCs w:val="0"/>
                <w:noProof/>
              </w:rPr>
              <w:t>Error! Hyperlink reference not valid.</w:t>
            </w:r>
          </w:ins>
          <w:del w:id="115" w:author="Tim Vigers" w:date="2020-08-09T12:02:00Z">
            <w:r w:rsidR="00D65659" w:rsidRPr="00A34D80" w:rsidDel="0035460F">
              <w:rPr>
                <w:rStyle w:val="Hyperlink"/>
                <w:rFonts w:ascii="Calibri" w:hAnsi="Calibri" w:cs="Calibri"/>
                <w:noProof/>
              </w:rPr>
              <w:delText>Specific Aims</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_Toc45546120 \h </w:delInstrText>
            </w:r>
            <w:r w:rsidR="00D65659" w:rsidDel="0035460F">
              <w:rPr>
                <w:noProof/>
                <w:webHidden/>
              </w:rPr>
            </w:r>
            <w:r w:rsidR="00D65659" w:rsidDel="0035460F">
              <w:rPr>
                <w:noProof/>
                <w:webHidden/>
              </w:rPr>
              <w:fldChar w:fldCharType="separate"/>
            </w:r>
            <w:r w:rsidR="00D65659" w:rsidDel="0035460F">
              <w:rPr>
                <w:noProof/>
                <w:webHidden/>
              </w:rPr>
              <w:delText>6</w:delText>
            </w:r>
            <w:r w:rsidR="00D65659" w:rsidDel="0035460F">
              <w:rPr>
                <w:noProof/>
                <w:webHidden/>
              </w:rPr>
              <w:fldChar w:fldCharType="end"/>
            </w:r>
            <w:r w:rsidDel="0035460F">
              <w:rPr>
                <w:noProof/>
              </w:rPr>
              <w:fldChar w:fldCharType="end"/>
            </w:r>
          </w:del>
        </w:p>
        <w:p w14:paraId="2EF7B82B" w14:textId="24C1C876" w:rsidR="00D65659" w:rsidDel="0035460F" w:rsidRDefault="00FD6D53">
          <w:pPr>
            <w:pStyle w:val="TOC2"/>
            <w:tabs>
              <w:tab w:val="right" w:leader="dot" w:pos="9350"/>
            </w:tabs>
            <w:rPr>
              <w:del w:id="116" w:author="Tim Vigers" w:date="2020-08-09T12:02:00Z"/>
              <w:rFonts w:eastAsiaTheme="minorEastAsia" w:cstheme="minorBidi"/>
              <w:b w:val="0"/>
              <w:bCs w:val="0"/>
              <w:noProof/>
              <w:sz w:val="24"/>
              <w:szCs w:val="24"/>
            </w:rPr>
          </w:pPr>
          <w:del w:id="117" w:author="Tim Vigers" w:date="2020-08-09T12:02:00Z">
            <w:r w:rsidDel="0035460F">
              <w:rPr>
                <w:noProof/>
              </w:rPr>
              <w:fldChar w:fldCharType="begin"/>
            </w:r>
            <w:r w:rsidDel="0035460F">
              <w:rPr>
                <w:noProof/>
              </w:rPr>
              <w:delInstrText xml:space="preserve"> HYPERLINK \l "_Toc45546121" </w:delInstrText>
            </w:r>
            <w:r w:rsidDel="0035460F">
              <w:rPr>
                <w:noProof/>
              </w:rPr>
              <w:fldChar w:fldCharType="separate"/>
            </w:r>
          </w:del>
          <w:ins w:id="118" w:author="Tim Vigers" w:date="2020-08-09T12:50:00Z">
            <w:r w:rsidR="00391E1A">
              <w:rPr>
                <w:b w:val="0"/>
                <w:bCs w:val="0"/>
                <w:noProof/>
              </w:rPr>
              <w:t>Error! Hyperlink reference not valid.</w:t>
            </w:r>
          </w:ins>
          <w:del w:id="119" w:author="Tim Vigers" w:date="2020-08-09T12:02:00Z">
            <w:r w:rsidR="00D65659" w:rsidRPr="00A34D80" w:rsidDel="0035460F">
              <w:rPr>
                <w:rStyle w:val="Hyperlink"/>
                <w:rFonts w:ascii="Calibri" w:hAnsi="Calibri" w:cs="Calibri"/>
                <w:noProof/>
              </w:rPr>
              <w:delText>Primary Aim 1</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_Toc45546121 \h </w:delInstrText>
            </w:r>
            <w:r w:rsidR="00D65659" w:rsidDel="0035460F">
              <w:rPr>
                <w:noProof/>
                <w:webHidden/>
              </w:rPr>
            </w:r>
            <w:r w:rsidR="00D65659" w:rsidDel="0035460F">
              <w:rPr>
                <w:noProof/>
                <w:webHidden/>
              </w:rPr>
              <w:fldChar w:fldCharType="separate"/>
            </w:r>
            <w:r w:rsidR="00D65659" w:rsidDel="0035460F">
              <w:rPr>
                <w:noProof/>
                <w:webHidden/>
              </w:rPr>
              <w:delText>6</w:delText>
            </w:r>
            <w:r w:rsidR="00D65659" w:rsidDel="0035460F">
              <w:rPr>
                <w:noProof/>
                <w:webHidden/>
              </w:rPr>
              <w:fldChar w:fldCharType="end"/>
            </w:r>
            <w:r w:rsidDel="0035460F">
              <w:rPr>
                <w:noProof/>
              </w:rPr>
              <w:fldChar w:fldCharType="end"/>
            </w:r>
          </w:del>
        </w:p>
        <w:p w14:paraId="70610A0F" w14:textId="1CD0FFE5" w:rsidR="00D65659" w:rsidDel="0035460F" w:rsidRDefault="00FD6D53">
          <w:pPr>
            <w:pStyle w:val="TOC3"/>
            <w:tabs>
              <w:tab w:val="right" w:leader="dot" w:pos="9350"/>
            </w:tabs>
            <w:rPr>
              <w:del w:id="120" w:author="Tim Vigers" w:date="2020-08-09T12:02:00Z"/>
              <w:rFonts w:eastAsiaTheme="minorEastAsia" w:cstheme="minorBidi"/>
              <w:noProof/>
              <w:sz w:val="24"/>
              <w:szCs w:val="24"/>
            </w:rPr>
          </w:pPr>
          <w:del w:id="121" w:author="Tim Vigers" w:date="2020-08-09T12:02:00Z">
            <w:r w:rsidDel="0035460F">
              <w:rPr>
                <w:noProof/>
              </w:rPr>
              <w:fldChar w:fldCharType="begin"/>
            </w:r>
            <w:r w:rsidDel="0035460F">
              <w:rPr>
                <w:noProof/>
              </w:rPr>
              <w:delInstrText xml:space="preserve"> HYPERLINK \l "_Toc45546122" </w:delInstrText>
            </w:r>
            <w:r w:rsidDel="0035460F">
              <w:rPr>
                <w:noProof/>
              </w:rPr>
              <w:fldChar w:fldCharType="separate"/>
            </w:r>
          </w:del>
          <w:ins w:id="122" w:author="Tim Vigers" w:date="2020-08-09T12:50:00Z">
            <w:r w:rsidR="00391E1A">
              <w:rPr>
                <w:b/>
                <w:bCs/>
                <w:noProof/>
              </w:rPr>
              <w:t>Error! Hyperlink reference not valid.</w:t>
            </w:r>
          </w:ins>
          <w:del w:id="123" w:author="Tim Vigers" w:date="2020-08-09T12:02:00Z">
            <w:r w:rsidR="00D65659" w:rsidRPr="00A34D80" w:rsidDel="0035460F">
              <w:rPr>
                <w:rStyle w:val="Hyperlink"/>
                <w:rFonts w:ascii="Calibri" w:hAnsi="Calibri" w:cs="Calibri"/>
                <w:noProof/>
              </w:rPr>
              <w:delText>Secondary Aim 1a</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_Toc45546122 \h </w:delInstrText>
            </w:r>
            <w:r w:rsidR="00D65659" w:rsidDel="0035460F">
              <w:rPr>
                <w:noProof/>
                <w:webHidden/>
              </w:rPr>
            </w:r>
            <w:r w:rsidR="00D65659" w:rsidDel="0035460F">
              <w:rPr>
                <w:noProof/>
                <w:webHidden/>
              </w:rPr>
              <w:fldChar w:fldCharType="separate"/>
            </w:r>
            <w:r w:rsidR="00D65659" w:rsidDel="0035460F">
              <w:rPr>
                <w:noProof/>
                <w:webHidden/>
              </w:rPr>
              <w:delText>6</w:delText>
            </w:r>
            <w:r w:rsidR="00D65659" w:rsidDel="0035460F">
              <w:rPr>
                <w:noProof/>
                <w:webHidden/>
              </w:rPr>
              <w:fldChar w:fldCharType="end"/>
            </w:r>
            <w:r w:rsidDel="0035460F">
              <w:rPr>
                <w:noProof/>
              </w:rPr>
              <w:fldChar w:fldCharType="end"/>
            </w:r>
          </w:del>
        </w:p>
        <w:p w14:paraId="55CBC361" w14:textId="22734534" w:rsidR="00D65659" w:rsidDel="0035460F" w:rsidRDefault="00FD6D53">
          <w:pPr>
            <w:pStyle w:val="TOC3"/>
            <w:tabs>
              <w:tab w:val="right" w:leader="dot" w:pos="9350"/>
            </w:tabs>
            <w:rPr>
              <w:del w:id="124" w:author="Tim Vigers" w:date="2020-08-09T12:02:00Z"/>
              <w:rFonts w:eastAsiaTheme="minorEastAsia" w:cstheme="minorBidi"/>
              <w:noProof/>
              <w:sz w:val="24"/>
              <w:szCs w:val="24"/>
            </w:rPr>
          </w:pPr>
          <w:del w:id="125" w:author="Tim Vigers" w:date="2020-08-09T12:02:00Z">
            <w:r w:rsidDel="0035460F">
              <w:rPr>
                <w:noProof/>
              </w:rPr>
              <w:fldChar w:fldCharType="begin"/>
            </w:r>
            <w:r w:rsidDel="0035460F">
              <w:rPr>
                <w:noProof/>
              </w:rPr>
              <w:delInstrText xml:space="preserve"> HYPERLINK \l "_Toc45546123" </w:delInstrText>
            </w:r>
            <w:r w:rsidDel="0035460F">
              <w:rPr>
                <w:noProof/>
              </w:rPr>
              <w:fldChar w:fldCharType="separate"/>
            </w:r>
          </w:del>
          <w:ins w:id="126" w:author="Tim Vigers" w:date="2020-08-09T12:50:00Z">
            <w:r w:rsidR="00391E1A">
              <w:rPr>
                <w:b/>
                <w:bCs/>
                <w:noProof/>
              </w:rPr>
              <w:t>Error! Hyperlink reference not valid.</w:t>
            </w:r>
          </w:ins>
          <w:del w:id="127" w:author="Tim Vigers" w:date="2020-08-09T12:02:00Z">
            <w:r w:rsidR="00D65659" w:rsidRPr="00A34D80" w:rsidDel="0035460F">
              <w:rPr>
                <w:rStyle w:val="Hyperlink"/>
                <w:rFonts w:ascii="Calibri" w:hAnsi="Calibri" w:cs="Calibri"/>
                <w:noProof/>
              </w:rPr>
              <w:delText>Secondary Aim 1b</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_Toc45546123 \h </w:delInstrText>
            </w:r>
            <w:r w:rsidR="00D65659" w:rsidDel="0035460F">
              <w:rPr>
                <w:noProof/>
                <w:webHidden/>
              </w:rPr>
            </w:r>
            <w:r w:rsidR="00D65659" w:rsidDel="0035460F">
              <w:rPr>
                <w:noProof/>
                <w:webHidden/>
              </w:rPr>
              <w:fldChar w:fldCharType="separate"/>
            </w:r>
            <w:r w:rsidR="00D65659" w:rsidDel="0035460F">
              <w:rPr>
                <w:noProof/>
                <w:webHidden/>
              </w:rPr>
              <w:delText>6</w:delText>
            </w:r>
            <w:r w:rsidR="00D65659" w:rsidDel="0035460F">
              <w:rPr>
                <w:noProof/>
                <w:webHidden/>
              </w:rPr>
              <w:fldChar w:fldCharType="end"/>
            </w:r>
            <w:r w:rsidDel="0035460F">
              <w:rPr>
                <w:noProof/>
              </w:rPr>
              <w:fldChar w:fldCharType="end"/>
            </w:r>
          </w:del>
        </w:p>
        <w:p w14:paraId="051349AB" w14:textId="1D87BCC3" w:rsidR="00D65659" w:rsidDel="0035460F" w:rsidRDefault="00FD6D53">
          <w:pPr>
            <w:pStyle w:val="TOC2"/>
            <w:tabs>
              <w:tab w:val="right" w:leader="dot" w:pos="9350"/>
            </w:tabs>
            <w:rPr>
              <w:del w:id="128" w:author="Tim Vigers" w:date="2020-08-09T12:02:00Z"/>
              <w:rFonts w:eastAsiaTheme="minorEastAsia" w:cstheme="minorBidi"/>
              <w:b w:val="0"/>
              <w:bCs w:val="0"/>
              <w:noProof/>
              <w:sz w:val="24"/>
              <w:szCs w:val="24"/>
            </w:rPr>
          </w:pPr>
          <w:del w:id="129" w:author="Tim Vigers" w:date="2020-08-09T12:02:00Z">
            <w:r w:rsidDel="0035460F">
              <w:rPr>
                <w:noProof/>
              </w:rPr>
              <w:fldChar w:fldCharType="begin"/>
            </w:r>
            <w:r w:rsidDel="0035460F">
              <w:rPr>
                <w:noProof/>
              </w:rPr>
              <w:delInstrText xml:space="preserve"> HYPERLINK \l "_Toc455</w:delInstrText>
            </w:r>
            <w:r w:rsidDel="0035460F">
              <w:rPr>
                <w:noProof/>
              </w:rPr>
              <w:delInstrText xml:space="preserve">46124" </w:delInstrText>
            </w:r>
            <w:r w:rsidDel="0035460F">
              <w:rPr>
                <w:noProof/>
              </w:rPr>
              <w:fldChar w:fldCharType="separate"/>
            </w:r>
          </w:del>
          <w:ins w:id="130" w:author="Tim Vigers" w:date="2020-08-09T12:50:00Z">
            <w:r w:rsidR="00391E1A">
              <w:rPr>
                <w:b w:val="0"/>
                <w:bCs w:val="0"/>
                <w:noProof/>
              </w:rPr>
              <w:t>Error! Hyperlink reference not valid.</w:t>
            </w:r>
          </w:ins>
          <w:del w:id="131" w:author="Tim Vigers" w:date="2020-08-09T12:02:00Z">
            <w:r w:rsidR="00D65659" w:rsidRPr="00A34D80" w:rsidDel="0035460F">
              <w:rPr>
                <w:rStyle w:val="Hyperlink"/>
                <w:rFonts w:ascii="Calibri" w:hAnsi="Calibri" w:cs="Calibri"/>
                <w:noProof/>
              </w:rPr>
              <w:delText>Primary Aim 2</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_Toc45546124 \h </w:delInstrText>
            </w:r>
            <w:r w:rsidR="00D65659" w:rsidDel="0035460F">
              <w:rPr>
                <w:noProof/>
                <w:webHidden/>
              </w:rPr>
            </w:r>
            <w:r w:rsidR="00D65659" w:rsidDel="0035460F">
              <w:rPr>
                <w:noProof/>
                <w:webHidden/>
              </w:rPr>
              <w:fldChar w:fldCharType="separate"/>
            </w:r>
            <w:r w:rsidR="00D65659" w:rsidDel="0035460F">
              <w:rPr>
                <w:noProof/>
                <w:webHidden/>
              </w:rPr>
              <w:delText>6</w:delText>
            </w:r>
            <w:r w:rsidR="00D65659" w:rsidDel="0035460F">
              <w:rPr>
                <w:noProof/>
                <w:webHidden/>
              </w:rPr>
              <w:fldChar w:fldCharType="end"/>
            </w:r>
            <w:r w:rsidDel="0035460F">
              <w:rPr>
                <w:noProof/>
              </w:rPr>
              <w:fldChar w:fldCharType="end"/>
            </w:r>
          </w:del>
        </w:p>
        <w:p w14:paraId="4FFDC809" w14:textId="5F2CC565" w:rsidR="00D65659" w:rsidDel="0035460F" w:rsidRDefault="00FD6D53">
          <w:pPr>
            <w:pStyle w:val="TOC2"/>
            <w:tabs>
              <w:tab w:val="right" w:leader="dot" w:pos="9350"/>
            </w:tabs>
            <w:rPr>
              <w:del w:id="132" w:author="Tim Vigers" w:date="2020-08-09T12:02:00Z"/>
              <w:rFonts w:eastAsiaTheme="minorEastAsia" w:cstheme="minorBidi"/>
              <w:b w:val="0"/>
              <w:bCs w:val="0"/>
              <w:noProof/>
              <w:sz w:val="24"/>
              <w:szCs w:val="24"/>
            </w:rPr>
          </w:pPr>
          <w:del w:id="133" w:author="Tim Vigers" w:date="2020-08-09T12:02:00Z">
            <w:r w:rsidDel="0035460F">
              <w:rPr>
                <w:noProof/>
              </w:rPr>
              <w:fldChar w:fldCharType="begin"/>
            </w:r>
            <w:r w:rsidDel="0035460F">
              <w:rPr>
                <w:noProof/>
              </w:rPr>
              <w:delInstrText xml:space="preserve"> HYPERLINK \l "_Toc45546125" </w:delInstrText>
            </w:r>
            <w:r w:rsidDel="0035460F">
              <w:rPr>
                <w:noProof/>
              </w:rPr>
              <w:fldChar w:fldCharType="separate"/>
            </w:r>
          </w:del>
          <w:ins w:id="134" w:author="Tim Vigers" w:date="2020-08-09T12:50:00Z">
            <w:r w:rsidR="00391E1A">
              <w:rPr>
                <w:b w:val="0"/>
                <w:bCs w:val="0"/>
                <w:noProof/>
              </w:rPr>
              <w:t>Error! Hyperlink reference not valid.</w:t>
            </w:r>
          </w:ins>
          <w:del w:id="135" w:author="Tim Vigers" w:date="2020-08-09T12:02:00Z">
            <w:r w:rsidR="00D65659" w:rsidRPr="00A34D80" w:rsidDel="0035460F">
              <w:rPr>
                <w:rStyle w:val="Hyperlink"/>
                <w:rFonts w:ascii="Calibri" w:hAnsi="Calibri" w:cs="Calibri"/>
                <w:noProof/>
              </w:rPr>
              <w:delText>Primary Aim 3</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_Toc45546125 \h </w:delInstrText>
            </w:r>
            <w:r w:rsidR="00D65659" w:rsidDel="0035460F">
              <w:rPr>
                <w:noProof/>
                <w:webHidden/>
              </w:rPr>
            </w:r>
            <w:r w:rsidR="00D65659" w:rsidDel="0035460F">
              <w:rPr>
                <w:noProof/>
                <w:webHidden/>
              </w:rPr>
              <w:fldChar w:fldCharType="separate"/>
            </w:r>
            <w:r w:rsidR="00D65659" w:rsidDel="0035460F">
              <w:rPr>
                <w:noProof/>
                <w:webHidden/>
              </w:rPr>
              <w:delText>6</w:delText>
            </w:r>
            <w:r w:rsidR="00D65659" w:rsidDel="0035460F">
              <w:rPr>
                <w:noProof/>
                <w:webHidden/>
              </w:rPr>
              <w:fldChar w:fldCharType="end"/>
            </w:r>
            <w:r w:rsidDel="0035460F">
              <w:rPr>
                <w:noProof/>
              </w:rPr>
              <w:fldChar w:fldCharType="end"/>
            </w:r>
          </w:del>
        </w:p>
        <w:p w14:paraId="55EFF3D5" w14:textId="5E5CAB4D" w:rsidR="00D65659" w:rsidDel="0035460F" w:rsidRDefault="00FD6D53">
          <w:pPr>
            <w:pStyle w:val="TOC1"/>
            <w:tabs>
              <w:tab w:val="right" w:leader="dot" w:pos="9350"/>
            </w:tabs>
            <w:rPr>
              <w:del w:id="136" w:author="Tim Vigers" w:date="2020-08-09T12:02:00Z"/>
              <w:rFonts w:eastAsiaTheme="minorEastAsia" w:cstheme="minorBidi"/>
              <w:b w:val="0"/>
              <w:bCs w:val="0"/>
              <w:i w:val="0"/>
              <w:iCs w:val="0"/>
              <w:noProof/>
            </w:rPr>
          </w:pPr>
          <w:del w:id="137" w:author="Tim Vigers" w:date="2020-08-09T12:02:00Z">
            <w:r w:rsidDel="0035460F">
              <w:rPr>
                <w:noProof/>
              </w:rPr>
              <w:fldChar w:fldCharType="begin"/>
            </w:r>
            <w:r w:rsidDel="0035460F">
              <w:rPr>
                <w:noProof/>
              </w:rPr>
              <w:delInstrText xml:space="preserve"> HYPERLINK \l "_Toc45546126" </w:delInstrText>
            </w:r>
            <w:r w:rsidDel="0035460F">
              <w:rPr>
                <w:noProof/>
              </w:rPr>
              <w:fldChar w:fldCharType="separate"/>
            </w:r>
          </w:del>
          <w:ins w:id="138" w:author="Tim Vigers" w:date="2020-08-09T12:50:00Z">
            <w:r w:rsidR="00391E1A">
              <w:rPr>
                <w:b w:val="0"/>
                <w:bCs w:val="0"/>
                <w:noProof/>
              </w:rPr>
              <w:t>Error! Hyperlink reference not valid.</w:t>
            </w:r>
          </w:ins>
          <w:del w:id="139" w:author="Tim Vigers" w:date="2020-08-09T12:02:00Z">
            <w:r w:rsidR="00D65659" w:rsidRPr="00A34D80" w:rsidDel="0035460F">
              <w:rPr>
                <w:rStyle w:val="Hyperlink"/>
                <w:rFonts w:ascii="Calibri" w:hAnsi="Calibri" w:cs="Calibri"/>
                <w:noProof/>
              </w:rPr>
              <w:delText>Methods</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_Toc45546126 \h </w:delInstrText>
            </w:r>
            <w:r w:rsidR="00D65659" w:rsidDel="0035460F">
              <w:rPr>
                <w:noProof/>
                <w:webHidden/>
              </w:rPr>
            </w:r>
            <w:r w:rsidR="00D65659" w:rsidDel="0035460F">
              <w:rPr>
                <w:noProof/>
                <w:webHidden/>
              </w:rPr>
              <w:fldChar w:fldCharType="separate"/>
            </w:r>
            <w:r w:rsidR="00D65659" w:rsidDel="0035460F">
              <w:rPr>
                <w:noProof/>
                <w:webHidden/>
              </w:rPr>
              <w:delText>6</w:delText>
            </w:r>
            <w:r w:rsidR="00D65659" w:rsidDel="0035460F">
              <w:rPr>
                <w:noProof/>
                <w:webHidden/>
              </w:rPr>
              <w:fldChar w:fldCharType="end"/>
            </w:r>
            <w:r w:rsidDel="0035460F">
              <w:rPr>
                <w:noProof/>
              </w:rPr>
              <w:fldChar w:fldCharType="end"/>
            </w:r>
          </w:del>
        </w:p>
        <w:p w14:paraId="716A282A" w14:textId="29B5207A" w:rsidR="00D65659" w:rsidDel="0035460F" w:rsidRDefault="00FD6D53">
          <w:pPr>
            <w:pStyle w:val="TOC2"/>
            <w:tabs>
              <w:tab w:val="right" w:leader="dot" w:pos="9350"/>
            </w:tabs>
            <w:rPr>
              <w:del w:id="140" w:author="Tim Vigers" w:date="2020-08-09T12:02:00Z"/>
              <w:rFonts w:eastAsiaTheme="minorEastAsia" w:cstheme="minorBidi"/>
              <w:b w:val="0"/>
              <w:bCs w:val="0"/>
              <w:noProof/>
              <w:sz w:val="24"/>
              <w:szCs w:val="24"/>
            </w:rPr>
          </w:pPr>
          <w:del w:id="141" w:author="Tim Vigers" w:date="2020-08-09T12:02:00Z">
            <w:r w:rsidDel="0035460F">
              <w:rPr>
                <w:noProof/>
              </w:rPr>
              <w:fldChar w:fldCharType="begin"/>
            </w:r>
            <w:r w:rsidDel="0035460F">
              <w:rPr>
                <w:noProof/>
              </w:rPr>
              <w:delInstrText xml:space="preserve"> HYPERLINK \l "_Toc45546127" </w:delInstrText>
            </w:r>
            <w:r w:rsidDel="0035460F">
              <w:rPr>
                <w:noProof/>
              </w:rPr>
              <w:fldChar w:fldCharType="separate"/>
            </w:r>
          </w:del>
          <w:ins w:id="142" w:author="Tim Vigers" w:date="2020-08-09T12:50:00Z">
            <w:r w:rsidR="00391E1A">
              <w:rPr>
                <w:b w:val="0"/>
                <w:bCs w:val="0"/>
                <w:noProof/>
              </w:rPr>
              <w:t>Error! Hyperlink reference not valid.</w:t>
            </w:r>
          </w:ins>
          <w:del w:id="143" w:author="Tim Vigers" w:date="2020-08-09T12:02:00Z">
            <w:r w:rsidR="00D65659" w:rsidRPr="00A34D80" w:rsidDel="0035460F">
              <w:rPr>
                <w:rStyle w:val="Hyperlink"/>
                <w:rFonts w:ascii="Calibri" w:hAnsi="Calibri" w:cs="Calibri"/>
                <w:noProof/>
              </w:rPr>
              <w:delText>Methylation</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_Toc45546127 \h </w:delInstrText>
            </w:r>
            <w:r w:rsidR="00D65659" w:rsidDel="0035460F">
              <w:rPr>
                <w:noProof/>
                <w:webHidden/>
              </w:rPr>
            </w:r>
            <w:r w:rsidR="00D65659" w:rsidDel="0035460F">
              <w:rPr>
                <w:noProof/>
                <w:webHidden/>
              </w:rPr>
              <w:fldChar w:fldCharType="separate"/>
            </w:r>
            <w:r w:rsidR="00D65659" w:rsidDel="0035460F">
              <w:rPr>
                <w:noProof/>
                <w:webHidden/>
              </w:rPr>
              <w:delText>6</w:delText>
            </w:r>
            <w:r w:rsidR="00D65659" w:rsidDel="0035460F">
              <w:rPr>
                <w:noProof/>
                <w:webHidden/>
              </w:rPr>
              <w:fldChar w:fldCharType="end"/>
            </w:r>
            <w:r w:rsidDel="0035460F">
              <w:rPr>
                <w:noProof/>
              </w:rPr>
              <w:fldChar w:fldCharType="end"/>
            </w:r>
          </w:del>
        </w:p>
        <w:p w14:paraId="1093C1C8" w14:textId="66FD6D59" w:rsidR="00D65659" w:rsidDel="0035460F" w:rsidRDefault="00FD6D53">
          <w:pPr>
            <w:pStyle w:val="TOC2"/>
            <w:tabs>
              <w:tab w:val="right" w:leader="dot" w:pos="9350"/>
            </w:tabs>
            <w:rPr>
              <w:del w:id="144" w:author="Tim Vigers" w:date="2020-08-09T12:02:00Z"/>
              <w:rFonts w:eastAsiaTheme="minorEastAsia" w:cstheme="minorBidi"/>
              <w:b w:val="0"/>
              <w:bCs w:val="0"/>
              <w:noProof/>
              <w:sz w:val="24"/>
              <w:szCs w:val="24"/>
            </w:rPr>
          </w:pPr>
          <w:del w:id="145" w:author="Tim Vigers" w:date="2020-08-09T12:02:00Z">
            <w:r w:rsidDel="0035460F">
              <w:rPr>
                <w:noProof/>
              </w:rPr>
              <w:fldChar w:fldCharType="begin"/>
            </w:r>
            <w:r w:rsidDel="0035460F">
              <w:rPr>
                <w:noProof/>
              </w:rPr>
              <w:delInstrText xml:space="preserve"> HYPERLINK \l "_Toc45546128" </w:delInstrText>
            </w:r>
            <w:r w:rsidDel="0035460F">
              <w:rPr>
                <w:noProof/>
              </w:rPr>
              <w:fldChar w:fldCharType="separate"/>
            </w:r>
          </w:del>
          <w:ins w:id="146" w:author="Tim Vigers" w:date="2020-08-09T12:50:00Z">
            <w:r w:rsidR="00391E1A">
              <w:rPr>
                <w:b w:val="0"/>
                <w:bCs w:val="0"/>
                <w:noProof/>
              </w:rPr>
              <w:t>Error! Hyperlink reference not valid.</w:t>
            </w:r>
          </w:ins>
          <w:del w:id="147" w:author="Tim Vigers" w:date="2020-08-09T12:02:00Z">
            <w:r w:rsidR="00D65659" w:rsidRPr="00A34D80" w:rsidDel="0035460F">
              <w:rPr>
                <w:rStyle w:val="Hyperlink"/>
                <w:rFonts w:ascii="Calibri" w:hAnsi="Calibri" w:cs="Calibri"/>
                <w:noProof/>
              </w:rPr>
              <w:delText>Metabolomics</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_Toc45546128 \h </w:delInstrText>
            </w:r>
            <w:r w:rsidR="00D65659" w:rsidDel="0035460F">
              <w:rPr>
                <w:noProof/>
                <w:webHidden/>
              </w:rPr>
            </w:r>
            <w:r w:rsidR="00D65659" w:rsidDel="0035460F">
              <w:rPr>
                <w:noProof/>
                <w:webHidden/>
              </w:rPr>
              <w:fldChar w:fldCharType="separate"/>
            </w:r>
            <w:r w:rsidR="00D65659" w:rsidDel="0035460F">
              <w:rPr>
                <w:noProof/>
                <w:webHidden/>
              </w:rPr>
              <w:delText>6</w:delText>
            </w:r>
            <w:r w:rsidR="00D65659" w:rsidDel="0035460F">
              <w:rPr>
                <w:noProof/>
                <w:webHidden/>
              </w:rPr>
              <w:fldChar w:fldCharType="end"/>
            </w:r>
            <w:r w:rsidDel="0035460F">
              <w:rPr>
                <w:noProof/>
              </w:rPr>
              <w:fldChar w:fldCharType="end"/>
            </w:r>
          </w:del>
        </w:p>
        <w:p w14:paraId="0F7DC623" w14:textId="22E7CF1A" w:rsidR="00D65659" w:rsidDel="0035460F" w:rsidRDefault="00FD6D53">
          <w:pPr>
            <w:pStyle w:val="TOC2"/>
            <w:tabs>
              <w:tab w:val="right" w:leader="dot" w:pos="9350"/>
            </w:tabs>
            <w:rPr>
              <w:del w:id="148" w:author="Tim Vigers" w:date="2020-08-09T12:02:00Z"/>
              <w:rFonts w:eastAsiaTheme="minorEastAsia" w:cstheme="minorBidi"/>
              <w:b w:val="0"/>
              <w:bCs w:val="0"/>
              <w:noProof/>
              <w:sz w:val="24"/>
              <w:szCs w:val="24"/>
            </w:rPr>
          </w:pPr>
          <w:del w:id="149" w:author="Tim Vigers" w:date="2020-08-09T12:02:00Z">
            <w:r w:rsidDel="0035460F">
              <w:rPr>
                <w:noProof/>
              </w:rPr>
              <w:fldChar w:fldCharType="begin"/>
            </w:r>
            <w:r w:rsidDel="0035460F">
              <w:rPr>
                <w:noProof/>
              </w:rPr>
              <w:delInstrText xml:space="preserve"> HYPERLINK \l "_Toc45546129" </w:delInstrText>
            </w:r>
            <w:r w:rsidDel="0035460F">
              <w:rPr>
                <w:noProof/>
              </w:rPr>
              <w:fldChar w:fldCharType="separate"/>
            </w:r>
          </w:del>
          <w:ins w:id="150" w:author="Tim Vigers" w:date="2020-08-09T12:50:00Z">
            <w:r w:rsidR="00391E1A">
              <w:rPr>
                <w:b w:val="0"/>
                <w:bCs w:val="0"/>
                <w:noProof/>
              </w:rPr>
              <w:t>Error! Hyperlink reference not valid.</w:t>
            </w:r>
          </w:ins>
          <w:del w:id="151" w:author="Tim Vigers" w:date="2020-08-09T12:02:00Z">
            <w:r w:rsidR="00D65659" w:rsidRPr="00A34D80" w:rsidDel="0035460F">
              <w:rPr>
                <w:rStyle w:val="Hyperlink"/>
                <w:rFonts w:ascii="Calibri" w:hAnsi="Calibri" w:cs="Calibri"/>
                <w:noProof/>
              </w:rPr>
              <w:delText>Feature Reduction</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_Toc45546129 \h </w:delInstrText>
            </w:r>
            <w:r w:rsidR="00D65659" w:rsidDel="0035460F">
              <w:rPr>
                <w:noProof/>
                <w:webHidden/>
              </w:rPr>
            </w:r>
            <w:r w:rsidR="00D65659" w:rsidDel="0035460F">
              <w:rPr>
                <w:noProof/>
                <w:webHidden/>
              </w:rPr>
              <w:fldChar w:fldCharType="separate"/>
            </w:r>
            <w:r w:rsidR="00D65659" w:rsidDel="0035460F">
              <w:rPr>
                <w:noProof/>
                <w:webHidden/>
              </w:rPr>
              <w:delText>6</w:delText>
            </w:r>
            <w:r w:rsidR="00D65659" w:rsidDel="0035460F">
              <w:rPr>
                <w:noProof/>
                <w:webHidden/>
              </w:rPr>
              <w:fldChar w:fldCharType="end"/>
            </w:r>
            <w:r w:rsidDel="0035460F">
              <w:rPr>
                <w:noProof/>
              </w:rPr>
              <w:fldChar w:fldCharType="end"/>
            </w:r>
          </w:del>
        </w:p>
        <w:p w14:paraId="6726F432" w14:textId="6813FAEF" w:rsidR="00D65659" w:rsidDel="0035460F" w:rsidRDefault="00FD6D53">
          <w:pPr>
            <w:pStyle w:val="TOC2"/>
            <w:tabs>
              <w:tab w:val="right" w:leader="dot" w:pos="9350"/>
            </w:tabs>
            <w:rPr>
              <w:del w:id="152" w:author="Tim Vigers" w:date="2020-08-09T12:02:00Z"/>
              <w:rFonts w:eastAsiaTheme="minorEastAsia" w:cstheme="minorBidi"/>
              <w:b w:val="0"/>
              <w:bCs w:val="0"/>
              <w:noProof/>
              <w:sz w:val="24"/>
              <w:szCs w:val="24"/>
            </w:rPr>
          </w:pPr>
          <w:del w:id="153" w:author="Tim Vigers" w:date="2020-08-09T12:02:00Z">
            <w:r w:rsidDel="0035460F">
              <w:rPr>
                <w:noProof/>
              </w:rPr>
              <w:fldChar w:fldCharType="begin"/>
            </w:r>
            <w:r w:rsidDel="0035460F">
              <w:rPr>
                <w:noProof/>
              </w:rPr>
              <w:delInstrText xml:space="preserve"> HYPERLINK \l "_Toc45546130" </w:delInstrText>
            </w:r>
            <w:r w:rsidDel="0035460F">
              <w:rPr>
                <w:noProof/>
              </w:rPr>
              <w:fldChar w:fldCharType="separate"/>
            </w:r>
          </w:del>
          <w:ins w:id="154" w:author="Tim Vigers" w:date="2020-08-09T12:50:00Z">
            <w:r w:rsidR="00391E1A">
              <w:rPr>
                <w:b w:val="0"/>
                <w:bCs w:val="0"/>
                <w:noProof/>
              </w:rPr>
              <w:t>Error! Hyperlink reference not valid.</w:t>
            </w:r>
          </w:ins>
          <w:del w:id="155" w:author="Tim Vigers" w:date="2020-08-09T12:02:00Z">
            <w:r w:rsidR="00D65659" w:rsidRPr="00A34D80" w:rsidDel="0035460F">
              <w:rPr>
                <w:rStyle w:val="Hyperlink"/>
                <w:rFonts w:ascii="Calibri" w:hAnsi="Calibri" w:cs="Calibri"/>
                <w:noProof/>
              </w:rPr>
              <w:delText>Bayesian Network Analysis</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_Toc45546130 \h </w:delInstrText>
            </w:r>
            <w:r w:rsidR="00D65659" w:rsidDel="0035460F">
              <w:rPr>
                <w:noProof/>
                <w:webHidden/>
              </w:rPr>
            </w:r>
            <w:r w:rsidR="00D65659" w:rsidDel="0035460F">
              <w:rPr>
                <w:noProof/>
                <w:webHidden/>
              </w:rPr>
              <w:fldChar w:fldCharType="separate"/>
            </w:r>
            <w:r w:rsidR="00D65659" w:rsidDel="0035460F">
              <w:rPr>
                <w:noProof/>
                <w:webHidden/>
              </w:rPr>
              <w:delText>7</w:delText>
            </w:r>
            <w:r w:rsidR="00D65659" w:rsidDel="0035460F">
              <w:rPr>
                <w:noProof/>
                <w:webHidden/>
              </w:rPr>
              <w:fldChar w:fldCharType="end"/>
            </w:r>
            <w:r w:rsidDel="0035460F">
              <w:rPr>
                <w:noProof/>
              </w:rPr>
              <w:fldChar w:fldCharType="end"/>
            </w:r>
          </w:del>
        </w:p>
        <w:p w14:paraId="5C7306F1" w14:textId="33AA47E9" w:rsidR="00D65659" w:rsidDel="0035460F" w:rsidRDefault="00FD6D53">
          <w:pPr>
            <w:pStyle w:val="TOC3"/>
            <w:tabs>
              <w:tab w:val="right" w:leader="dot" w:pos="9350"/>
            </w:tabs>
            <w:rPr>
              <w:del w:id="156" w:author="Tim Vigers" w:date="2020-08-09T12:02:00Z"/>
              <w:rFonts w:eastAsiaTheme="minorEastAsia" w:cstheme="minorBidi"/>
              <w:noProof/>
              <w:sz w:val="24"/>
              <w:szCs w:val="24"/>
            </w:rPr>
          </w:pPr>
          <w:del w:id="157" w:author="Tim Vigers" w:date="2020-08-09T12:02:00Z">
            <w:r w:rsidDel="0035460F">
              <w:rPr>
                <w:noProof/>
              </w:rPr>
              <w:fldChar w:fldCharType="begin"/>
            </w:r>
            <w:r w:rsidDel="0035460F">
              <w:rPr>
                <w:noProof/>
              </w:rPr>
              <w:delInstrText xml:space="preserve"> HYPERLINK \l "_Toc45546131" </w:delInstrText>
            </w:r>
            <w:r w:rsidDel="0035460F">
              <w:rPr>
                <w:noProof/>
              </w:rPr>
              <w:fldChar w:fldCharType="separate"/>
            </w:r>
          </w:del>
          <w:ins w:id="158" w:author="Tim Vigers" w:date="2020-08-09T12:50:00Z">
            <w:r w:rsidR="00391E1A">
              <w:rPr>
                <w:b/>
                <w:bCs/>
                <w:noProof/>
              </w:rPr>
              <w:t>Error! Hyperlink reference not valid.</w:t>
            </w:r>
          </w:ins>
          <w:del w:id="159" w:author="Tim Vigers" w:date="2020-08-09T12:02:00Z">
            <w:r w:rsidR="00D65659" w:rsidRPr="00A34D80" w:rsidDel="0035460F">
              <w:rPr>
                <w:rStyle w:val="Hyperlink"/>
                <w:rFonts w:ascii="Calibri" w:hAnsi="Calibri" w:cs="Calibri"/>
                <w:noProof/>
              </w:rPr>
              <w:delText>Figure 3: Graphical separation, conditional independence, and probability decomposition.</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_Toc45546131 \h </w:delInstrText>
            </w:r>
            <w:r w:rsidR="00D65659" w:rsidDel="0035460F">
              <w:rPr>
                <w:noProof/>
                <w:webHidden/>
              </w:rPr>
            </w:r>
            <w:r w:rsidR="00D65659" w:rsidDel="0035460F">
              <w:rPr>
                <w:noProof/>
                <w:webHidden/>
              </w:rPr>
              <w:fldChar w:fldCharType="separate"/>
            </w:r>
            <w:r w:rsidR="00D65659" w:rsidDel="0035460F">
              <w:rPr>
                <w:noProof/>
                <w:webHidden/>
              </w:rPr>
              <w:delText>8</w:delText>
            </w:r>
            <w:r w:rsidR="00D65659" w:rsidDel="0035460F">
              <w:rPr>
                <w:noProof/>
                <w:webHidden/>
              </w:rPr>
              <w:fldChar w:fldCharType="end"/>
            </w:r>
            <w:r w:rsidDel="0035460F">
              <w:rPr>
                <w:noProof/>
              </w:rPr>
              <w:fldChar w:fldCharType="end"/>
            </w:r>
          </w:del>
        </w:p>
        <w:p w14:paraId="43DE3127" w14:textId="533E1340" w:rsidR="00D65659" w:rsidDel="0035460F" w:rsidRDefault="00FD6D53">
          <w:pPr>
            <w:pStyle w:val="TOC1"/>
            <w:tabs>
              <w:tab w:val="right" w:leader="dot" w:pos="9350"/>
            </w:tabs>
            <w:rPr>
              <w:del w:id="160" w:author="Tim Vigers" w:date="2020-08-09T12:02:00Z"/>
              <w:rFonts w:eastAsiaTheme="minorEastAsia" w:cstheme="minorBidi"/>
              <w:b w:val="0"/>
              <w:bCs w:val="0"/>
              <w:i w:val="0"/>
              <w:iCs w:val="0"/>
              <w:noProof/>
            </w:rPr>
          </w:pPr>
          <w:del w:id="161" w:author="Tim Vigers" w:date="2020-08-09T12:02:00Z">
            <w:r w:rsidDel="0035460F">
              <w:rPr>
                <w:noProof/>
              </w:rPr>
              <w:fldChar w:fldCharType="begin"/>
            </w:r>
            <w:r w:rsidDel="0035460F">
              <w:rPr>
                <w:noProof/>
              </w:rPr>
              <w:delInstrText xml:space="preserve"> H</w:delInstrText>
            </w:r>
            <w:r w:rsidDel="0035460F">
              <w:rPr>
                <w:noProof/>
              </w:rPr>
              <w:delInstrText xml:space="preserve">YPERLINK \l "_Toc45546132" </w:delInstrText>
            </w:r>
            <w:r w:rsidDel="0035460F">
              <w:rPr>
                <w:noProof/>
              </w:rPr>
              <w:fldChar w:fldCharType="separate"/>
            </w:r>
          </w:del>
          <w:ins w:id="162" w:author="Tim Vigers" w:date="2020-08-09T12:50:00Z">
            <w:r w:rsidR="00391E1A">
              <w:rPr>
                <w:b w:val="0"/>
                <w:bCs w:val="0"/>
                <w:noProof/>
              </w:rPr>
              <w:t>Error! Hyperlink reference not valid.</w:t>
            </w:r>
          </w:ins>
          <w:del w:id="163" w:author="Tim Vigers" w:date="2020-08-09T12:02:00Z">
            <w:r w:rsidR="00D65659" w:rsidRPr="00A34D80" w:rsidDel="0035460F">
              <w:rPr>
                <w:rStyle w:val="Hyperlink"/>
                <w:rFonts w:ascii="Calibri" w:hAnsi="Calibri" w:cs="Calibri"/>
                <w:noProof/>
              </w:rPr>
              <w:delText>Preliminary Results</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_Toc45546132 \h </w:delInstrText>
            </w:r>
            <w:r w:rsidR="00D65659" w:rsidDel="0035460F">
              <w:rPr>
                <w:noProof/>
                <w:webHidden/>
              </w:rPr>
            </w:r>
            <w:r w:rsidR="00D65659" w:rsidDel="0035460F">
              <w:rPr>
                <w:noProof/>
                <w:webHidden/>
              </w:rPr>
              <w:fldChar w:fldCharType="separate"/>
            </w:r>
            <w:r w:rsidR="00D65659" w:rsidDel="0035460F">
              <w:rPr>
                <w:noProof/>
                <w:webHidden/>
              </w:rPr>
              <w:delText>9</w:delText>
            </w:r>
            <w:r w:rsidR="00D65659" w:rsidDel="0035460F">
              <w:rPr>
                <w:noProof/>
                <w:webHidden/>
              </w:rPr>
              <w:fldChar w:fldCharType="end"/>
            </w:r>
            <w:r w:rsidDel="0035460F">
              <w:rPr>
                <w:noProof/>
              </w:rPr>
              <w:fldChar w:fldCharType="end"/>
            </w:r>
          </w:del>
        </w:p>
        <w:p w14:paraId="3E108AB2" w14:textId="274D932A" w:rsidR="00D65659" w:rsidDel="0035460F" w:rsidRDefault="00FD6D53">
          <w:pPr>
            <w:pStyle w:val="TOC1"/>
            <w:tabs>
              <w:tab w:val="right" w:leader="dot" w:pos="9350"/>
            </w:tabs>
            <w:rPr>
              <w:del w:id="164" w:author="Tim Vigers" w:date="2020-08-09T12:02:00Z"/>
              <w:rFonts w:eastAsiaTheme="minorEastAsia" w:cstheme="minorBidi"/>
              <w:b w:val="0"/>
              <w:bCs w:val="0"/>
              <w:i w:val="0"/>
              <w:iCs w:val="0"/>
              <w:noProof/>
            </w:rPr>
          </w:pPr>
          <w:del w:id="165" w:author="Tim Vigers" w:date="2020-08-09T12:02:00Z">
            <w:r w:rsidDel="0035460F">
              <w:rPr>
                <w:noProof/>
              </w:rPr>
              <w:fldChar w:fldCharType="begin"/>
            </w:r>
            <w:r w:rsidDel="0035460F">
              <w:rPr>
                <w:noProof/>
              </w:rPr>
              <w:delInstrText xml:space="preserve"> HYPERLINK \l "_Toc45546133" </w:delInstrText>
            </w:r>
            <w:r w:rsidDel="0035460F">
              <w:rPr>
                <w:noProof/>
              </w:rPr>
              <w:fldChar w:fldCharType="separate"/>
            </w:r>
          </w:del>
          <w:ins w:id="166" w:author="Tim Vigers" w:date="2020-08-09T12:50:00Z">
            <w:r w:rsidR="00391E1A">
              <w:rPr>
                <w:b w:val="0"/>
                <w:bCs w:val="0"/>
                <w:noProof/>
              </w:rPr>
              <w:t>Error! Hyperlink reference not valid.</w:t>
            </w:r>
          </w:ins>
          <w:del w:id="167" w:author="Tim Vigers" w:date="2020-08-09T12:02:00Z">
            <w:r w:rsidR="00D65659" w:rsidRPr="00A34D80" w:rsidDel="0035460F">
              <w:rPr>
                <w:rStyle w:val="Hyperlink"/>
                <w:rFonts w:ascii="Calibri" w:hAnsi="Calibri" w:cs="Calibri"/>
                <w:noProof/>
              </w:rPr>
              <w:delText>References</w:delText>
            </w:r>
            <w:r w:rsidR="00D65659" w:rsidDel="0035460F">
              <w:rPr>
                <w:noProof/>
                <w:webHidden/>
              </w:rPr>
              <w:tab/>
            </w:r>
            <w:r w:rsidR="00D65659" w:rsidDel="0035460F">
              <w:rPr>
                <w:noProof/>
                <w:webHidden/>
              </w:rPr>
              <w:fldChar w:fldCharType="begin"/>
            </w:r>
            <w:r w:rsidR="00D65659" w:rsidDel="0035460F">
              <w:rPr>
                <w:noProof/>
                <w:webHidden/>
              </w:rPr>
              <w:delInstrText xml:space="preserve"> PAGEREF _Toc45546133 \h </w:delInstrText>
            </w:r>
            <w:r w:rsidR="00D65659" w:rsidDel="0035460F">
              <w:rPr>
                <w:noProof/>
                <w:webHidden/>
              </w:rPr>
            </w:r>
            <w:r w:rsidR="00D65659" w:rsidDel="0035460F">
              <w:rPr>
                <w:noProof/>
                <w:webHidden/>
              </w:rPr>
              <w:fldChar w:fldCharType="separate"/>
            </w:r>
            <w:r w:rsidR="00D65659" w:rsidDel="0035460F">
              <w:rPr>
                <w:noProof/>
                <w:webHidden/>
              </w:rPr>
              <w:delText>10</w:delText>
            </w:r>
            <w:r w:rsidR="00D65659" w:rsidDel="0035460F">
              <w:rPr>
                <w:noProof/>
                <w:webHidden/>
              </w:rPr>
              <w:fldChar w:fldCharType="end"/>
            </w:r>
            <w:r w:rsidDel="0035460F">
              <w:rPr>
                <w:noProof/>
              </w:rPr>
              <w:fldChar w:fldCharType="end"/>
            </w:r>
          </w:del>
        </w:p>
        <w:p w14:paraId="2DD0EA44" w14:textId="1BA5AD3A" w:rsidR="00124325" w:rsidRPr="00255520" w:rsidRDefault="00124325">
          <w:pPr>
            <w:rPr>
              <w:rFonts w:ascii="Calibri" w:hAnsi="Calibri" w:cs="Calibri"/>
            </w:rPr>
          </w:pPr>
          <w:r w:rsidRPr="00255520">
            <w:rPr>
              <w:rFonts w:ascii="Calibri" w:hAnsi="Calibri" w:cs="Calibri"/>
              <w:b/>
              <w:bCs/>
              <w:noProof/>
            </w:rPr>
            <w:fldChar w:fldCharType="end"/>
          </w:r>
        </w:p>
      </w:sdtContent>
    </w:sdt>
    <w:p w14:paraId="79364BA7" w14:textId="1C7FBB82" w:rsidR="004B3655" w:rsidRPr="00255520" w:rsidRDefault="004B3655">
      <w:pPr>
        <w:rPr>
          <w:rFonts w:ascii="Calibri" w:hAnsi="Calibri" w:cs="Calibri"/>
        </w:rPr>
      </w:pPr>
      <w:r w:rsidRPr="00255520">
        <w:rPr>
          <w:rFonts w:ascii="Calibri" w:hAnsi="Calibri" w:cs="Calibri"/>
        </w:rPr>
        <w:br w:type="page"/>
      </w:r>
    </w:p>
    <w:p w14:paraId="6B4938D3" w14:textId="2BCECF16" w:rsidR="0013004D" w:rsidRPr="00255520" w:rsidRDefault="004B3655" w:rsidP="004B3655">
      <w:pPr>
        <w:pStyle w:val="Heading1"/>
        <w:rPr>
          <w:rFonts w:ascii="Calibri" w:hAnsi="Calibri" w:cs="Calibri"/>
        </w:rPr>
      </w:pPr>
      <w:bookmarkStart w:id="168" w:name="_Toc47869916"/>
      <w:r w:rsidRPr="00255520">
        <w:rPr>
          <w:rFonts w:ascii="Calibri" w:hAnsi="Calibri" w:cs="Calibri"/>
        </w:rPr>
        <w:lastRenderedPageBreak/>
        <w:t>Abstract</w:t>
      </w:r>
      <w:bookmarkEnd w:id="168"/>
    </w:p>
    <w:p w14:paraId="37EB4D98" w14:textId="590C8873" w:rsidR="00C051FD" w:rsidRPr="00255520" w:rsidRDefault="00C051FD" w:rsidP="00C051FD">
      <w:pPr>
        <w:rPr>
          <w:rFonts w:ascii="Calibri" w:hAnsi="Calibri" w:cs="Calibri"/>
        </w:rPr>
      </w:pPr>
    </w:p>
    <w:p w14:paraId="50DB8183" w14:textId="10046159" w:rsidR="00C051FD" w:rsidRPr="00255520" w:rsidRDefault="00C051FD" w:rsidP="00C051FD">
      <w:pPr>
        <w:rPr>
          <w:rFonts w:ascii="Calibri" w:hAnsi="Calibri" w:cs="Calibri"/>
        </w:rPr>
      </w:pPr>
    </w:p>
    <w:p w14:paraId="1317563F" w14:textId="01546A3C" w:rsidR="00C051FD" w:rsidRPr="00255520" w:rsidRDefault="00C051FD" w:rsidP="00C051FD">
      <w:pPr>
        <w:rPr>
          <w:rFonts w:ascii="Calibri" w:hAnsi="Calibri" w:cs="Calibri"/>
        </w:rPr>
      </w:pPr>
    </w:p>
    <w:p w14:paraId="1E7C2DE1" w14:textId="22F45539" w:rsidR="006C1BEA" w:rsidRPr="00255520" w:rsidRDefault="006C1BEA">
      <w:pPr>
        <w:rPr>
          <w:rFonts w:ascii="Calibri" w:hAnsi="Calibri" w:cs="Calibri"/>
        </w:rPr>
      </w:pPr>
      <w:r w:rsidRPr="00255520">
        <w:rPr>
          <w:rFonts w:ascii="Calibri" w:hAnsi="Calibri" w:cs="Calibri"/>
        </w:rPr>
        <w:br w:type="page"/>
      </w:r>
    </w:p>
    <w:p w14:paraId="127632BE" w14:textId="17DD114C" w:rsidR="00C051FD" w:rsidRPr="00255520" w:rsidRDefault="006C1BEA" w:rsidP="006C1BEA">
      <w:pPr>
        <w:pStyle w:val="Heading1"/>
        <w:rPr>
          <w:rFonts w:ascii="Calibri" w:hAnsi="Calibri" w:cs="Calibri"/>
        </w:rPr>
      </w:pPr>
      <w:bookmarkStart w:id="169" w:name="_Toc47869917"/>
      <w:r w:rsidRPr="00255520">
        <w:rPr>
          <w:rFonts w:ascii="Calibri" w:hAnsi="Calibri" w:cs="Calibri"/>
        </w:rPr>
        <w:lastRenderedPageBreak/>
        <w:t>Introduction</w:t>
      </w:r>
      <w:bookmarkEnd w:id="169"/>
    </w:p>
    <w:p w14:paraId="16ED5C5D" w14:textId="112162C7" w:rsidR="000B17E5" w:rsidRPr="00255520" w:rsidRDefault="000B17E5" w:rsidP="000B17E5">
      <w:pPr>
        <w:rPr>
          <w:rFonts w:ascii="Calibri" w:hAnsi="Calibri" w:cs="Calibri"/>
        </w:rPr>
      </w:pPr>
    </w:p>
    <w:p w14:paraId="48D720BE" w14:textId="1ECBBF67" w:rsidR="003154E8" w:rsidRPr="00255520" w:rsidRDefault="003154E8" w:rsidP="003154E8">
      <w:pPr>
        <w:pStyle w:val="Heading2"/>
        <w:rPr>
          <w:rFonts w:ascii="Calibri" w:hAnsi="Calibri" w:cs="Calibri"/>
        </w:rPr>
      </w:pPr>
      <w:bookmarkStart w:id="170" w:name="_Toc47869918"/>
      <w:r w:rsidRPr="00255520">
        <w:rPr>
          <w:rFonts w:ascii="Calibri" w:hAnsi="Calibri" w:cs="Calibri"/>
        </w:rPr>
        <w:t>DNA Methylation</w:t>
      </w:r>
      <w:bookmarkEnd w:id="170"/>
    </w:p>
    <w:p w14:paraId="097AA7C4" w14:textId="4182B968" w:rsidR="00AE6D4B" w:rsidRPr="00255520" w:rsidRDefault="00AE6D4B" w:rsidP="00AE6D4B">
      <w:pPr>
        <w:rPr>
          <w:rFonts w:ascii="Calibri" w:hAnsi="Calibri" w:cs="Calibri"/>
        </w:rPr>
      </w:pPr>
    </w:p>
    <w:p w14:paraId="7855B5E9" w14:textId="09EC4846" w:rsidR="008C7156" w:rsidRPr="00255520" w:rsidRDefault="008C7156" w:rsidP="00AE6D4B">
      <w:pPr>
        <w:rPr>
          <w:rFonts w:ascii="Calibri" w:hAnsi="Calibri" w:cs="Calibri"/>
        </w:rPr>
      </w:pPr>
      <w:r w:rsidRPr="00255520">
        <w:rPr>
          <w:rFonts w:ascii="Calibri" w:hAnsi="Calibri" w:cs="Calibri"/>
        </w:rPr>
        <w:tab/>
        <w:t>Although all cells in an organism share the same DNA</w:t>
      </w:r>
      <w:r w:rsidR="005426C7" w:rsidRPr="00255520">
        <w:rPr>
          <w:rFonts w:ascii="Calibri" w:hAnsi="Calibri" w:cs="Calibri"/>
        </w:rPr>
        <w:t xml:space="preserve">, it’s clear that </w:t>
      </w:r>
      <w:r w:rsidR="00EF63C8" w:rsidRPr="00255520">
        <w:rPr>
          <w:rFonts w:ascii="Calibri" w:hAnsi="Calibri" w:cs="Calibri"/>
        </w:rPr>
        <w:t xml:space="preserve">not all genes are active at the same time in every cell. </w:t>
      </w:r>
      <w:del w:id="171" w:author="Tim Vigers" w:date="2020-08-05T12:01:00Z">
        <w:r w:rsidR="00EB5F68" w:rsidRPr="00255520" w:rsidDel="000D7C84">
          <w:rPr>
            <w:rFonts w:ascii="Calibri" w:hAnsi="Calibri" w:cs="Calibri"/>
          </w:rPr>
          <w:delText xml:space="preserve">The </w:delText>
        </w:r>
        <w:r w:rsidR="00F61673" w:rsidRPr="00255520" w:rsidDel="000D7C84">
          <w:rPr>
            <w:rFonts w:ascii="Calibri" w:hAnsi="Calibri" w:cs="Calibri"/>
          </w:rPr>
          <w:delText>processes</w:delText>
        </w:r>
      </w:del>
      <w:ins w:id="172" w:author="Tim Vigers" w:date="2020-08-05T12:01:00Z">
        <w:r w:rsidR="000D7C84">
          <w:rPr>
            <w:rFonts w:ascii="Calibri" w:hAnsi="Calibri" w:cs="Calibri"/>
          </w:rPr>
          <w:t xml:space="preserve">DNA </w:t>
        </w:r>
      </w:ins>
      <w:ins w:id="173" w:author="Tim Vigers" w:date="2020-08-05T12:09:00Z">
        <w:r w:rsidR="005723DD">
          <w:rPr>
            <w:rFonts w:ascii="Calibri" w:hAnsi="Calibri" w:cs="Calibri"/>
          </w:rPr>
          <w:t xml:space="preserve">and histone </w:t>
        </w:r>
      </w:ins>
      <w:ins w:id="174" w:author="Tim Vigers" w:date="2020-08-05T12:01:00Z">
        <w:r w:rsidR="000D7C84">
          <w:rPr>
            <w:rFonts w:ascii="Calibri" w:hAnsi="Calibri" w:cs="Calibri"/>
          </w:rPr>
          <w:t>modifications</w:t>
        </w:r>
      </w:ins>
      <w:r w:rsidR="00F61673" w:rsidRPr="00255520">
        <w:rPr>
          <w:rFonts w:ascii="Calibri" w:hAnsi="Calibri" w:cs="Calibri"/>
        </w:rPr>
        <w:t xml:space="preserve"> that </w:t>
      </w:r>
      <w:ins w:id="175" w:author="Tim Vigers" w:date="2020-08-05T12:01:00Z">
        <w:r w:rsidR="000D7C84">
          <w:rPr>
            <w:rFonts w:ascii="Calibri" w:hAnsi="Calibri" w:cs="Calibri"/>
          </w:rPr>
          <w:t>impact</w:t>
        </w:r>
      </w:ins>
      <w:del w:id="176" w:author="Tim Vigers" w:date="2020-08-05T12:01:00Z">
        <w:r w:rsidR="009C46C2" w:rsidRPr="00255520" w:rsidDel="000D7C84">
          <w:rPr>
            <w:rFonts w:ascii="Calibri" w:hAnsi="Calibri" w:cs="Calibri"/>
          </w:rPr>
          <w:delText>regulate</w:delText>
        </w:r>
      </w:del>
      <w:r w:rsidR="009C46C2" w:rsidRPr="00255520">
        <w:rPr>
          <w:rFonts w:ascii="Calibri" w:hAnsi="Calibri" w:cs="Calibri"/>
        </w:rPr>
        <w:t xml:space="preserve"> g</w:t>
      </w:r>
      <w:r w:rsidR="003F7399" w:rsidRPr="00255520">
        <w:rPr>
          <w:rFonts w:ascii="Calibri" w:hAnsi="Calibri" w:cs="Calibri"/>
        </w:rPr>
        <w:t>ene expression</w:t>
      </w:r>
      <w:ins w:id="177" w:author="Tim Vigers" w:date="2020-08-05T12:01:00Z">
        <w:r w:rsidR="000D7C84">
          <w:rPr>
            <w:rFonts w:ascii="Calibri" w:hAnsi="Calibri" w:cs="Calibri"/>
          </w:rPr>
          <w:t xml:space="preserve"> without altering the base pair sequence</w:t>
        </w:r>
      </w:ins>
      <w:r w:rsidR="005B5C8C" w:rsidRPr="00255520">
        <w:rPr>
          <w:rFonts w:ascii="Calibri" w:hAnsi="Calibri" w:cs="Calibri"/>
        </w:rPr>
        <w:t xml:space="preserve"> are collectively referred</w:t>
      </w:r>
      <w:commentRangeStart w:id="178"/>
      <w:r w:rsidR="005B5C8C" w:rsidRPr="00255520">
        <w:rPr>
          <w:rFonts w:ascii="Calibri" w:hAnsi="Calibri" w:cs="Calibri"/>
        </w:rPr>
        <w:t xml:space="preserve"> to as “epigenetics</w:t>
      </w:r>
      <w:r w:rsidR="00153B71" w:rsidRPr="00255520">
        <w:rPr>
          <w:rFonts w:ascii="Calibri" w:hAnsi="Calibri" w:cs="Calibri"/>
        </w:rPr>
        <w:t>,</w:t>
      </w:r>
      <w:r w:rsidR="005B5C8C" w:rsidRPr="00255520">
        <w:rPr>
          <w:rFonts w:ascii="Calibri" w:hAnsi="Calibri" w:cs="Calibri"/>
        </w:rPr>
        <w:t xml:space="preserve">” and </w:t>
      </w:r>
      <w:r w:rsidR="000726D0" w:rsidRPr="00255520">
        <w:rPr>
          <w:rFonts w:ascii="Calibri" w:hAnsi="Calibri" w:cs="Calibri"/>
        </w:rPr>
        <w:t xml:space="preserve">are often inherited along with </w:t>
      </w:r>
      <w:r w:rsidR="00461899" w:rsidRPr="00255520">
        <w:rPr>
          <w:rFonts w:ascii="Calibri" w:hAnsi="Calibri" w:cs="Calibri"/>
        </w:rPr>
        <w:t>the raw genetic information.</w:t>
      </w:r>
      <w:r w:rsidR="008A2DE7" w:rsidRPr="00255520">
        <w:rPr>
          <w:rFonts w:ascii="Calibri" w:hAnsi="Calibri" w:cs="Calibri"/>
        </w:rPr>
        <w:t xml:space="preserve"> T</w:t>
      </w:r>
      <w:commentRangeEnd w:id="178"/>
      <w:r w:rsidR="00FA35AA">
        <w:rPr>
          <w:rStyle w:val="CommentReference"/>
        </w:rPr>
        <w:commentReference w:id="178"/>
      </w:r>
      <w:r w:rsidR="008A2DE7" w:rsidRPr="00255520">
        <w:rPr>
          <w:rFonts w:ascii="Calibri" w:hAnsi="Calibri" w:cs="Calibri"/>
        </w:rPr>
        <w:t xml:space="preserve">hey are “fundamental to the regulation of many cellular processes” and “may be necessary </w:t>
      </w:r>
      <w:r w:rsidR="00380860" w:rsidRPr="00255520">
        <w:rPr>
          <w:rFonts w:ascii="Calibri" w:hAnsi="Calibri" w:cs="Calibri"/>
        </w:rPr>
        <w:t xml:space="preserve">for generating the large </w:t>
      </w:r>
      <w:r w:rsidR="00FB4946" w:rsidRPr="00255520">
        <w:rPr>
          <w:rFonts w:ascii="Calibri" w:hAnsi="Calibri" w:cs="Calibri"/>
        </w:rPr>
        <w:t>range</w:t>
      </w:r>
      <w:r w:rsidR="00380860" w:rsidRPr="00255520">
        <w:rPr>
          <w:rFonts w:ascii="Calibri" w:hAnsi="Calibri" w:cs="Calibri"/>
        </w:rPr>
        <w:t xml:space="preserve"> of</w:t>
      </w:r>
      <w:r w:rsidR="00FB4946" w:rsidRPr="00255520">
        <w:rPr>
          <w:rFonts w:ascii="Calibri" w:hAnsi="Calibri" w:cs="Calibri"/>
        </w:rPr>
        <w:t xml:space="preserve"> different</w:t>
      </w:r>
      <w:r w:rsidR="00380860" w:rsidRPr="00255520">
        <w:rPr>
          <w:rFonts w:ascii="Calibri" w:hAnsi="Calibri" w:cs="Calibri"/>
        </w:rPr>
        <w:t xml:space="preserve"> phenotypes </w:t>
      </w:r>
      <w:r w:rsidR="00FB4946" w:rsidRPr="00255520">
        <w:rPr>
          <w:rFonts w:ascii="Calibri" w:hAnsi="Calibri" w:cs="Calibri"/>
        </w:rPr>
        <w:t>that arise from the same genotype.”</w:t>
      </w:r>
      <w:r w:rsidR="000F31BB">
        <w:rPr>
          <w:rFonts w:ascii="Calibri" w:hAnsi="Calibri" w:cs="Calibri"/>
        </w:rPr>
        <w:fldChar w:fldCharType="begin"/>
      </w:r>
      <w:r w:rsidR="00AE2DB0">
        <w:rPr>
          <w:rFonts w:ascii="Calibri" w:hAnsi="Calibri" w:cs="Calibri"/>
        </w:rPr>
        <w:instrText xml:space="preserve"> ADDIN ZOTERO_ITEM CSL_CITATION {"citationID":"4YEOL8mN","properties":{"formattedCitation":"\\super 1\\nosupersub{}","plainCitation":"1","noteIndex":0},"citationItems":[{"id":"IOO5UE9A/6FitWcnb","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0F31BB">
        <w:rPr>
          <w:rFonts w:ascii="Calibri" w:hAnsi="Calibri" w:cs="Calibri"/>
        </w:rPr>
        <w:fldChar w:fldCharType="separate"/>
      </w:r>
      <w:r w:rsidR="000F31BB" w:rsidRPr="000F31BB">
        <w:rPr>
          <w:rFonts w:ascii="Calibri" w:hAnsi="Calibri" w:cs="Calibri"/>
          <w:vertAlign w:val="superscript"/>
        </w:rPr>
        <w:t>1</w:t>
      </w:r>
      <w:r w:rsidR="000F31BB">
        <w:rPr>
          <w:rFonts w:ascii="Calibri" w:hAnsi="Calibri" w:cs="Calibri"/>
        </w:rPr>
        <w:fldChar w:fldCharType="end"/>
      </w:r>
    </w:p>
    <w:p w14:paraId="4742496D" w14:textId="42D81855" w:rsidR="00D401C9" w:rsidRDefault="00B01BA3" w:rsidP="00B51CF3">
      <w:pPr>
        <w:ind w:firstLine="720"/>
        <w:rPr>
          <w:ins w:id="179" w:author="Tim Vigers" w:date="2020-08-05T12:37:00Z"/>
          <w:rFonts w:ascii="Calibri" w:hAnsi="Calibri" w:cs="Calibri"/>
        </w:rPr>
      </w:pPr>
      <w:r w:rsidRPr="00255520">
        <w:rPr>
          <w:rFonts w:ascii="Calibri" w:hAnsi="Calibri" w:cs="Calibri"/>
        </w:rPr>
        <w:t>Epig</w:t>
      </w:r>
      <w:r w:rsidR="00DA55E6" w:rsidRPr="00255520">
        <w:rPr>
          <w:rFonts w:ascii="Calibri" w:hAnsi="Calibri" w:cs="Calibri"/>
        </w:rPr>
        <w:t xml:space="preserve">eneticists have long recognized </w:t>
      </w:r>
      <w:r w:rsidR="0000778C" w:rsidRPr="00255520">
        <w:rPr>
          <w:rFonts w:ascii="Calibri" w:hAnsi="Calibri" w:cs="Calibri"/>
        </w:rPr>
        <w:t xml:space="preserve">the role of </w:t>
      </w:r>
      <w:r w:rsidR="006131B1" w:rsidRPr="00255520">
        <w:rPr>
          <w:rFonts w:ascii="Calibri" w:hAnsi="Calibri" w:cs="Calibri"/>
        </w:rPr>
        <w:t xml:space="preserve">DNA cytosine </w:t>
      </w:r>
      <w:r w:rsidR="00600E53" w:rsidRPr="00255520">
        <w:rPr>
          <w:rFonts w:ascii="Calibri" w:hAnsi="Calibri" w:cs="Calibri"/>
        </w:rPr>
        <w:t xml:space="preserve">methylation </w:t>
      </w:r>
      <w:r w:rsidR="006131B1" w:rsidRPr="00255520">
        <w:rPr>
          <w:rFonts w:ascii="Calibri" w:hAnsi="Calibri" w:cs="Calibri"/>
        </w:rPr>
        <w:t xml:space="preserve">in </w:t>
      </w:r>
      <w:r w:rsidR="00783D49" w:rsidRPr="00255520">
        <w:rPr>
          <w:rFonts w:ascii="Calibri" w:hAnsi="Calibri" w:cs="Calibri"/>
        </w:rPr>
        <w:t xml:space="preserve">repression of </w:t>
      </w:r>
      <w:r w:rsidR="000D2575" w:rsidRPr="00255520">
        <w:rPr>
          <w:rFonts w:ascii="Calibri" w:hAnsi="Calibri" w:cs="Calibri"/>
        </w:rPr>
        <w:t xml:space="preserve">gene </w:t>
      </w:r>
      <w:r w:rsidR="00783D49" w:rsidRPr="00255520">
        <w:rPr>
          <w:rFonts w:ascii="Calibri" w:hAnsi="Calibri" w:cs="Calibri"/>
        </w:rPr>
        <w:t>transcription</w:t>
      </w:r>
      <w:r w:rsidR="00141645" w:rsidRPr="00255520">
        <w:rPr>
          <w:rFonts w:ascii="Calibri" w:hAnsi="Calibri" w:cs="Calibri"/>
        </w:rPr>
        <w:t xml:space="preserve"> and X chromosome inactivation</w:t>
      </w:r>
      <w:r w:rsidR="00783D49" w:rsidRPr="00255520">
        <w:rPr>
          <w:rFonts w:ascii="Calibri" w:hAnsi="Calibri" w:cs="Calibri"/>
        </w:rPr>
        <w:t>.</w:t>
      </w:r>
      <w:ins w:id="180" w:author="Tim Vigers" w:date="2020-08-05T12:30:00Z">
        <w:r w:rsidR="007E3801">
          <w:rPr>
            <w:rFonts w:ascii="Calibri" w:hAnsi="Calibri" w:cs="Calibri"/>
          </w:rPr>
          <w:t xml:space="preserve"> </w:t>
        </w:r>
      </w:ins>
      <w:ins w:id="181" w:author="Tim Vigers" w:date="2020-08-05T12:31:00Z">
        <w:r w:rsidR="007E3801">
          <w:rPr>
            <w:rFonts w:ascii="Calibri" w:hAnsi="Calibri" w:cs="Calibri"/>
          </w:rPr>
          <w:t>A cytosine followed immediatel</w:t>
        </w:r>
      </w:ins>
      <w:ins w:id="182" w:author="Tim Vigers" w:date="2020-08-05T13:17:00Z">
        <w:r w:rsidR="0044412D">
          <w:rPr>
            <w:rFonts w:ascii="Calibri" w:hAnsi="Calibri" w:cs="Calibri"/>
          </w:rPr>
          <w:t>y</w:t>
        </w:r>
      </w:ins>
      <w:ins w:id="183" w:author="Tim Vigers" w:date="2020-08-05T12:31:00Z">
        <w:r w:rsidR="007E3801">
          <w:rPr>
            <w:rFonts w:ascii="Calibri" w:hAnsi="Calibri" w:cs="Calibri"/>
          </w:rPr>
          <w:t xml:space="preserve"> by a guanine nucleotide is called a </w:t>
        </w:r>
        <w:r w:rsidR="007E3801" w:rsidRPr="00255520">
          <w:rPr>
            <w:rFonts w:ascii="Calibri" w:hAnsi="Calibri" w:cs="Calibri"/>
          </w:rPr>
          <w:t>CpG dinucleotide</w:t>
        </w:r>
        <w:r w:rsidR="007E3801">
          <w:rPr>
            <w:rFonts w:ascii="Calibri" w:hAnsi="Calibri" w:cs="Calibri"/>
          </w:rPr>
          <w:t>, and</w:t>
        </w:r>
      </w:ins>
      <w:r w:rsidR="00783D49" w:rsidRPr="00255520">
        <w:rPr>
          <w:rFonts w:ascii="Calibri" w:hAnsi="Calibri" w:cs="Calibri"/>
        </w:rPr>
        <w:t xml:space="preserve"> </w:t>
      </w:r>
      <w:ins w:id="184" w:author="Tim Vigers" w:date="2020-08-05T12:31:00Z">
        <w:r w:rsidR="007E3801">
          <w:rPr>
            <w:rFonts w:ascii="Calibri" w:hAnsi="Calibri" w:cs="Calibri"/>
          </w:rPr>
          <w:t>g</w:t>
        </w:r>
      </w:ins>
      <w:del w:id="185" w:author="Tim Vigers" w:date="2020-08-05T12:31:00Z">
        <w:r w:rsidR="00EF6752" w:rsidRPr="00255520" w:rsidDel="007E3801">
          <w:rPr>
            <w:rFonts w:ascii="Calibri" w:hAnsi="Calibri" w:cs="Calibri"/>
          </w:rPr>
          <w:delText>G</w:delText>
        </w:r>
      </w:del>
      <w:r w:rsidR="00EF6752" w:rsidRPr="00255520">
        <w:rPr>
          <w:rFonts w:ascii="Calibri" w:hAnsi="Calibri" w:cs="Calibri"/>
        </w:rPr>
        <w:t>ene silencing is associated with</w:t>
      </w:r>
      <w:ins w:id="186" w:author="Tim Vigers" w:date="2020-08-05T12:31:00Z">
        <w:r w:rsidR="007E3801">
          <w:rPr>
            <w:rFonts w:ascii="Calibri" w:hAnsi="Calibri" w:cs="Calibri"/>
          </w:rPr>
          <w:t xml:space="preserve"> regions of high CpG</w:t>
        </w:r>
      </w:ins>
      <w:ins w:id="187" w:author="Tim Vigers" w:date="2020-08-05T12:32:00Z">
        <w:r w:rsidR="007E3801">
          <w:rPr>
            <w:rFonts w:ascii="Calibri" w:hAnsi="Calibri" w:cs="Calibri"/>
          </w:rPr>
          <w:t xml:space="preserve"> </w:t>
        </w:r>
      </w:ins>
      <w:del w:id="188" w:author="Tim Vigers" w:date="2020-08-05T12:30:00Z">
        <w:r w:rsidR="00EF6752" w:rsidRPr="00255520" w:rsidDel="007E3801">
          <w:rPr>
            <w:rFonts w:ascii="Calibri" w:hAnsi="Calibri" w:cs="Calibri"/>
          </w:rPr>
          <w:delText xml:space="preserve"> </w:delText>
        </w:r>
      </w:del>
      <w:del w:id="189" w:author="Tim Vigers" w:date="2020-08-05T12:31:00Z">
        <w:r w:rsidR="00EF6752" w:rsidRPr="00255520" w:rsidDel="007E3801">
          <w:rPr>
            <w:rFonts w:ascii="Calibri" w:hAnsi="Calibri" w:cs="Calibri"/>
          </w:rPr>
          <w:delText xml:space="preserve">CpG dinucleotide </w:delText>
        </w:r>
      </w:del>
      <w:r w:rsidR="00EF6752" w:rsidRPr="00255520">
        <w:rPr>
          <w:rFonts w:ascii="Calibri" w:hAnsi="Calibri" w:cs="Calibri"/>
        </w:rPr>
        <w:t>density</w:t>
      </w:r>
      <w:del w:id="190" w:author="Tim Vigers" w:date="2020-08-05T12:32:00Z">
        <w:r w:rsidR="00544D1F" w:rsidRPr="00255520" w:rsidDel="00A839B6">
          <w:rPr>
            <w:rFonts w:ascii="Calibri" w:hAnsi="Calibri" w:cs="Calibri"/>
          </w:rPr>
          <w:delText>, and certain</w:delText>
        </w:r>
      </w:del>
      <w:ins w:id="191" w:author="Tim Vigers" w:date="2020-08-05T12:32:00Z">
        <w:r w:rsidR="00A839B6">
          <w:rPr>
            <w:rFonts w:ascii="Calibri" w:hAnsi="Calibri" w:cs="Calibri"/>
          </w:rPr>
          <w:t>. Certain</w:t>
        </w:r>
      </w:ins>
      <w:r w:rsidR="00544D1F" w:rsidRPr="00255520">
        <w:rPr>
          <w:rFonts w:ascii="Calibri" w:hAnsi="Calibri" w:cs="Calibri"/>
        </w:rPr>
        <w:t xml:space="preserve"> transcription factors have been shown to be sensitive to</w:t>
      </w:r>
      <w:ins w:id="192" w:author="Tim Vigers" w:date="2020-08-05T12:32:00Z">
        <w:r w:rsidR="001126B1">
          <w:rPr>
            <w:rFonts w:ascii="Calibri" w:hAnsi="Calibri" w:cs="Calibri"/>
          </w:rPr>
          <w:t xml:space="preserve"> DNA</w:t>
        </w:r>
      </w:ins>
      <w:r w:rsidR="00544D1F" w:rsidRPr="00255520">
        <w:rPr>
          <w:rFonts w:ascii="Calibri" w:hAnsi="Calibri" w:cs="Calibri"/>
        </w:rPr>
        <w:t xml:space="preserve"> methylation (</w:t>
      </w:r>
      <w:r w:rsidR="00DD0EC6" w:rsidRPr="00255520">
        <w:rPr>
          <w:rFonts w:ascii="Calibri" w:hAnsi="Calibri" w:cs="Calibri"/>
        </w:rPr>
        <w:t xml:space="preserve">in one study, </w:t>
      </w:r>
      <w:r w:rsidR="000E5521" w:rsidRPr="00255520">
        <w:rPr>
          <w:rFonts w:ascii="Calibri" w:hAnsi="Calibri" w:cs="Calibri"/>
        </w:rPr>
        <w:t xml:space="preserve">22% </w:t>
      </w:r>
      <w:r w:rsidR="00544D1F" w:rsidRPr="00255520">
        <w:rPr>
          <w:rFonts w:ascii="Calibri" w:hAnsi="Calibri" w:cs="Calibri"/>
        </w:rPr>
        <w:t>of the 542 transcription factors</w:t>
      </w:r>
      <w:r w:rsidR="000E5521" w:rsidRPr="00255520">
        <w:rPr>
          <w:rFonts w:ascii="Calibri" w:hAnsi="Calibri" w:cs="Calibri"/>
        </w:rPr>
        <w:t xml:space="preserve"> examined</w:t>
      </w:r>
      <w:r w:rsidR="00544D1F" w:rsidRPr="00255520">
        <w:rPr>
          <w:rFonts w:ascii="Calibri" w:hAnsi="Calibri" w:cs="Calibri"/>
        </w:rPr>
        <w:t xml:space="preserve"> demonstrated decreased binding to methylated motifs).</w:t>
      </w:r>
      <w:r w:rsidR="00AF470F" w:rsidRPr="00255520">
        <w:rPr>
          <w:rFonts w:ascii="Calibri" w:hAnsi="Calibri" w:cs="Calibri"/>
        </w:rPr>
        <w:t xml:space="preserve"> </w:t>
      </w:r>
      <w:r w:rsidR="00F7012E" w:rsidRPr="00255520">
        <w:rPr>
          <w:rFonts w:ascii="Calibri" w:hAnsi="Calibri" w:cs="Calibri"/>
        </w:rPr>
        <w:t xml:space="preserve">Although mammalian genomes </w:t>
      </w:r>
      <w:r w:rsidR="00B53F35" w:rsidRPr="00255520">
        <w:rPr>
          <w:rFonts w:ascii="Calibri" w:hAnsi="Calibri" w:cs="Calibri"/>
        </w:rPr>
        <w:t xml:space="preserve">have </w:t>
      </w:r>
      <w:r w:rsidR="003B16D7" w:rsidRPr="00255520">
        <w:rPr>
          <w:rFonts w:ascii="Calibri" w:hAnsi="Calibri" w:cs="Calibri"/>
        </w:rPr>
        <w:t>rel</w:t>
      </w:r>
      <w:r w:rsidR="00AD6CDD" w:rsidRPr="00255520">
        <w:rPr>
          <w:rFonts w:ascii="Calibri" w:hAnsi="Calibri" w:cs="Calibri"/>
        </w:rPr>
        <w:t>a</w:t>
      </w:r>
      <w:r w:rsidR="003B16D7" w:rsidRPr="00255520">
        <w:rPr>
          <w:rFonts w:ascii="Calibri" w:hAnsi="Calibri" w:cs="Calibri"/>
        </w:rPr>
        <w:t xml:space="preserve">tively </w:t>
      </w:r>
      <w:r w:rsidR="00B53F35" w:rsidRPr="00255520">
        <w:rPr>
          <w:rFonts w:ascii="Calibri" w:hAnsi="Calibri" w:cs="Calibri"/>
        </w:rPr>
        <w:t>few CpG sites</w:t>
      </w:r>
      <w:r w:rsidR="00B44EEB" w:rsidRPr="00255520">
        <w:rPr>
          <w:rFonts w:ascii="Calibri" w:hAnsi="Calibri" w:cs="Calibri"/>
        </w:rPr>
        <w:t xml:space="preserve"> (~1%)</w:t>
      </w:r>
      <w:r w:rsidR="00B53F35" w:rsidRPr="00255520">
        <w:rPr>
          <w:rFonts w:ascii="Calibri" w:hAnsi="Calibri" w:cs="Calibri"/>
        </w:rPr>
        <w:t xml:space="preserve">, </w:t>
      </w:r>
      <w:r w:rsidR="00F23A76" w:rsidRPr="00255520">
        <w:rPr>
          <w:rFonts w:ascii="Calibri" w:hAnsi="Calibri" w:cs="Calibri"/>
        </w:rPr>
        <w:t>about</w:t>
      </w:r>
      <w:r w:rsidR="00114438" w:rsidRPr="00255520">
        <w:rPr>
          <w:rFonts w:ascii="Calibri" w:hAnsi="Calibri" w:cs="Calibri"/>
        </w:rPr>
        <w:t xml:space="preserve"> </w:t>
      </w:r>
      <w:r w:rsidR="00C6082E" w:rsidRPr="00255520">
        <w:rPr>
          <w:rFonts w:ascii="Calibri" w:hAnsi="Calibri" w:cs="Calibri"/>
        </w:rPr>
        <w:t>two thirds</w:t>
      </w:r>
      <w:r w:rsidR="00C134FA" w:rsidRPr="00255520">
        <w:rPr>
          <w:rFonts w:ascii="Calibri" w:hAnsi="Calibri" w:cs="Calibri"/>
        </w:rPr>
        <w:t xml:space="preserve"> of </w:t>
      </w:r>
      <w:r w:rsidR="00BC2412" w:rsidRPr="00255520">
        <w:rPr>
          <w:rFonts w:ascii="Calibri" w:hAnsi="Calibri" w:cs="Calibri"/>
        </w:rPr>
        <w:t>mammalian promoters</w:t>
      </w:r>
      <w:ins w:id="193" w:author="Tim Vigers" w:date="2020-08-05T12:33:00Z">
        <w:r w:rsidR="00B03EBA">
          <w:rPr>
            <w:rFonts w:ascii="Calibri" w:hAnsi="Calibri" w:cs="Calibri"/>
          </w:rPr>
          <w:t xml:space="preserve"> contain </w:t>
        </w:r>
        <w:r w:rsidR="00D95444">
          <w:rPr>
            <w:rFonts w:ascii="Calibri" w:hAnsi="Calibri" w:cs="Calibri"/>
          </w:rPr>
          <w:t>regions</w:t>
        </w:r>
      </w:ins>
      <w:ins w:id="194" w:author="Tim Vigers" w:date="2020-08-05T12:36:00Z">
        <w:r w:rsidR="00B96A69">
          <w:rPr>
            <w:rFonts w:ascii="Calibri" w:hAnsi="Calibri" w:cs="Calibri"/>
          </w:rPr>
          <w:t>, called</w:t>
        </w:r>
        <w:r w:rsidR="00B96A69" w:rsidRPr="00B96A69">
          <w:rPr>
            <w:rFonts w:ascii="Calibri" w:hAnsi="Calibri" w:cs="Calibri"/>
          </w:rPr>
          <w:t xml:space="preserve"> </w:t>
        </w:r>
        <w:r w:rsidR="00B96A69" w:rsidRPr="00255520">
          <w:rPr>
            <w:rFonts w:ascii="Calibri" w:hAnsi="Calibri" w:cs="Calibri"/>
          </w:rPr>
          <w:t>CpG islands (CGIs),</w:t>
        </w:r>
      </w:ins>
      <w:ins w:id="195" w:author="Tim Vigers" w:date="2020-08-05T12:33:00Z">
        <w:r w:rsidR="00D95444">
          <w:rPr>
            <w:rFonts w:ascii="Calibri" w:hAnsi="Calibri" w:cs="Calibri"/>
          </w:rPr>
          <w:t xml:space="preserve"> </w:t>
        </w:r>
      </w:ins>
      <w:ins w:id="196" w:author="Tim Vigers" w:date="2020-08-05T12:35:00Z">
        <w:r w:rsidR="00C90B36">
          <w:rPr>
            <w:rFonts w:ascii="Calibri" w:hAnsi="Calibri" w:cs="Calibri"/>
          </w:rPr>
          <w:t xml:space="preserve">of 200 base pairs (bp) or more in which 50% of </w:t>
        </w:r>
      </w:ins>
      <w:ins w:id="197" w:author="Tim Vigers" w:date="2020-08-05T13:18:00Z">
        <w:r w:rsidR="00C90689">
          <w:rPr>
            <w:rFonts w:ascii="Calibri" w:hAnsi="Calibri" w:cs="Calibri"/>
          </w:rPr>
          <w:t xml:space="preserve">the </w:t>
        </w:r>
      </w:ins>
      <w:ins w:id="198" w:author="Tim Vigers" w:date="2020-08-05T12:35:00Z">
        <w:r w:rsidR="00C90B36">
          <w:rPr>
            <w:rFonts w:ascii="Calibri" w:hAnsi="Calibri" w:cs="Calibri"/>
          </w:rPr>
          <w:t>nucleotides</w:t>
        </w:r>
      </w:ins>
      <w:ins w:id="199" w:author="Tim Vigers" w:date="2020-08-05T13:18:00Z">
        <w:r w:rsidR="00C90689">
          <w:rPr>
            <w:rFonts w:ascii="Calibri" w:hAnsi="Calibri" w:cs="Calibri"/>
          </w:rPr>
          <w:t xml:space="preserve"> (or more)</w:t>
        </w:r>
      </w:ins>
      <w:ins w:id="200" w:author="Tim Vigers" w:date="2020-08-05T12:35:00Z">
        <w:r w:rsidR="00C90B36">
          <w:rPr>
            <w:rFonts w:ascii="Calibri" w:hAnsi="Calibri" w:cs="Calibri"/>
          </w:rPr>
          <w:t xml:space="preserve"> are </w:t>
        </w:r>
      </w:ins>
      <w:ins w:id="201" w:author="Tim Vigers" w:date="2020-08-05T12:36:00Z">
        <w:r w:rsidR="00A00456">
          <w:rPr>
            <w:rFonts w:ascii="Calibri" w:hAnsi="Calibri" w:cs="Calibri"/>
          </w:rPr>
          <w:t>guanine or cytosine</w:t>
        </w:r>
      </w:ins>
      <w:ins w:id="202" w:author="Tim Vigers" w:date="2020-08-05T13:18:00Z">
        <w:r w:rsidR="00E65BFD">
          <w:rPr>
            <w:rFonts w:ascii="Calibri" w:hAnsi="Calibri" w:cs="Calibri"/>
          </w:rPr>
          <w:t>.</w:t>
        </w:r>
      </w:ins>
      <w:r w:rsidR="000F31BB">
        <w:rPr>
          <w:rFonts w:ascii="Calibri" w:hAnsi="Calibri" w:cs="Calibri"/>
        </w:rPr>
        <w:fldChar w:fldCharType="begin"/>
      </w:r>
      <w:r w:rsidR="00AE2DB0">
        <w:rPr>
          <w:rFonts w:ascii="Calibri" w:hAnsi="Calibri" w:cs="Calibri"/>
        </w:rPr>
        <w:instrText xml:space="preserve"> ADDIN ZOTERO_ITEM CSL_CITATION {"citationID":"X8WMKFtx","properties":{"formattedCitation":"\\super 2\\nosupersub{}","plainCitation":"2","noteIndex":0},"citationItems":[{"id":"IOO5UE9A/digZxmDY","uris":["http://www.mendeley.com/documents/?uuid=85412c05-2b88-43ed-866a-c72271fd93be"],"uri":["http://www.mendeley.com/documents/?uuid=85412c05-2b88-43ed-866a-c72271fd93be"],"itemData":{"DOI":"10.1016/0022-2836(87)90689-9","ISSN":"00222836","PMID":"3656447","abstract":"Although vertebrate DNA is generally depleted in the dinucleotide CpG, it has recently been shown that some vertebrate genes contain CpG islands, regions of DNA with a high G + C content and a high frequency of CpG dinucleotides relative to the bulk genome. In this study, a large number of sequences of vertebrate genes were screened for the presence of CpG islands. Each CpG island was then analysed in terms of length, nucleotide composition, frequency of CpG dinucleotides, and location relative to the transcription unit of the associated gene. CpG islands were associated with the 5′ ends of all housekeeping genes and many tissue-specific genes, and with the 3′ ends of some tissue-specific genes. A few genes contained both 5′ and 3′ CpG islands, separated by several thousand base-pairs of CpG-depleted DNA. The 5′ CpG islands extended through 5′-flanking DNA, exons and introns, whereas most of the 3′ CpG islands appeared to be associated with exons. CpG islands were generally found in the same position relative to the transcription unit of equivalent genes in different species, with some notable exceptions. The locations of G C boxes, composed of the sequence GGGCGG or its reverse complement CCGCCC, were investigated relative to the location of CpG islands. G C boxes were found to be rare in CpG-depleted DNA and plentiful in CpG islands, where they occurred in 3′ CpG islands, as well as in 5′ CpG islands associated with tissue-specific and housekeeping genes. G C boxes were located both upstream and downstream from the transcription start site of genes with 5′ CpG islands. Thus, G C boxes appeared to be a feature of CpG islands in general, rather than a feature of the promoter region of housekeeping genes. Two theories for the maintenance of a high frequency of CpG dinucleotides in CpG islands were tested: that CpG islands in methylated genomes are maintained, despite a tendency for 5mCpG to mutate by deamination to TpG + CpA, by the structural stability of a high G + C content alone, and that CpG islands associated with exons result from some selective importance of the arginine codon CGX. Neither of these theories could account for the distribution of CpG dinucleotides in the sequences analysed. Possible functions of CpG islands in transcriptional and post-transcriptional regulation of gene expression were discussed, and were related to theories for the maintenance of CpG islands as \"methylationfree zones\" in germline DNA. © 1987.","author":[{"dropping-particle":"","family":"Gardiner-Garden","given":"M.","non-dropping-particle":"","parse-names":false,"suffix":""},{"dropping-particle":"","family":"Frommer","given":"M.","non-dropping-particle":"","parse-names":false,"suffix":""}],"container-title":"Journal of Molecular Biology","id":"h8769NE6/TnvLmiRM","issue":"2","issued":{"date-parts":[["1987"]]},"page":"261-282","title":"CpG Islands in vertebrate genomes","type":"article-journal","volume":"196"}}],"schema":"https://github.com/citation-style-language/schema/raw/master/csl-citation.json"} </w:instrText>
      </w:r>
      <w:r w:rsidR="000F31BB">
        <w:rPr>
          <w:rFonts w:ascii="Calibri" w:hAnsi="Calibri" w:cs="Calibri"/>
        </w:rPr>
        <w:fldChar w:fldCharType="separate"/>
      </w:r>
      <w:r w:rsidR="000F31BB" w:rsidRPr="000F31BB">
        <w:rPr>
          <w:rFonts w:ascii="Calibri" w:hAnsi="Calibri" w:cs="Calibri"/>
          <w:vertAlign w:val="superscript"/>
        </w:rPr>
        <w:t>2</w:t>
      </w:r>
      <w:r w:rsidR="000F31BB">
        <w:rPr>
          <w:rFonts w:ascii="Calibri" w:hAnsi="Calibri" w:cs="Calibri"/>
        </w:rPr>
        <w:fldChar w:fldCharType="end"/>
      </w:r>
      <w:ins w:id="203" w:author="Tim Vigers" w:date="2020-08-05T12:36:00Z">
        <w:r w:rsidR="00A268D1">
          <w:rPr>
            <w:rFonts w:ascii="Calibri" w:hAnsi="Calibri" w:cs="Calibri"/>
          </w:rPr>
          <w:t xml:space="preserve"> </w:t>
        </w:r>
      </w:ins>
      <w:del w:id="204" w:author="Tim Vigers" w:date="2020-08-05T12:33:00Z">
        <w:r w:rsidR="00BC2412" w:rsidRPr="00255520" w:rsidDel="00B03EBA">
          <w:rPr>
            <w:rFonts w:ascii="Calibri" w:hAnsi="Calibri" w:cs="Calibri"/>
          </w:rPr>
          <w:delText xml:space="preserve"> </w:delText>
        </w:r>
        <w:commentRangeStart w:id="205"/>
        <w:r w:rsidR="00BC2412" w:rsidRPr="00255520" w:rsidDel="00B03EBA">
          <w:rPr>
            <w:rFonts w:ascii="Calibri" w:hAnsi="Calibri" w:cs="Calibri"/>
          </w:rPr>
          <w:delText>are</w:delText>
        </w:r>
      </w:del>
      <w:del w:id="206" w:author="Tim Vigers" w:date="2020-08-05T12:36:00Z">
        <w:r w:rsidR="00BC2412" w:rsidRPr="00255520" w:rsidDel="005F6256">
          <w:rPr>
            <w:rFonts w:ascii="Calibri" w:hAnsi="Calibri" w:cs="Calibri"/>
          </w:rPr>
          <w:delText xml:space="preserve"> </w:delText>
        </w:r>
        <w:r w:rsidR="000C5BDB" w:rsidRPr="00255520" w:rsidDel="00B96A69">
          <w:rPr>
            <w:rFonts w:ascii="Calibri" w:hAnsi="Calibri" w:cs="Calibri"/>
          </w:rPr>
          <w:delText>CpG islands (CGIs)</w:delText>
        </w:r>
        <w:r w:rsidR="00693DF5" w:rsidRPr="00255520" w:rsidDel="00B96A69">
          <w:rPr>
            <w:rFonts w:ascii="Calibri" w:hAnsi="Calibri" w:cs="Calibri"/>
          </w:rPr>
          <w:delText xml:space="preserve">, </w:delText>
        </w:r>
      </w:del>
      <w:ins w:id="207" w:author="Tim Vigers" w:date="2020-08-05T12:36:00Z">
        <w:r w:rsidR="005F6256">
          <w:rPr>
            <w:rFonts w:ascii="Calibri" w:hAnsi="Calibri" w:cs="Calibri"/>
          </w:rPr>
          <w:t>S</w:t>
        </w:r>
      </w:ins>
      <w:del w:id="208" w:author="Tim Vigers" w:date="2020-08-05T12:36:00Z">
        <w:r w:rsidR="00693DF5" w:rsidRPr="00255520" w:rsidDel="005F6256">
          <w:rPr>
            <w:rFonts w:ascii="Calibri" w:hAnsi="Calibri" w:cs="Calibri"/>
          </w:rPr>
          <w:delText>s</w:delText>
        </w:r>
      </w:del>
      <w:r w:rsidR="00693DF5" w:rsidRPr="00255520">
        <w:rPr>
          <w:rFonts w:ascii="Calibri" w:hAnsi="Calibri" w:cs="Calibri"/>
        </w:rPr>
        <w:t>o</w:t>
      </w:r>
      <w:ins w:id="209" w:author="Tim Vigers" w:date="2020-08-05T12:36:00Z">
        <w:r w:rsidR="005F6256">
          <w:rPr>
            <w:rFonts w:ascii="Calibri" w:hAnsi="Calibri" w:cs="Calibri"/>
          </w:rPr>
          <w:t>,</w:t>
        </w:r>
      </w:ins>
      <w:r w:rsidR="00693DF5" w:rsidRPr="00255520">
        <w:rPr>
          <w:rFonts w:ascii="Calibri" w:hAnsi="Calibri" w:cs="Calibri"/>
        </w:rPr>
        <w:t xml:space="preserve"> </w:t>
      </w:r>
      <w:commentRangeEnd w:id="205"/>
      <w:r w:rsidR="00817DA6">
        <w:rPr>
          <w:rStyle w:val="CommentReference"/>
        </w:rPr>
        <w:commentReference w:id="205"/>
      </w:r>
      <w:r w:rsidR="00693DF5" w:rsidRPr="00255520">
        <w:rPr>
          <w:rFonts w:ascii="Calibri" w:hAnsi="Calibri" w:cs="Calibri"/>
        </w:rPr>
        <w:t xml:space="preserve">DNA methylation </w:t>
      </w:r>
      <w:r w:rsidR="00692A15" w:rsidRPr="00255520">
        <w:rPr>
          <w:rFonts w:ascii="Calibri" w:hAnsi="Calibri" w:cs="Calibri"/>
        </w:rPr>
        <w:t xml:space="preserve">can </w:t>
      </w:r>
      <w:r w:rsidR="00373D43" w:rsidRPr="00255520">
        <w:rPr>
          <w:rFonts w:ascii="Calibri" w:hAnsi="Calibri" w:cs="Calibri"/>
        </w:rPr>
        <w:t>still ha</w:t>
      </w:r>
      <w:r w:rsidR="00692A15" w:rsidRPr="00255520">
        <w:rPr>
          <w:rFonts w:ascii="Calibri" w:hAnsi="Calibri" w:cs="Calibri"/>
        </w:rPr>
        <w:t xml:space="preserve">ve an outsized effect on </w:t>
      </w:r>
      <w:r w:rsidR="00267029" w:rsidRPr="00255520">
        <w:rPr>
          <w:rFonts w:ascii="Calibri" w:hAnsi="Calibri" w:cs="Calibri"/>
        </w:rPr>
        <w:t>expression</w:t>
      </w:r>
      <w:ins w:id="210" w:author="Tim Vigers" w:date="2020-08-05T12:37:00Z">
        <w:r w:rsidR="00CE497A">
          <w:rPr>
            <w:rFonts w:ascii="Calibri" w:hAnsi="Calibri" w:cs="Calibri"/>
          </w:rPr>
          <w:t xml:space="preserve"> despite </w:t>
        </w:r>
        <w:r w:rsidR="003450EB">
          <w:rPr>
            <w:rFonts w:ascii="Calibri" w:hAnsi="Calibri" w:cs="Calibri"/>
          </w:rPr>
          <w:t>low CpG density overall</w:t>
        </w:r>
      </w:ins>
      <w:r w:rsidR="00267029" w:rsidRPr="00255520">
        <w:rPr>
          <w:rFonts w:ascii="Calibri" w:hAnsi="Calibri" w:cs="Calibri"/>
        </w:rPr>
        <w:t>.</w:t>
      </w:r>
      <w:r w:rsidR="006E0E47" w:rsidRPr="00255520">
        <w:rPr>
          <w:rFonts w:ascii="Calibri" w:hAnsi="Calibri" w:cs="Calibri"/>
        </w:rPr>
        <w:t xml:space="preserve"> </w:t>
      </w:r>
    </w:p>
    <w:p w14:paraId="4513D186" w14:textId="253643CA" w:rsidR="00E9031A" w:rsidRPr="00255520" w:rsidRDefault="00806E65" w:rsidP="00B51CF3">
      <w:pPr>
        <w:ind w:firstLine="720"/>
        <w:rPr>
          <w:rFonts w:ascii="Calibri" w:hAnsi="Calibri" w:cs="Calibri"/>
        </w:rPr>
      </w:pPr>
      <w:r w:rsidRPr="00255520">
        <w:rPr>
          <w:rFonts w:ascii="Calibri" w:hAnsi="Calibri" w:cs="Calibri"/>
        </w:rPr>
        <w:t xml:space="preserve">Methylation </w:t>
      </w:r>
      <w:r w:rsidR="0041636C" w:rsidRPr="00255520">
        <w:rPr>
          <w:rFonts w:ascii="Calibri" w:hAnsi="Calibri" w:cs="Calibri"/>
        </w:rPr>
        <w:t xml:space="preserve">can also </w:t>
      </w:r>
      <w:r w:rsidR="00BA522F" w:rsidRPr="00255520">
        <w:rPr>
          <w:rFonts w:ascii="Calibri" w:hAnsi="Calibri" w:cs="Calibri"/>
        </w:rPr>
        <w:t>change</w:t>
      </w:r>
      <w:r w:rsidR="002D0F17" w:rsidRPr="00255520">
        <w:rPr>
          <w:rFonts w:ascii="Calibri" w:hAnsi="Calibri" w:cs="Calibri"/>
        </w:rPr>
        <w:t xml:space="preserve"> </w:t>
      </w:r>
      <w:r w:rsidR="00D111C4" w:rsidRPr="00255520">
        <w:rPr>
          <w:rFonts w:ascii="Calibri" w:hAnsi="Calibri" w:cs="Calibri"/>
        </w:rPr>
        <w:t xml:space="preserve">heterochromatin </w:t>
      </w:r>
      <w:r w:rsidR="006E327C" w:rsidRPr="00255520">
        <w:rPr>
          <w:rFonts w:ascii="Calibri" w:hAnsi="Calibri" w:cs="Calibri"/>
        </w:rPr>
        <w:t xml:space="preserve">structure </w:t>
      </w:r>
      <w:r w:rsidR="0041636C" w:rsidRPr="00255520">
        <w:rPr>
          <w:rFonts w:ascii="Calibri" w:hAnsi="Calibri" w:cs="Calibri"/>
        </w:rPr>
        <w:t xml:space="preserve">through recruitment of </w:t>
      </w:r>
      <w:r w:rsidR="00AD4F66" w:rsidRPr="00255520">
        <w:rPr>
          <w:rFonts w:ascii="Calibri" w:hAnsi="Calibri" w:cs="Calibri"/>
        </w:rPr>
        <w:t>DNMT proteins and chromatin remodelers</w:t>
      </w:r>
      <w:r w:rsidR="00493918" w:rsidRPr="00255520">
        <w:rPr>
          <w:rFonts w:ascii="Calibri" w:hAnsi="Calibri" w:cs="Calibri"/>
        </w:rPr>
        <w:t xml:space="preserve">, which </w:t>
      </w:r>
      <w:r w:rsidR="00595C2B" w:rsidRPr="00255520">
        <w:rPr>
          <w:rFonts w:ascii="Calibri" w:hAnsi="Calibri" w:cs="Calibri"/>
        </w:rPr>
        <w:t>in turn</w:t>
      </w:r>
      <w:r w:rsidR="007D68C2" w:rsidRPr="00255520">
        <w:rPr>
          <w:rFonts w:ascii="Calibri" w:hAnsi="Calibri" w:cs="Calibri"/>
        </w:rPr>
        <w:t xml:space="preserve"> alter</w:t>
      </w:r>
      <w:r w:rsidR="00595C2B" w:rsidRPr="00255520">
        <w:rPr>
          <w:rFonts w:ascii="Calibri" w:hAnsi="Calibri" w:cs="Calibri"/>
        </w:rPr>
        <w:t>s</w:t>
      </w:r>
      <w:r w:rsidR="007D68C2" w:rsidRPr="00255520">
        <w:rPr>
          <w:rFonts w:ascii="Calibri" w:hAnsi="Calibri" w:cs="Calibri"/>
        </w:rPr>
        <w:t xml:space="preserve"> transcription </w:t>
      </w:r>
      <w:r w:rsidR="00806C3E" w:rsidRPr="00255520">
        <w:rPr>
          <w:rFonts w:ascii="Calibri" w:hAnsi="Calibri" w:cs="Calibri"/>
        </w:rPr>
        <w:t xml:space="preserve">by </w:t>
      </w:r>
      <w:r w:rsidR="00377BF2" w:rsidRPr="00255520">
        <w:rPr>
          <w:rFonts w:ascii="Calibri" w:hAnsi="Calibri" w:cs="Calibri"/>
        </w:rPr>
        <w:t xml:space="preserve">making </w:t>
      </w:r>
      <w:r w:rsidR="00A01C9F" w:rsidRPr="00255520">
        <w:rPr>
          <w:rFonts w:ascii="Calibri" w:hAnsi="Calibri" w:cs="Calibri"/>
        </w:rPr>
        <w:t xml:space="preserve">it less likely that transcription factors </w:t>
      </w:r>
      <w:r w:rsidR="00E321EF" w:rsidRPr="00255520">
        <w:rPr>
          <w:rFonts w:ascii="Calibri" w:hAnsi="Calibri" w:cs="Calibri"/>
        </w:rPr>
        <w:t>will</w:t>
      </w:r>
      <w:r w:rsidR="00A01C9F" w:rsidRPr="00255520">
        <w:rPr>
          <w:rFonts w:ascii="Calibri" w:hAnsi="Calibri" w:cs="Calibri"/>
        </w:rPr>
        <w:t xml:space="preserve"> bind to DNA.</w:t>
      </w:r>
      <w:r w:rsidR="003D5940">
        <w:rPr>
          <w:rFonts w:ascii="Calibri" w:hAnsi="Calibri" w:cs="Calibri"/>
        </w:rPr>
        <w:fldChar w:fldCharType="begin"/>
      </w:r>
      <w:r w:rsidR="003D5940">
        <w:rPr>
          <w:rFonts w:ascii="Calibri" w:hAnsi="Calibri" w:cs="Calibri"/>
        </w:rPr>
        <w:instrText xml:space="preserve"> ADDIN ZOTERO_ITEM CSL_CITATION {"citationID":"LMEIdSRu","properties":{"formattedCitation":"\\super 3\\nosupersub{}","plainCitation":"3","noteIndex":0},"citationItems":[{"id":210,"uris":["http://zotero.org/users/5622226/items/WV7KW73D"],"uri":["http://zotero.org/users/5622226/items/WV7KW73D"],"itemData":{"id":210,"type":"article-journal","abstract":"DNA methylation is of paramount importance for mammalian embryonic development. DNA methylation has numerous functions: it is implicated in the repression of transposons and genes, but is also associated with actively transcribed gene bodies and, in some cases, with gene activation per se. In recent years, sensitive technologies have been developed that allow the interrogation of DNA methylation patterns from a small number of cells. The use of these technol­ ogies has greatly improved our knowledge of DNA methylation dynamics and heterogeneity in embryos and in specific tissues. Combined with genetic analyses, it is increasingly apparent that regulation of DNA methylation erasure and (re-)establishment varies considerably between different developmental stages. In this Review , we discuss the mechanisms and functions of DNA methylation and demethylation in both mice and humans at CpG-rich promoters, gene bodies and transposable elements. We highlight the dynamic erasure and re-establishment of DNA methyl­ation in embryonic, germline and somatic cell development. Finally , we provide insights into DNA methylation gained from studying genetic diseases.","container-title":"Nature Reviews Molecular Cell Biology","DOI":"10.1038/s41580-019-0159-6","ISSN":"1471-0072, 1471-0080","issue":"10","journalAbbreviation":"Nat Rev Mol Cell Biol","language":"en","page":"590-607","source":"DOI.org (Crossref)","title":"The diverse roles of DNA methylation in mammalian development and disease","volume":"20","author":[{"family":"Greenberg","given":"Maxim V. C."},{"family":"Bourc’his","given":"Deborah"}],"issued":{"date-parts":[["2019",10]]}}}],"schema":"https://github.com/citation-style-language/schema/raw/master/csl-citation.json"} </w:instrText>
      </w:r>
      <w:r w:rsidR="003D5940">
        <w:rPr>
          <w:rFonts w:ascii="Calibri" w:hAnsi="Calibri" w:cs="Calibri"/>
        </w:rPr>
        <w:fldChar w:fldCharType="separate"/>
      </w:r>
      <w:r w:rsidR="003D5940" w:rsidRPr="003D5940">
        <w:rPr>
          <w:rFonts w:ascii="Calibri" w:hAnsi="Calibri" w:cs="Calibri"/>
          <w:vertAlign w:val="superscript"/>
        </w:rPr>
        <w:t>3</w:t>
      </w:r>
      <w:r w:rsidR="003D5940">
        <w:rPr>
          <w:rFonts w:ascii="Calibri" w:hAnsi="Calibri" w:cs="Calibri"/>
        </w:rPr>
        <w:fldChar w:fldCharType="end"/>
      </w:r>
      <w:r w:rsidR="000F42A1" w:rsidRPr="00255520">
        <w:rPr>
          <w:rFonts w:ascii="Calibri" w:hAnsi="Calibri" w:cs="Calibri"/>
        </w:rPr>
        <w:t xml:space="preserve"> </w:t>
      </w:r>
      <w:r w:rsidR="00C26605" w:rsidRPr="00255520">
        <w:rPr>
          <w:rFonts w:ascii="Calibri" w:hAnsi="Calibri" w:cs="Calibri"/>
        </w:rPr>
        <w:t xml:space="preserve">Due to DNA methylation’s </w:t>
      </w:r>
      <w:r w:rsidR="00475140" w:rsidRPr="00255520">
        <w:rPr>
          <w:rFonts w:ascii="Calibri" w:hAnsi="Calibri" w:cs="Calibri"/>
        </w:rPr>
        <w:t xml:space="preserve">role in gene expression, </w:t>
      </w:r>
      <w:r w:rsidR="00C26D61" w:rsidRPr="00255520">
        <w:rPr>
          <w:rFonts w:ascii="Calibri" w:hAnsi="Calibri" w:cs="Calibri"/>
        </w:rPr>
        <w:t xml:space="preserve">abnormal methylation has been linked to </w:t>
      </w:r>
      <w:r w:rsidR="0026115C" w:rsidRPr="00255520">
        <w:rPr>
          <w:rFonts w:ascii="Calibri" w:hAnsi="Calibri" w:cs="Calibri"/>
        </w:rPr>
        <w:t>many diseases including</w:t>
      </w:r>
      <w:r w:rsidR="00B77F5E" w:rsidRPr="00255520">
        <w:rPr>
          <w:rFonts w:ascii="Calibri" w:hAnsi="Calibri" w:cs="Calibri"/>
        </w:rPr>
        <w:t xml:space="preserve"> various</w:t>
      </w:r>
      <w:r w:rsidR="0026115C" w:rsidRPr="00255520">
        <w:rPr>
          <w:rFonts w:ascii="Calibri" w:hAnsi="Calibri" w:cs="Calibri"/>
        </w:rPr>
        <w:t xml:space="preserve"> </w:t>
      </w:r>
      <w:r w:rsidR="005B2118" w:rsidRPr="00255520">
        <w:rPr>
          <w:rFonts w:ascii="Calibri" w:hAnsi="Calibri" w:cs="Calibri"/>
        </w:rPr>
        <w:t>cancer</w:t>
      </w:r>
      <w:r w:rsidR="008536BE" w:rsidRPr="00255520">
        <w:rPr>
          <w:rFonts w:ascii="Calibri" w:hAnsi="Calibri" w:cs="Calibri"/>
        </w:rPr>
        <w:t>s</w:t>
      </w:r>
      <w:r w:rsidR="005B2118" w:rsidRPr="00255520">
        <w:rPr>
          <w:rFonts w:ascii="Calibri" w:hAnsi="Calibri" w:cs="Calibri"/>
        </w:rPr>
        <w:t>.</w:t>
      </w:r>
      <w:r w:rsidR="00715CFA">
        <w:rPr>
          <w:rFonts w:ascii="Calibri" w:hAnsi="Calibri" w:cs="Calibri"/>
        </w:rPr>
        <w:fldChar w:fldCharType="begin"/>
      </w:r>
      <w:r w:rsidR="00AE2DB0">
        <w:rPr>
          <w:rFonts w:ascii="Calibri" w:hAnsi="Calibri" w:cs="Calibri"/>
        </w:rPr>
        <w:instrText xml:space="preserve"> ADDIN ZOTERO_ITEM CSL_CITATION {"citationID":"2J8X1nJQ","properties":{"formattedCitation":"\\super 1\\nosupersub{}","plainCitation":"1","noteIndex":0},"citationItems":[{"id":"IOO5UE9A/6FitWcnb","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715CFA">
        <w:rPr>
          <w:rFonts w:ascii="Calibri" w:hAnsi="Calibri" w:cs="Calibri"/>
        </w:rPr>
        <w:fldChar w:fldCharType="separate"/>
      </w:r>
      <w:r w:rsidR="00715CFA" w:rsidRPr="00715CFA">
        <w:rPr>
          <w:rFonts w:ascii="Calibri" w:hAnsi="Calibri" w:cs="Calibri"/>
          <w:vertAlign w:val="superscript"/>
        </w:rPr>
        <w:t>1</w:t>
      </w:r>
      <w:r w:rsidR="00715CFA">
        <w:rPr>
          <w:rFonts w:ascii="Calibri" w:hAnsi="Calibri" w:cs="Calibri"/>
        </w:rPr>
        <w:fldChar w:fldCharType="end"/>
      </w:r>
      <w:r w:rsidR="00715CFA" w:rsidRPr="00255520">
        <w:rPr>
          <w:rFonts w:ascii="Calibri" w:hAnsi="Calibri" w:cs="Calibri"/>
        </w:rPr>
        <w:t xml:space="preserve"> </w:t>
      </w:r>
    </w:p>
    <w:p w14:paraId="4F0FB541" w14:textId="11B98A66" w:rsidR="00AE6D4B" w:rsidRPr="00255520" w:rsidRDefault="00E9031A" w:rsidP="00AE6D4B">
      <w:pPr>
        <w:rPr>
          <w:rFonts w:ascii="Calibri" w:hAnsi="Calibri" w:cs="Calibri"/>
        </w:rPr>
      </w:pPr>
      <w:r w:rsidRPr="00255520">
        <w:rPr>
          <w:rFonts w:ascii="Calibri" w:hAnsi="Calibri" w:cs="Calibri"/>
        </w:rPr>
        <w:tab/>
      </w:r>
      <w:r w:rsidR="00806C3E" w:rsidRPr="00255520">
        <w:rPr>
          <w:rFonts w:ascii="Calibri" w:hAnsi="Calibri" w:cs="Calibri"/>
        </w:rPr>
        <w:t xml:space="preserve"> </w:t>
      </w:r>
    </w:p>
    <w:p w14:paraId="15FF2726" w14:textId="3ED7794C" w:rsidR="00732330" w:rsidRPr="00255520" w:rsidRDefault="00B82EEA" w:rsidP="00B82EEA">
      <w:pPr>
        <w:pStyle w:val="Heading3"/>
        <w:rPr>
          <w:rFonts w:ascii="Calibri" w:hAnsi="Calibri" w:cs="Calibri"/>
        </w:rPr>
      </w:pPr>
      <w:bookmarkStart w:id="211" w:name="_Toc47869919"/>
      <w:r w:rsidRPr="00255520">
        <w:rPr>
          <w:rFonts w:ascii="Calibri" w:hAnsi="Calibri" w:cs="Calibri"/>
        </w:rPr>
        <w:t xml:space="preserve">Figure 1: </w:t>
      </w:r>
      <w:r w:rsidR="000375F7" w:rsidRPr="00255520">
        <w:rPr>
          <w:rFonts w:ascii="Calibri" w:hAnsi="Calibri" w:cs="Calibri"/>
        </w:rPr>
        <w:t>DNA Methylation</w:t>
      </w:r>
      <w:r w:rsidR="00A24ABF" w:rsidRPr="00255520">
        <w:rPr>
          <w:rFonts w:ascii="Calibri" w:hAnsi="Calibri" w:cs="Calibri"/>
        </w:rPr>
        <w:t xml:space="preserve"> Patterns</w:t>
      </w:r>
      <w:bookmarkEnd w:id="211"/>
    </w:p>
    <w:p w14:paraId="7FBF5020" w14:textId="6E054FD2" w:rsidR="003154E8" w:rsidRPr="00255520" w:rsidRDefault="00B93F3E" w:rsidP="000B17E5">
      <w:pPr>
        <w:rPr>
          <w:rFonts w:ascii="Calibri" w:hAnsi="Calibri" w:cs="Calibri"/>
        </w:rPr>
      </w:pPr>
      <w:r w:rsidRPr="00255520">
        <w:rPr>
          <w:rFonts w:ascii="Calibri" w:hAnsi="Calibri" w:cs="Calibri"/>
          <w:noProof/>
        </w:rPr>
        <w:drawing>
          <wp:inline distT="0" distB="0" distL="0" distR="0" wp14:anchorId="5CD41443" wp14:editId="42530661">
            <wp:extent cx="5943600" cy="1975485"/>
            <wp:effectExtent l="0" t="0" r="0" b="571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10 at 2.04.2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75485"/>
                    </a:xfrm>
                    <a:prstGeom prst="rect">
                      <a:avLst/>
                    </a:prstGeom>
                  </pic:spPr>
                </pic:pic>
              </a:graphicData>
            </a:graphic>
          </wp:inline>
        </w:drawing>
      </w:r>
    </w:p>
    <w:p w14:paraId="46B2B04E" w14:textId="212B994C" w:rsidR="002E72C8" w:rsidRPr="00255520" w:rsidRDefault="00E13C74">
      <w:pPr>
        <w:rPr>
          <w:rFonts w:ascii="Calibri" w:hAnsi="Calibri" w:cs="Calibri"/>
        </w:rPr>
      </w:pPr>
      <w:r w:rsidRPr="00255520">
        <w:rPr>
          <w:rFonts w:ascii="Calibri" w:hAnsi="Calibri" w:cs="Calibri"/>
        </w:rPr>
        <w:t xml:space="preserve">From </w:t>
      </w:r>
      <w:proofErr w:type="spellStart"/>
      <w:r w:rsidR="00594B6D" w:rsidRPr="00255520">
        <w:rPr>
          <w:rFonts w:ascii="Calibri" w:hAnsi="Calibri" w:cs="Calibri"/>
        </w:rPr>
        <w:t>Portela</w:t>
      </w:r>
      <w:proofErr w:type="spellEnd"/>
      <w:r w:rsidR="00594B6D" w:rsidRPr="00255520">
        <w:rPr>
          <w:rFonts w:ascii="Calibri" w:hAnsi="Calibri" w:cs="Calibri"/>
        </w:rPr>
        <w:t xml:space="preserve"> &amp; </w:t>
      </w:r>
      <w:proofErr w:type="spellStart"/>
      <w:r w:rsidR="00DF769F" w:rsidRPr="00255520">
        <w:rPr>
          <w:rFonts w:ascii="Calibri" w:hAnsi="Calibri" w:cs="Calibri"/>
        </w:rPr>
        <w:t>Esteller</w:t>
      </w:r>
      <w:proofErr w:type="spellEnd"/>
      <w:r w:rsidR="00DF769F" w:rsidRPr="00255520">
        <w:rPr>
          <w:rFonts w:ascii="Calibri" w:hAnsi="Calibri" w:cs="Calibri"/>
        </w:rPr>
        <w:t xml:space="preserve"> (2010)</w:t>
      </w:r>
      <w:r w:rsidR="004052EA">
        <w:rPr>
          <w:rFonts w:ascii="Calibri" w:hAnsi="Calibri" w:cs="Calibri"/>
        </w:rPr>
        <w:fldChar w:fldCharType="begin"/>
      </w:r>
      <w:r w:rsidR="00AE2DB0">
        <w:rPr>
          <w:rFonts w:ascii="Calibri" w:hAnsi="Calibri" w:cs="Calibri"/>
        </w:rPr>
        <w:instrText xml:space="preserve"> ADDIN ZOTERO_ITEM CSL_CITATION {"citationID":"cndsfzW8","properties":{"formattedCitation":"\\super 1\\nosupersub{}","plainCitation":"1","noteIndex":0},"citationItems":[{"id":"IOO5UE9A/6FitWcnb","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4052EA">
        <w:rPr>
          <w:rFonts w:ascii="Calibri" w:hAnsi="Calibri" w:cs="Calibri"/>
        </w:rPr>
        <w:fldChar w:fldCharType="separate"/>
      </w:r>
      <w:r w:rsidR="004052EA" w:rsidRPr="004052EA">
        <w:rPr>
          <w:rFonts w:ascii="Calibri" w:hAnsi="Calibri" w:cs="Calibri"/>
          <w:vertAlign w:val="superscript"/>
        </w:rPr>
        <w:t>1</w:t>
      </w:r>
      <w:r w:rsidR="004052EA">
        <w:rPr>
          <w:rFonts w:ascii="Calibri" w:hAnsi="Calibri" w:cs="Calibri"/>
        </w:rPr>
        <w:fldChar w:fldCharType="end"/>
      </w:r>
      <w:r w:rsidR="00A82FD1" w:rsidRPr="00255520">
        <w:rPr>
          <w:rFonts w:ascii="Calibri" w:hAnsi="Calibri" w:cs="Calibri"/>
        </w:rPr>
        <w:t>:</w:t>
      </w:r>
      <w:r w:rsidR="00120576" w:rsidRPr="00255520">
        <w:rPr>
          <w:rFonts w:ascii="Calibri" w:hAnsi="Calibri" w:cs="Calibri"/>
        </w:rPr>
        <w:t xml:space="preserve"> </w:t>
      </w:r>
      <w:r w:rsidR="0007793B" w:rsidRPr="00255520">
        <w:rPr>
          <w:rFonts w:ascii="Calibri" w:hAnsi="Calibri" w:cs="Calibri"/>
        </w:rPr>
        <w:t xml:space="preserve">Unmethylated </w:t>
      </w:r>
      <w:r w:rsidR="005909E5" w:rsidRPr="00255520">
        <w:rPr>
          <w:rFonts w:ascii="Calibri" w:hAnsi="Calibri" w:cs="Calibri"/>
        </w:rPr>
        <w:t xml:space="preserve">CGIs </w:t>
      </w:r>
      <w:r w:rsidR="00587FE7" w:rsidRPr="00255520">
        <w:rPr>
          <w:rFonts w:ascii="Calibri" w:hAnsi="Calibri" w:cs="Calibri"/>
        </w:rPr>
        <w:t xml:space="preserve">(a) and </w:t>
      </w:r>
      <w:r w:rsidR="00ED1D71" w:rsidRPr="00255520">
        <w:rPr>
          <w:rFonts w:ascii="Calibri" w:hAnsi="Calibri" w:cs="Calibri"/>
        </w:rPr>
        <w:t>CpG island shores (b)</w:t>
      </w:r>
      <w:r w:rsidR="00C8629B" w:rsidRPr="00255520">
        <w:rPr>
          <w:rFonts w:ascii="Calibri" w:hAnsi="Calibri" w:cs="Calibri"/>
        </w:rPr>
        <w:t xml:space="preserve"> allow transcription factor binding which in turn leads to gene expression. </w:t>
      </w:r>
      <w:r w:rsidR="00DB1692" w:rsidRPr="00255520">
        <w:rPr>
          <w:rFonts w:ascii="Calibri" w:hAnsi="Calibri" w:cs="Calibri"/>
        </w:rPr>
        <w:t xml:space="preserve">Methylated </w:t>
      </w:r>
      <w:r w:rsidR="00D710BE" w:rsidRPr="00255520">
        <w:rPr>
          <w:rFonts w:ascii="Calibri" w:hAnsi="Calibri" w:cs="Calibri"/>
        </w:rPr>
        <w:t>sites prevent gene expression.</w:t>
      </w:r>
    </w:p>
    <w:p w14:paraId="55F7FF0B" w14:textId="77777777" w:rsidR="002E72C8" w:rsidRPr="00255520" w:rsidRDefault="002E72C8">
      <w:pPr>
        <w:rPr>
          <w:rFonts w:ascii="Calibri" w:hAnsi="Calibri" w:cs="Calibri"/>
        </w:rPr>
      </w:pPr>
    </w:p>
    <w:p w14:paraId="0A1AB97E" w14:textId="77777777" w:rsidR="002B3067" w:rsidRPr="00255520" w:rsidRDefault="002E72C8" w:rsidP="002E72C8">
      <w:pPr>
        <w:pStyle w:val="Heading2"/>
        <w:rPr>
          <w:rFonts w:ascii="Calibri" w:hAnsi="Calibri" w:cs="Calibri"/>
        </w:rPr>
      </w:pPr>
      <w:bookmarkStart w:id="212" w:name="_Toc47869920"/>
      <w:r w:rsidRPr="00255520">
        <w:rPr>
          <w:rFonts w:ascii="Calibri" w:hAnsi="Calibri" w:cs="Calibri"/>
        </w:rPr>
        <w:lastRenderedPageBreak/>
        <w:t>Metabolomics</w:t>
      </w:r>
      <w:bookmarkEnd w:id="212"/>
    </w:p>
    <w:p w14:paraId="6F7E5DDB" w14:textId="77777777" w:rsidR="002B3067" w:rsidRPr="00255520" w:rsidRDefault="002B3067" w:rsidP="002E72C8">
      <w:pPr>
        <w:pStyle w:val="Heading2"/>
        <w:rPr>
          <w:rFonts w:ascii="Calibri" w:hAnsi="Calibri" w:cs="Calibri"/>
        </w:rPr>
      </w:pPr>
    </w:p>
    <w:p w14:paraId="3604B2FC" w14:textId="275F3FC1" w:rsidR="008B7330" w:rsidRPr="00255520" w:rsidRDefault="00770DFA" w:rsidP="007C70D3">
      <w:pPr>
        <w:rPr>
          <w:rFonts w:ascii="Calibri" w:hAnsi="Calibri" w:cs="Calibri"/>
        </w:rPr>
      </w:pPr>
      <w:r w:rsidRPr="00255520">
        <w:rPr>
          <w:rFonts w:ascii="Calibri" w:hAnsi="Calibri" w:cs="Calibri"/>
        </w:rPr>
        <w:tab/>
      </w:r>
      <w:r w:rsidR="007C70D3" w:rsidRPr="00255520">
        <w:rPr>
          <w:rFonts w:ascii="Calibri" w:hAnsi="Calibri" w:cs="Calibri"/>
        </w:rPr>
        <w:t xml:space="preserve">Metabolites are small molecule products of metabolism and are involved in many vital </w:t>
      </w:r>
      <w:r w:rsidR="00BD1662" w:rsidRPr="00255520">
        <w:rPr>
          <w:rFonts w:ascii="Calibri" w:hAnsi="Calibri" w:cs="Calibri"/>
        </w:rPr>
        <w:t xml:space="preserve">cellular </w:t>
      </w:r>
      <w:r w:rsidR="007C70D3" w:rsidRPr="00255520">
        <w:rPr>
          <w:rFonts w:ascii="Calibri" w:hAnsi="Calibri" w:cs="Calibri"/>
        </w:rPr>
        <w:t>processes</w:t>
      </w:r>
      <w:r w:rsidR="00BD1662" w:rsidRPr="00255520">
        <w:rPr>
          <w:rFonts w:ascii="Calibri" w:hAnsi="Calibri" w:cs="Calibri"/>
        </w:rPr>
        <w:t xml:space="preserve"> </w:t>
      </w:r>
      <w:r w:rsidR="007C70D3" w:rsidRPr="00255520">
        <w:rPr>
          <w:rFonts w:ascii="Calibri" w:hAnsi="Calibri" w:cs="Calibri"/>
        </w:rPr>
        <w:t xml:space="preserve">including energy storage, cellular signaling and apoptosis, post-translational protein modification and transport, and maintenance of homeostasis in the cellular milieu. </w:t>
      </w:r>
      <w:r w:rsidR="00466500" w:rsidRPr="00255520">
        <w:rPr>
          <w:rFonts w:ascii="Calibri" w:hAnsi="Calibri" w:cs="Calibri"/>
        </w:rPr>
        <w:t xml:space="preserve">For example, </w:t>
      </w:r>
      <w:r w:rsidR="003766E9" w:rsidRPr="00255520">
        <w:rPr>
          <w:rFonts w:ascii="Calibri" w:hAnsi="Calibri" w:cs="Calibri"/>
        </w:rPr>
        <w:t>“﻿metabolites such as ATP, acetyl-CoA, NAD+, and S-adenosyl methionine (SAM) can function as co-substrates, regulating post-translational</w:t>
      </w:r>
      <w:r w:rsidR="00525EFD" w:rsidRPr="00255520">
        <w:rPr>
          <w:rFonts w:ascii="Calibri" w:hAnsi="Calibri" w:cs="Calibri"/>
        </w:rPr>
        <w:t xml:space="preserve"> </w:t>
      </w:r>
      <w:r w:rsidR="003766E9" w:rsidRPr="00255520">
        <w:rPr>
          <w:rFonts w:ascii="Calibri" w:hAnsi="Calibri" w:cs="Calibri"/>
        </w:rPr>
        <w:t>modifications that affect protein activity</w:t>
      </w:r>
      <w:r w:rsidR="00650FCE" w:rsidRPr="00255520">
        <w:rPr>
          <w:rFonts w:ascii="Calibri" w:hAnsi="Calibri" w:cs="Calibri"/>
        </w:rPr>
        <w:t xml:space="preserve">” and </w:t>
      </w:r>
      <w:r w:rsidR="00FE25F1" w:rsidRPr="00255520">
        <w:rPr>
          <w:rFonts w:ascii="Calibri" w:hAnsi="Calibri" w:cs="Calibri"/>
        </w:rPr>
        <w:t>“﻿fatty acids and hormones can interact with plasma proteins to enable</w:t>
      </w:r>
      <w:r w:rsidR="000C2D29" w:rsidRPr="00255520">
        <w:rPr>
          <w:rFonts w:ascii="Calibri" w:hAnsi="Calibri" w:cs="Calibri"/>
        </w:rPr>
        <w:t xml:space="preserve"> </w:t>
      </w:r>
      <w:r w:rsidR="00FE25F1" w:rsidRPr="00255520">
        <w:rPr>
          <w:rFonts w:ascii="Calibri" w:hAnsi="Calibri" w:cs="Calibri"/>
        </w:rPr>
        <w:t>their transport in the bloodstream</w:t>
      </w:r>
      <w:r w:rsidR="000C2D29" w:rsidRPr="00255520">
        <w:rPr>
          <w:rFonts w:ascii="Calibri" w:hAnsi="Calibri" w:cs="Calibri"/>
        </w:rPr>
        <w:t>.</w:t>
      </w:r>
      <w:r w:rsidR="00FE25F1" w:rsidRPr="00255520">
        <w:rPr>
          <w:rFonts w:ascii="Calibri" w:hAnsi="Calibri" w:cs="Calibri"/>
        </w:rPr>
        <w:t>”</w:t>
      </w:r>
      <w:r w:rsidR="008F16C3">
        <w:rPr>
          <w:rFonts w:ascii="Calibri" w:hAnsi="Calibri" w:cs="Calibri"/>
        </w:rPr>
        <w:fldChar w:fldCharType="begin"/>
      </w:r>
      <w:r w:rsidR="00AE2DB0">
        <w:rPr>
          <w:rFonts w:ascii="Calibri" w:hAnsi="Calibri" w:cs="Calibri"/>
        </w:rPr>
        <w:instrText xml:space="preserve"> ADDIN ZOTERO_ITEM CSL_CITATION {"citationID":"WzKa28TR","properties":{"formattedCitation":"\\super 4\\nosupersub{}","plainCitation":"4","noteIndex":0},"citationItems":[{"id":"IOO5UE9A/deBpbGPv","uris":["http://www.mendeley.com/documents/?uuid=68966d6b-1628-47f7-a0d9-4628e6f35ed7"],"uri":["http://www.mendeley.com/documents/?uuid=68966d6b-1628-47f7-a0d9-4628e6f35ed7"],"itemData":{"DOI":"10.1038/nrm.2016.25","ISSN":"14710080","PMID":"26979502","abstract":"Metabolomics, which is the profiling of metabolites in biofluids, cells and tissues, is routinely applied as a tool for biomarker discovery. Owing to innovative developments in informatics and analytical technologies, and the integration of orthogonal biological approaches, it is now possible to expand metabolomic analyses to understand the systems-level effects of metabolites. Moreover, because of the inherent sensitivity of metabolomics, subtle alterations in biological pathways can be detected to provide insight into the mechanisms that underlie various physiological conditions and aberrant processes, including diseases.","author":[{"dropping-particle":"","family":"Johnson","given":"Caroline H.","non-dropping-particle":"","parse-names":false,"suffix":""},{"dropping-particle":"","family":"Ivanisevic","given":"Julijana","non-dropping-particle":"","parse-names":false,"suffix":""},{"dropping-particle":"","family":"Siuzdak","given":"Gary","non-dropping-particle":"","parse-names":false,"suffix":""}],"container-title":"Nature Reviews Molecular Cell Biology","id":"h8769NE6/vDpzxTIy","issue":"7","issued":{"date-parts":[["2016"]]},"page":"451-459","title":"Metabolomics: Beyond biomarkers and towards mechanisms","type":"article-journal","volume":"17"}}],"schema":"https://github.com/citation-style-language/schema/raw/master/csl-citation.json"} </w:instrText>
      </w:r>
      <w:r w:rsidR="008F16C3">
        <w:rPr>
          <w:rFonts w:ascii="Calibri" w:hAnsi="Calibri" w:cs="Calibri"/>
        </w:rPr>
        <w:fldChar w:fldCharType="separate"/>
      </w:r>
      <w:r w:rsidR="008F16C3" w:rsidRPr="008F16C3">
        <w:rPr>
          <w:rFonts w:ascii="Calibri" w:hAnsi="Calibri" w:cs="Calibri"/>
          <w:vertAlign w:val="superscript"/>
        </w:rPr>
        <w:t>4</w:t>
      </w:r>
      <w:r w:rsidR="008F16C3">
        <w:rPr>
          <w:rFonts w:ascii="Calibri" w:hAnsi="Calibri" w:cs="Calibri"/>
        </w:rPr>
        <w:fldChar w:fldCharType="end"/>
      </w:r>
      <w:r w:rsidR="00B40DC6" w:rsidRPr="00255520">
        <w:rPr>
          <w:rFonts w:ascii="Calibri" w:hAnsi="Calibri" w:cs="Calibri"/>
        </w:rPr>
        <w:t xml:space="preserve"> Some metabolite-protein interact</w:t>
      </w:r>
      <w:r w:rsidR="004A4D1C" w:rsidRPr="00255520">
        <w:rPr>
          <w:rFonts w:ascii="Calibri" w:hAnsi="Calibri" w:cs="Calibri"/>
        </w:rPr>
        <w:t>ions</w:t>
      </w:r>
      <w:r w:rsidR="00B40DC6" w:rsidRPr="00255520">
        <w:rPr>
          <w:rFonts w:ascii="Calibri" w:hAnsi="Calibri" w:cs="Calibri"/>
        </w:rPr>
        <w:t xml:space="preserve"> also </w:t>
      </w:r>
      <w:r w:rsidR="00EE2979" w:rsidRPr="00255520">
        <w:rPr>
          <w:rFonts w:ascii="Calibri" w:hAnsi="Calibri" w:cs="Calibri"/>
        </w:rPr>
        <w:t>have a role</w:t>
      </w:r>
      <w:r w:rsidR="00B40DC6" w:rsidRPr="00255520">
        <w:rPr>
          <w:rFonts w:ascii="Calibri" w:hAnsi="Calibri" w:cs="Calibri"/>
        </w:rPr>
        <w:t xml:space="preserve"> in </w:t>
      </w:r>
      <w:r w:rsidR="005F584F" w:rsidRPr="00255520">
        <w:rPr>
          <w:rFonts w:ascii="Calibri" w:hAnsi="Calibri" w:cs="Calibri"/>
        </w:rPr>
        <w:t xml:space="preserve">the </w:t>
      </w:r>
      <w:r w:rsidR="00EE2979" w:rsidRPr="00255520">
        <w:rPr>
          <w:rFonts w:ascii="Calibri" w:hAnsi="Calibri" w:cs="Calibri"/>
        </w:rPr>
        <w:t xml:space="preserve">initiation of </w:t>
      </w:r>
      <w:r w:rsidR="004E7BFC" w:rsidRPr="00255520">
        <w:rPr>
          <w:rFonts w:ascii="Calibri" w:hAnsi="Calibri" w:cs="Calibri"/>
        </w:rPr>
        <w:t>signaling cascades.</w:t>
      </w:r>
      <w:r w:rsidR="008F16C3">
        <w:rPr>
          <w:rFonts w:ascii="Calibri" w:hAnsi="Calibri" w:cs="Calibri"/>
        </w:rPr>
        <w:fldChar w:fldCharType="begin"/>
      </w:r>
      <w:r w:rsidR="00AE2DB0">
        <w:rPr>
          <w:rFonts w:ascii="Calibri" w:hAnsi="Calibri" w:cs="Calibri"/>
        </w:rPr>
        <w:instrText xml:space="preserve"> ADDIN ZOTERO_ITEM CSL_CITATION {"citationID":"leiUw5UK","properties":{"formattedCitation":"\\super 4\\nosupersub{}","plainCitation":"4","noteIndex":0},"citationItems":[{"id":"IOO5UE9A/deBpbGPv","uris":["http://www.mendeley.com/documents/?uuid=68966d6b-1628-47f7-a0d9-4628e6f35ed7"],"uri":["http://www.mendeley.com/documents/?uuid=68966d6b-1628-47f7-a0d9-4628e6f35ed7"],"itemData":{"DOI":"10.1038/nrm.2016.25","ISSN":"14710080","PMID":"26979502","abstract":"Metabolomics, which is the profiling of metabolites in biofluids, cells and tissues, is routinely applied as a tool for biomarker discovery. Owing to innovative developments in informatics and analytical technologies, and the integration of orthogonal biological approaches, it is now possible to expand metabolomic analyses to understand the systems-level effects of metabolites. Moreover, because of the inherent sensitivity of metabolomics, subtle alterations in biological pathways can be detected to provide insight into the mechanisms that underlie various physiological conditions and aberrant processes, including diseases.","author":[{"dropping-particle":"","family":"Johnson","given":"Caroline H.","non-dropping-particle":"","parse-names":false,"suffix":""},{"dropping-particle":"","family":"Ivanisevic","given":"Julijana","non-dropping-particle":"","parse-names":false,"suffix":""},{"dropping-particle":"","family":"Siuzdak","given":"Gary","non-dropping-particle":"","parse-names":false,"suffix":""}],"container-title":"Nature Reviews Molecular Cell Biology","id":"h8769NE6/vDpzxTIy","issue":"7","issued":{"date-parts":[["2016"]]},"page":"451-459","title":"Metabolomics: Beyond biomarkers and towards mechanisms","type":"article-journal","volume":"17"}}],"schema":"https://github.com/citation-style-language/schema/raw/master/csl-citation.json"} </w:instrText>
      </w:r>
      <w:r w:rsidR="008F16C3">
        <w:rPr>
          <w:rFonts w:ascii="Calibri" w:hAnsi="Calibri" w:cs="Calibri"/>
        </w:rPr>
        <w:fldChar w:fldCharType="separate"/>
      </w:r>
      <w:r w:rsidR="008F16C3" w:rsidRPr="008F16C3">
        <w:rPr>
          <w:rFonts w:ascii="Calibri" w:hAnsi="Calibri" w:cs="Calibri"/>
          <w:vertAlign w:val="superscript"/>
        </w:rPr>
        <w:t>4</w:t>
      </w:r>
      <w:r w:rsidR="008F16C3">
        <w:rPr>
          <w:rFonts w:ascii="Calibri" w:hAnsi="Calibri" w:cs="Calibri"/>
        </w:rPr>
        <w:fldChar w:fldCharType="end"/>
      </w:r>
      <w:r w:rsidR="004E16A0" w:rsidRPr="00255520">
        <w:rPr>
          <w:rFonts w:ascii="Calibri" w:hAnsi="Calibri" w:cs="Calibri"/>
        </w:rPr>
        <w:t xml:space="preserve"> </w:t>
      </w:r>
      <w:r w:rsidR="008217B9" w:rsidRPr="00255520">
        <w:rPr>
          <w:rFonts w:ascii="Calibri" w:hAnsi="Calibri" w:cs="Calibri"/>
        </w:rPr>
        <w:t xml:space="preserve">As a result of this far-reaching impact </w:t>
      </w:r>
      <w:r w:rsidR="00C46DF3" w:rsidRPr="00255520">
        <w:rPr>
          <w:rFonts w:ascii="Calibri" w:hAnsi="Calibri" w:cs="Calibri"/>
        </w:rPr>
        <w:t>at</w:t>
      </w:r>
      <w:r w:rsidR="008217B9" w:rsidRPr="00255520">
        <w:rPr>
          <w:rFonts w:ascii="Calibri" w:hAnsi="Calibri" w:cs="Calibri"/>
        </w:rPr>
        <w:t xml:space="preserve"> </w:t>
      </w:r>
      <w:r w:rsidR="003215CD" w:rsidRPr="00255520">
        <w:rPr>
          <w:rFonts w:ascii="Calibri" w:hAnsi="Calibri" w:cs="Calibri"/>
        </w:rPr>
        <w:t xml:space="preserve">multiple levels of </w:t>
      </w:r>
      <w:r w:rsidR="00193736" w:rsidRPr="00255520">
        <w:rPr>
          <w:rFonts w:ascii="Calibri" w:hAnsi="Calibri" w:cs="Calibri"/>
        </w:rPr>
        <w:t>human development,</w:t>
      </w:r>
      <w:r w:rsidR="0030297B" w:rsidRPr="00255520">
        <w:rPr>
          <w:rFonts w:ascii="Calibri" w:hAnsi="Calibri" w:cs="Calibri"/>
        </w:rPr>
        <w:t xml:space="preserve"> a</w:t>
      </w:r>
      <w:r w:rsidR="007C70D3" w:rsidRPr="00255520">
        <w:rPr>
          <w:rFonts w:ascii="Calibri" w:hAnsi="Calibri" w:cs="Calibri"/>
        </w:rPr>
        <w:t>nalysis of the metabolome can therefore quantify the integrated response to endogenous and exogenous disease factors or other physiological changes.</w:t>
      </w:r>
      <w:r w:rsidR="00B318FC">
        <w:rPr>
          <w:rFonts w:ascii="Calibri" w:hAnsi="Calibri" w:cs="Calibri"/>
        </w:rPr>
        <w:fldChar w:fldCharType="begin"/>
      </w:r>
      <w:r w:rsidR="00AE2DB0">
        <w:rPr>
          <w:rFonts w:ascii="Calibri" w:hAnsi="Calibri" w:cs="Calibri"/>
        </w:rPr>
        <w:instrText xml:space="preserve"> ADDIN ZOTERO_ITEM CSL_CITATION {"citationID":"MLvwvhJJ","properties":{"formattedCitation":"\\super 5\\nosupersub{}","plainCitation":"5","noteIndex":0},"citationItems":[{"id":"IOO5UE9A/Y1e0Td51","uris":["http://www.mendeley.com/documents/?uuid=26cf29f8-0fe2-41dc-b388-0de718a59a24"],"uri":["http://www.mendeley.com/documents/?uuid=26cf29f8-0fe2-41dc-b388-0de718a59a24"],"itemData":{"DOI":"10.1111/pedi.12323","ISSN":"13995448","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children.","author":[{"dropping-particle":"","family":"Frohnert","given":"Brigitte I.","non-dropping-particle":"","parse-names":false,"suffix":""},{"dropping-particle":"","family":"Rewers","given":"Marian J.","non-dropping-particle":"","parse-names":false,"suffix":""}],"container-title":"Pediatric Diabetes","id":"h8769NE6/XI1tN1Zs","issue":"1","issued":{"date-parts":[["2016"]]},"page":"3-14","title":"Metabolomics in childhood diabetes","type":"article-journal","volume":"17"}}],"schema":"https://github.com/citation-style-language/schema/raw/master/csl-citation.json"} </w:instrText>
      </w:r>
      <w:r w:rsidR="00B318FC">
        <w:rPr>
          <w:rFonts w:ascii="Calibri" w:hAnsi="Calibri" w:cs="Calibri"/>
        </w:rPr>
        <w:fldChar w:fldCharType="separate"/>
      </w:r>
      <w:r w:rsidR="00B318FC" w:rsidRPr="00B318FC">
        <w:rPr>
          <w:rFonts w:ascii="Calibri" w:hAnsi="Calibri" w:cs="Calibri"/>
          <w:vertAlign w:val="superscript"/>
        </w:rPr>
        <w:t>5</w:t>
      </w:r>
      <w:r w:rsidR="00B318FC">
        <w:rPr>
          <w:rFonts w:ascii="Calibri" w:hAnsi="Calibri" w:cs="Calibri"/>
        </w:rPr>
        <w:fldChar w:fldCharType="end"/>
      </w:r>
      <w:r w:rsidR="00C86EA5" w:rsidRPr="00255520">
        <w:rPr>
          <w:rFonts w:ascii="Calibri" w:hAnsi="Calibri" w:cs="Calibri"/>
        </w:rPr>
        <w:t xml:space="preserve"> </w:t>
      </w:r>
    </w:p>
    <w:p w14:paraId="2DFF64DC" w14:textId="36B59729" w:rsidR="00125158" w:rsidRPr="00255520" w:rsidRDefault="00125158" w:rsidP="002A3476">
      <w:pPr>
        <w:ind w:firstLine="720"/>
        <w:rPr>
          <w:rFonts w:ascii="Calibri" w:hAnsi="Calibri" w:cs="Calibri"/>
        </w:rPr>
      </w:pPr>
      <w:r w:rsidRPr="00255520">
        <w:rPr>
          <w:rFonts w:ascii="Calibri" w:hAnsi="Calibri" w:cs="Calibri"/>
        </w:rPr>
        <w:t>In addition to</w:t>
      </w:r>
      <w:r w:rsidR="008D6FE6" w:rsidRPr="00255520">
        <w:rPr>
          <w:rFonts w:ascii="Calibri" w:hAnsi="Calibri" w:cs="Calibri"/>
        </w:rPr>
        <w:t xml:space="preserve"> these </w:t>
      </w:r>
      <w:r w:rsidR="00DE1C2E" w:rsidRPr="00255520">
        <w:rPr>
          <w:rFonts w:ascii="Calibri" w:hAnsi="Calibri" w:cs="Calibri"/>
        </w:rPr>
        <w:t xml:space="preserve">well-studied effects </w:t>
      </w:r>
      <w:r w:rsidR="003E7FDB" w:rsidRPr="00255520">
        <w:rPr>
          <w:rFonts w:ascii="Calibri" w:hAnsi="Calibri" w:cs="Calibri"/>
        </w:rPr>
        <w:t xml:space="preserve">of </w:t>
      </w:r>
      <w:r w:rsidR="00AF700D" w:rsidRPr="00255520">
        <w:rPr>
          <w:rFonts w:ascii="Calibri" w:hAnsi="Calibri" w:cs="Calibri"/>
        </w:rPr>
        <w:t>the metabolome</w:t>
      </w:r>
      <w:r w:rsidRPr="00255520">
        <w:rPr>
          <w:rFonts w:ascii="Calibri" w:hAnsi="Calibri" w:cs="Calibri"/>
        </w:rPr>
        <w:t>, there is mounting evidence that nutrition and metabolism also directly affect DNA methylation</w:t>
      </w:r>
      <w:r w:rsidR="00C00673">
        <w:rPr>
          <w:rFonts w:ascii="Calibri" w:hAnsi="Calibri" w:cs="Calibri"/>
        </w:rPr>
        <w:fldChar w:fldCharType="begin"/>
      </w:r>
      <w:r w:rsidR="00AE2DB0">
        <w:rPr>
          <w:rFonts w:ascii="Calibri" w:hAnsi="Calibri" w:cs="Calibri"/>
        </w:rPr>
        <w:instrText xml:space="preserve"> ADDIN ZOTERO_ITEM CSL_CITATION {"citationID":"a0WACI0G","properties":{"formattedCitation":"\\super 6\\nosupersub{}","plainCitation":"6","noteIndex":0},"citationItems":[{"id":"IOO5UE9A/XGP3V96F","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Biochemistry","id":"MsLmfj4x/ZNNNJ4w4","issue":"8","issued":{"date-parts":[["2012"]]},"page":"853-859","publisher":"Elsevier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C00673">
        <w:rPr>
          <w:rFonts w:ascii="Calibri" w:hAnsi="Calibri" w:cs="Calibri"/>
        </w:rPr>
        <w:fldChar w:fldCharType="separate"/>
      </w:r>
      <w:r w:rsidR="00C00673" w:rsidRPr="00C00673">
        <w:rPr>
          <w:rFonts w:ascii="Calibri" w:hAnsi="Calibri" w:cs="Calibri"/>
          <w:vertAlign w:val="superscript"/>
        </w:rPr>
        <w:t>6</w:t>
      </w:r>
      <w:r w:rsidR="00C00673">
        <w:rPr>
          <w:rFonts w:ascii="Calibri" w:hAnsi="Calibri" w:cs="Calibri"/>
        </w:rPr>
        <w:fldChar w:fldCharType="end"/>
      </w:r>
      <w:ins w:id="213" w:author="Tim Vigers" w:date="2020-08-08T13:06:00Z">
        <w:r w:rsidR="00A11290">
          <w:rPr>
            <w:rFonts w:ascii="Calibri" w:hAnsi="Calibri" w:cs="Calibri"/>
          </w:rPr>
          <w:t xml:space="preserve"> and </w:t>
        </w:r>
        <w:r w:rsidR="00330901">
          <w:rPr>
            <w:rFonts w:ascii="Calibri" w:hAnsi="Calibri" w:cs="Calibri"/>
          </w:rPr>
          <w:t xml:space="preserve">histone </w:t>
        </w:r>
      </w:ins>
      <w:ins w:id="214" w:author="Tim Vigers" w:date="2020-08-08T13:08:00Z">
        <w:r w:rsidR="00C00673">
          <w:rPr>
            <w:rFonts w:ascii="Calibri" w:hAnsi="Calibri" w:cs="Calibri"/>
          </w:rPr>
          <w:t>acetylation</w:t>
        </w:r>
      </w:ins>
      <w:r w:rsidR="004F7371">
        <w:rPr>
          <w:rFonts w:ascii="Calibri" w:hAnsi="Calibri" w:cs="Calibri"/>
        </w:rPr>
        <w:fldChar w:fldCharType="begin"/>
      </w:r>
      <w:r w:rsidR="004F7371">
        <w:rPr>
          <w:rFonts w:ascii="Calibri" w:hAnsi="Calibri" w:cs="Calibri"/>
        </w:rPr>
        <w:instrText xml:space="preserve"> ADDIN ZOTERO_ITEM CSL_CITATION {"citationID":"vMLB3Spp","properties":{"formattedCitation":"\\super 7\\nosupersub{}","plainCitation":"7","noteIndex":0},"citationItems":[{"id":237,"uris":["http://zotero.org/users/5622226/items/2DK36FYD"],"uri":["http://zotero.org/users/5622226/items/2DK36FYD"],"itemData":{"id":237,"type":"article-journal","abstract":"Histone acetylation in single-cell eukaryotes relies on acetyl coenzyme A (acetyl-CoA) synthetase enzymes that use acetate to produce acetyl-CoA. Metazoans, however, use glucose as their main carbon source and have exposure only to low concentrations of extracellular acetate. We have shown that histone acetylation in mammalian cells is dependent on adenosine triphosphate (ATP)–citrate lyase (ACL), the enzyme that converts glucose-derived citrate into acetyl-CoA. We found that ACL is required for increases in histone acetylation in response to growth factor stimulation and during differentiation, and that glucose availability can affect histone acetylation in an ACL-dependent manner. Together, these findings suggest that ACL activity is required to link growth factor–induced increases in nutrient metabolism to the regulation of histone acetylation and gene expression.\nHistone acetylation and gene expression in mammals are modulated by glycolytic metabolism.\nHistone acetylation and gene expression in mammals are modulated by glycolytic metabolism.","container-title":"Science","DOI":"10.1126/science.1164097","ISSN":"0036-8075, 1095-9203","issue":"5930","language":"en","note":"publisher: American Association for the Advancement of Science\nsection: Report\nPMID: 19461003","page":"1076-1080","source":"science.sciencemag.org","title":"ATP-Citrate Lyase Links Cellular Metabolism to Histone Acetylation","volume":"324","author":[{"family":"Wellen","given":"Kathryn E."},{"family":"Hatzivassiliou","given":"Georgia"},{"family":"Sachdeva","given":"Uma M."},{"family":"Bui","given":"Thi V."},{"family":"Cross","given":"Justin R."},{"family":"Thompson","given":"Craig B."}],"issued":{"date-parts":[["2009",5,22]]}}}],"schema":"https://github.com/citation-style-language/schema/raw/master/csl-citation.json"} </w:instrText>
      </w:r>
      <w:r w:rsidR="004F7371">
        <w:rPr>
          <w:rFonts w:ascii="Calibri" w:hAnsi="Calibri" w:cs="Calibri"/>
        </w:rPr>
        <w:fldChar w:fldCharType="separate"/>
      </w:r>
      <w:r w:rsidR="004F7371" w:rsidRPr="004F7371">
        <w:rPr>
          <w:rFonts w:ascii="Calibri" w:hAnsi="Calibri" w:cs="Calibri"/>
          <w:vertAlign w:val="superscript"/>
        </w:rPr>
        <w:t>7</w:t>
      </w:r>
      <w:r w:rsidR="004F7371">
        <w:rPr>
          <w:rFonts w:ascii="Calibri" w:hAnsi="Calibri" w:cs="Calibri"/>
        </w:rPr>
        <w:fldChar w:fldCharType="end"/>
      </w:r>
      <w:r w:rsidRPr="00255520">
        <w:rPr>
          <w:rFonts w:ascii="Calibri" w:hAnsi="Calibri" w:cs="Calibri"/>
        </w:rPr>
        <w:t xml:space="preserve">, and that the study of </w:t>
      </w:r>
      <w:proofErr w:type="spellStart"/>
      <w:r w:rsidRPr="00255520">
        <w:rPr>
          <w:rFonts w:ascii="Calibri" w:hAnsi="Calibri" w:cs="Calibri"/>
        </w:rPr>
        <w:t>nutri</w:t>
      </w:r>
      <w:proofErr w:type="spellEnd"/>
      <w:r w:rsidRPr="00255520">
        <w:rPr>
          <w:rFonts w:ascii="Calibri" w:hAnsi="Calibri" w:cs="Calibri"/>
        </w:rPr>
        <w:t>-epigenetics may elucidate the role of diet in many diseases.</w:t>
      </w:r>
      <w:del w:id="215" w:author="Tim Vigers" w:date="2020-08-08T13:07:00Z">
        <w:r w:rsidR="00E90D06" w:rsidDel="00C00673">
          <w:rPr>
            <w:rFonts w:ascii="Calibri" w:hAnsi="Calibri" w:cs="Calibri"/>
          </w:rPr>
          <w:fldChar w:fldCharType="begin"/>
        </w:r>
        <w:r w:rsidR="00C00673" w:rsidDel="00C00673">
          <w:rPr>
            <w:rFonts w:ascii="Calibri" w:hAnsi="Calibri" w:cs="Calibri"/>
          </w:rPr>
          <w:delInstrText xml:space="preserve"> ADDIN ZOTERO_ITEM CSL_CITATION {"citationID":"HtAwUycw","properties":{"formattedCitation":"\\super 6\\nosupersub{}","plainCitation":"6","noteIndex":0},"citationItems":[{"id":"MsLmfj4x/ZNNNJ4w4","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Biochemistry","id":"h8769NE6/kuPwAfLV","issue":"8","issued":{"date-parts":[["2012"]]},"page":"853-859","publisher":"Elsevier Inc.","title":"Nutrition and epigenetics: An interplay of dietary methyl donors, one-carbon metabolism and DNA methylation","type":"article-journal","volume":"23"}}],"schema":"https://github.com/citation-style-language/schema/raw/master/csl-citation.json"} </w:delInstrText>
        </w:r>
        <w:r w:rsidR="00E90D06" w:rsidDel="00C00673">
          <w:rPr>
            <w:rFonts w:ascii="Calibri" w:hAnsi="Calibri" w:cs="Calibri"/>
          </w:rPr>
          <w:fldChar w:fldCharType="separate"/>
        </w:r>
        <w:r w:rsidR="00E90D06" w:rsidRPr="00E90D06" w:rsidDel="00C00673">
          <w:rPr>
            <w:rFonts w:ascii="Calibri" w:hAnsi="Calibri" w:cs="Calibri"/>
            <w:vertAlign w:val="superscript"/>
          </w:rPr>
          <w:delText>6</w:delText>
        </w:r>
        <w:r w:rsidR="00E90D06" w:rsidDel="00C00673">
          <w:rPr>
            <w:rFonts w:ascii="Calibri" w:hAnsi="Calibri" w:cs="Calibri"/>
          </w:rPr>
          <w:fldChar w:fldCharType="end"/>
        </w:r>
      </w:del>
      <w:r w:rsidRPr="00255520">
        <w:rPr>
          <w:rFonts w:ascii="Calibri" w:hAnsi="Calibri" w:cs="Calibri"/>
        </w:rPr>
        <w:t xml:space="preserve"> S-adenosylmethionine (SAM) is the primary methyl group donor for enzymes that methylate nucleic acids and histones. Methylation of a substrate using this methyl group results in S-adenosylhomocysteine (SAH), another intermediate metabolite in the one-carbon pathway. Animal studies have shown that concentrations of SAM and SAH directly influence histone methylation in a way consistent with a signal transduction mechanism, meaning that “concentrations of SAM and SAH are on the order of the kinetic parameters that determine enzyme activity.”</w:t>
      </w:r>
      <w:r w:rsidR="00F05F8E">
        <w:rPr>
          <w:rFonts w:ascii="Calibri" w:hAnsi="Calibri" w:cs="Calibri"/>
        </w:rPr>
        <w:fldChar w:fldCharType="begin"/>
      </w:r>
      <w:r w:rsidR="004F7371">
        <w:rPr>
          <w:rFonts w:ascii="Calibri" w:hAnsi="Calibri" w:cs="Calibri"/>
        </w:rPr>
        <w:instrText xml:space="preserve"> ADDIN ZOTERO_ITEM CSL_CITATION {"citationID":"D4ahsIpd","properties":{"formattedCitation":"\\super 8\\nosupersub{}","plainCitation":"8","noteIndex":0},"citationItems":[{"id":73,"uris":["http://zotero.org/users/5622226/items/4TRMLTVY"],"uri":["http://zotero.org/users/5622226/items/4TRMLTVY"],"itemData":{"id":73,"type":"article-journal","abstract":"S-adenosylmethionine (SAM) and S-adenosylhomocysteine (SAH) link one-carbon metabolism to methylation status. However, it is unknown whether regulation of SAM and SAH by nutrient availability can be directly sensed to alter the kinetics of key histone methylation marks. We provide evidence that the status of methionine metabolism is sufficient to determine levels of histone methylation by modulating SAM and SAH. This dynamic interaction led to rapid changes in H3K4me3, altered gene transcription, provided feedback regulation to one-carbon metabolism, and could be fully recovered upon restoration of methionine. Modulation of methionine in diet led to changes in metabolism and histone methylation in the liver. In humans, methionine variability in fasting serum was commensurate with concentrations needed for these dynamics and could be partly explained by diet. Together these findings demonstrate that flux through methionine metabolism and the sensing of methionine availability may allow direct communication to the chromatin state in cells.","container-title":"Cell Metabolism","DOI":"10.1016/j.cmet.2015.08.024","ISSN":"1550-4131","issue":"5","journalAbbreviation":"Cell Metabolism","language":"en","page":"861-873","source":"ScienceDirect","title":"Histone Methylation Dynamics and Gene Regulation Occur through the Sensing of One-Carbon Metabolism","volume":"22","author":[{"family":"Mentch","given":"Samantha J."},{"family":"Mehrmohamadi","given":"Mahya"},{"family":"Huang","given":"Lei"},{"family":"Liu","given":"Xiaojing"},{"family":"Gupta","given":"Diwakar"},{"family":"Mattocks","given":"Dwight"},{"family":"Gómez Padilla","given":"Paola"},{"family":"Ables","given":"Gene"},{"family":"Bamman","given":"Marcas M."},{"family":"Thalacker-Mercer","given":"Anna E."},{"family":"Nichenametla","given":"Sailendra N."},{"family":"Locasale","given":"Jason W."}],"issued":{"date-parts":[["2015",11,3]]}}}],"schema":"https://github.com/citation-style-language/schema/raw/master/csl-citation.json"} </w:instrText>
      </w:r>
      <w:r w:rsidR="00F05F8E">
        <w:rPr>
          <w:rFonts w:ascii="Calibri" w:hAnsi="Calibri" w:cs="Calibri"/>
        </w:rPr>
        <w:fldChar w:fldCharType="separate"/>
      </w:r>
      <w:r w:rsidR="004F7371" w:rsidRPr="004F7371">
        <w:rPr>
          <w:rFonts w:ascii="Calibri" w:hAnsi="Calibri" w:cs="Calibri"/>
          <w:vertAlign w:val="superscript"/>
        </w:rPr>
        <w:t>8</w:t>
      </w:r>
      <w:r w:rsidR="00F05F8E">
        <w:rPr>
          <w:rFonts w:ascii="Calibri" w:hAnsi="Calibri" w:cs="Calibri"/>
        </w:rPr>
        <w:fldChar w:fldCharType="end"/>
      </w:r>
      <w:r w:rsidRPr="00255520">
        <w:rPr>
          <w:rFonts w:ascii="Calibri" w:hAnsi="Calibri" w:cs="Calibri"/>
        </w:rPr>
        <w:t xml:space="preserve"> Also, human studies have confirmed that diet, specifically consumption of folate, choline, betaine, B vitamins and methionine, globally modifies methylation.</w:t>
      </w:r>
      <w:r w:rsidR="007F4B79">
        <w:rPr>
          <w:rFonts w:ascii="Calibri" w:hAnsi="Calibri" w:cs="Calibri"/>
        </w:rPr>
        <w:fldChar w:fldCharType="begin"/>
      </w:r>
      <w:r w:rsidR="00AE2DB0">
        <w:rPr>
          <w:rFonts w:ascii="Calibri" w:hAnsi="Calibri" w:cs="Calibri"/>
        </w:rPr>
        <w:instrText xml:space="preserve"> ADDIN ZOTERO_ITEM CSL_CITATION {"citationID":"CUKAav4t","properties":{"formattedCitation":"\\super 6\\nosupersub{}","plainCitation":"6","noteIndex":0},"citationItems":[{"id":"IOO5UE9A/XGP3V96F","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Biochemistry","id":"h8769NE6/kuPwAfLV","issue":"8","issued":{"date-parts":[["2012"]]},"page":"853-859","publisher":"Elsevier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7F4B79">
        <w:rPr>
          <w:rFonts w:ascii="Calibri" w:hAnsi="Calibri" w:cs="Calibri"/>
        </w:rPr>
        <w:fldChar w:fldCharType="separate"/>
      </w:r>
      <w:r w:rsidR="007F4B79" w:rsidRPr="007F4B79">
        <w:rPr>
          <w:rFonts w:ascii="Calibri" w:hAnsi="Calibri" w:cs="Calibri"/>
          <w:vertAlign w:val="superscript"/>
        </w:rPr>
        <w:t>6</w:t>
      </w:r>
      <w:r w:rsidR="007F4B79">
        <w:rPr>
          <w:rFonts w:ascii="Calibri" w:hAnsi="Calibri" w:cs="Calibri"/>
        </w:rPr>
        <w:fldChar w:fldCharType="end"/>
      </w:r>
      <w:r w:rsidR="007F4B79" w:rsidRPr="00255520">
        <w:rPr>
          <w:rFonts w:ascii="Calibri" w:hAnsi="Calibri" w:cs="Calibri"/>
        </w:rPr>
        <w:t xml:space="preserve"> </w:t>
      </w:r>
    </w:p>
    <w:p w14:paraId="1E8BDDF5" w14:textId="4501B139" w:rsidR="00125158" w:rsidRPr="00255520" w:rsidRDefault="00125158" w:rsidP="007C70D3">
      <w:pPr>
        <w:rPr>
          <w:rFonts w:ascii="Calibri" w:hAnsi="Calibri" w:cs="Calibri"/>
        </w:rPr>
      </w:pPr>
    </w:p>
    <w:p w14:paraId="6CF8B8D0" w14:textId="7E10AA1D" w:rsidR="00F33D95" w:rsidRPr="00255520" w:rsidRDefault="00D90EF3" w:rsidP="00D90EF3">
      <w:pPr>
        <w:pStyle w:val="Heading3"/>
        <w:rPr>
          <w:rFonts w:ascii="Calibri" w:hAnsi="Calibri" w:cs="Calibri"/>
        </w:rPr>
      </w:pPr>
      <w:bookmarkStart w:id="216" w:name="_Toc47869921"/>
      <w:r w:rsidRPr="00255520">
        <w:rPr>
          <w:rFonts w:ascii="Calibri" w:hAnsi="Calibri" w:cs="Calibri"/>
        </w:rPr>
        <w:t>Figure 2:</w:t>
      </w:r>
      <w:r w:rsidR="00634E1B" w:rsidRPr="00255520">
        <w:rPr>
          <w:rFonts w:ascii="Calibri" w:hAnsi="Calibri" w:cs="Calibri"/>
        </w:rPr>
        <w:t xml:space="preserve"> </w:t>
      </w:r>
      <w:r w:rsidR="00B41C0E" w:rsidRPr="00255520">
        <w:rPr>
          <w:rFonts w:ascii="Calibri" w:hAnsi="Calibri" w:cs="Calibri"/>
        </w:rPr>
        <w:t>M</w:t>
      </w:r>
      <w:r w:rsidR="002B43A8" w:rsidRPr="00255520">
        <w:rPr>
          <w:rFonts w:ascii="Calibri" w:hAnsi="Calibri" w:cs="Calibri"/>
        </w:rPr>
        <w:t>icronutrients</w:t>
      </w:r>
      <w:r w:rsidR="00B41C0E" w:rsidRPr="00255520">
        <w:rPr>
          <w:rFonts w:ascii="Calibri" w:hAnsi="Calibri" w:cs="Calibri"/>
        </w:rPr>
        <w:t xml:space="preserve"> </w:t>
      </w:r>
      <w:r w:rsidR="00C2654D" w:rsidRPr="00255520">
        <w:rPr>
          <w:rFonts w:ascii="Calibri" w:hAnsi="Calibri" w:cs="Calibri"/>
        </w:rPr>
        <w:t>in One-Carbon Meta</w:t>
      </w:r>
      <w:r w:rsidR="00071EE3" w:rsidRPr="00255520">
        <w:rPr>
          <w:rFonts w:ascii="Calibri" w:hAnsi="Calibri" w:cs="Calibri"/>
        </w:rPr>
        <w:t>bolism</w:t>
      </w:r>
      <w:r w:rsidR="00BC0176" w:rsidRPr="00255520">
        <w:rPr>
          <w:rFonts w:ascii="Calibri" w:hAnsi="Calibri" w:cs="Calibri"/>
        </w:rPr>
        <w:t xml:space="preserve"> and DNA Methylatio</w:t>
      </w:r>
      <w:r w:rsidR="00553A29" w:rsidRPr="00255520">
        <w:rPr>
          <w:rFonts w:ascii="Calibri" w:hAnsi="Calibri" w:cs="Calibri"/>
        </w:rPr>
        <w:t>n</w:t>
      </w:r>
      <w:bookmarkEnd w:id="216"/>
    </w:p>
    <w:p w14:paraId="5B966B75" w14:textId="34A53C53" w:rsidR="0007422D" w:rsidRPr="00255520" w:rsidRDefault="0007422D" w:rsidP="0007422D">
      <w:pPr>
        <w:rPr>
          <w:rFonts w:ascii="Calibri" w:hAnsi="Calibri" w:cs="Calibri"/>
        </w:rPr>
      </w:pPr>
    </w:p>
    <w:p w14:paraId="420812C5" w14:textId="3B834846" w:rsidR="0007422D" w:rsidRPr="00255520" w:rsidRDefault="0007422D" w:rsidP="0007422D">
      <w:pPr>
        <w:rPr>
          <w:rFonts w:ascii="Calibri" w:hAnsi="Calibri" w:cs="Calibri"/>
        </w:rPr>
      </w:pPr>
      <w:r w:rsidRPr="00255520">
        <w:rPr>
          <w:rFonts w:ascii="Calibri" w:hAnsi="Calibri" w:cs="Calibri"/>
          <w:noProof/>
        </w:rPr>
        <w:lastRenderedPageBreak/>
        <w:drawing>
          <wp:inline distT="0" distB="0" distL="0" distR="0" wp14:anchorId="36787C1F" wp14:editId="214F776F">
            <wp:extent cx="5943600" cy="34321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13 at 9.40.2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7C4E6F43" w14:textId="77777777" w:rsidR="00F33D95" w:rsidRPr="00255520" w:rsidRDefault="00F33D95" w:rsidP="007C70D3">
      <w:pPr>
        <w:rPr>
          <w:rFonts w:ascii="Calibri" w:hAnsi="Calibri" w:cs="Calibri"/>
        </w:rPr>
      </w:pPr>
    </w:p>
    <w:p w14:paraId="76F2257F" w14:textId="16820DB1" w:rsidR="00D57A7D" w:rsidRPr="00D75E9D" w:rsidRDefault="006418B4" w:rsidP="00D75E9D">
      <w:pPr>
        <w:pStyle w:val="NormalWeb"/>
        <w:rPr>
          <w:rFonts w:ascii="Calibri" w:hAnsi="Calibri" w:cs="Calibri"/>
        </w:rPr>
      </w:pPr>
      <w:r w:rsidRPr="00255520">
        <w:rPr>
          <w:rFonts w:ascii="Calibri" w:hAnsi="Calibri" w:cs="Calibri"/>
        </w:rPr>
        <w:t xml:space="preserve">From </w:t>
      </w:r>
      <w:r w:rsidR="00394CE0" w:rsidRPr="00255520">
        <w:rPr>
          <w:rFonts w:ascii="Calibri" w:hAnsi="Calibri" w:cs="Calibri"/>
        </w:rPr>
        <w:t>Anderson et al.</w:t>
      </w:r>
      <w:r w:rsidRPr="00255520">
        <w:rPr>
          <w:rFonts w:ascii="Calibri" w:hAnsi="Calibri" w:cs="Calibri"/>
        </w:rPr>
        <w:t xml:space="preserve"> (201</w:t>
      </w:r>
      <w:r w:rsidR="005E4C7B" w:rsidRPr="00255520">
        <w:rPr>
          <w:rFonts w:ascii="Calibri" w:hAnsi="Calibri" w:cs="Calibri"/>
        </w:rPr>
        <w:t>2</w:t>
      </w:r>
      <w:r w:rsidRPr="00255520">
        <w:rPr>
          <w:rFonts w:ascii="Calibri" w:hAnsi="Calibri" w:cs="Calibri"/>
        </w:rPr>
        <w:t>)</w:t>
      </w:r>
      <w:r w:rsidR="001522EE">
        <w:rPr>
          <w:rFonts w:ascii="Calibri" w:hAnsi="Calibri" w:cs="Calibri"/>
        </w:rPr>
        <w:fldChar w:fldCharType="begin"/>
      </w:r>
      <w:r w:rsidR="00AE2DB0">
        <w:rPr>
          <w:rFonts w:ascii="Calibri" w:hAnsi="Calibri" w:cs="Calibri"/>
        </w:rPr>
        <w:instrText xml:space="preserve"> ADDIN ZOTERO_ITEM CSL_CITATION {"citationID":"6qdE02O9","properties":{"formattedCitation":"\\super 6\\nosupersub{}","plainCitation":"6","noteIndex":0},"citationItems":[{"id":"IOO5UE9A/XGP3V96F","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Biochemistry","id":"h8769NE6/kuPwAfLV","issue":"8","issued":{"date-parts":[["2012"]]},"page":"853-859","publisher":"Elsevier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1522EE">
        <w:rPr>
          <w:rFonts w:ascii="Calibri" w:hAnsi="Calibri" w:cs="Calibri"/>
        </w:rPr>
        <w:fldChar w:fldCharType="separate"/>
      </w:r>
      <w:r w:rsidR="001522EE" w:rsidRPr="001522EE">
        <w:rPr>
          <w:rFonts w:ascii="Calibri" w:hAnsi="Calibri" w:cs="Calibri"/>
          <w:vertAlign w:val="superscript"/>
        </w:rPr>
        <w:t>6</w:t>
      </w:r>
      <w:r w:rsidR="001522EE">
        <w:rPr>
          <w:rFonts w:ascii="Calibri" w:hAnsi="Calibri" w:cs="Calibri"/>
        </w:rPr>
        <w:fldChar w:fldCharType="end"/>
      </w:r>
      <w:r w:rsidRPr="00255520">
        <w:rPr>
          <w:rFonts w:ascii="Calibri" w:hAnsi="Calibri" w:cs="Calibri"/>
        </w:rPr>
        <w:t xml:space="preserve">: </w:t>
      </w:r>
      <w:r w:rsidR="009C6317" w:rsidRPr="00255520">
        <w:rPr>
          <w:rFonts w:ascii="Calibri" w:hAnsi="Calibri" w:cs="Calibri"/>
        </w:rPr>
        <w:t xml:space="preserve">Substrates obtained via diet are highlighted in yellow. </w:t>
      </w:r>
    </w:p>
    <w:p w14:paraId="44D2BD06" w14:textId="7176D5BA" w:rsidR="00136AA4" w:rsidRPr="00255520" w:rsidRDefault="00136AA4" w:rsidP="00C23C86">
      <w:pPr>
        <w:pStyle w:val="Heading2"/>
        <w:rPr>
          <w:rFonts w:ascii="Calibri" w:hAnsi="Calibri" w:cs="Calibri"/>
        </w:rPr>
      </w:pPr>
      <w:bookmarkStart w:id="217" w:name="_Toc47869922"/>
      <w:r w:rsidRPr="00255520">
        <w:rPr>
          <w:rFonts w:ascii="Calibri" w:hAnsi="Calibri" w:cs="Calibri"/>
        </w:rPr>
        <w:t>Type 1 Diabetes</w:t>
      </w:r>
      <w:bookmarkEnd w:id="217"/>
    </w:p>
    <w:p w14:paraId="5E8DDBCB" w14:textId="77777777" w:rsidR="00136AA4" w:rsidRPr="00255520" w:rsidRDefault="00136AA4" w:rsidP="000B17E5">
      <w:pPr>
        <w:rPr>
          <w:rFonts w:ascii="Calibri" w:hAnsi="Calibri" w:cs="Calibri"/>
        </w:rPr>
      </w:pPr>
    </w:p>
    <w:p w14:paraId="034984D7" w14:textId="114EEE00" w:rsidR="001241C4" w:rsidRPr="00255520" w:rsidRDefault="000B17E5" w:rsidP="00F15333">
      <w:pPr>
        <w:ind w:firstLine="720"/>
        <w:rPr>
          <w:rFonts w:ascii="Calibri" w:eastAsiaTheme="minorEastAsia" w:hAnsi="Calibri" w:cs="Calibri"/>
        </w:rPr>
      </w:pPr>
      <w:r w:rsidRPr="00255520">
        <w:rPr>
          <w:rFonts w:ascii="Calibri" w:hAnsi="Calibri" w:cs="Calibri"/>
        </w:rPr>
        <w:t xml:space="preserve">Type 1 diabetes (T1D) is an autoimmune disease characterized by the production of antibodies which target pancreatic </w:t>
      </w:r>
      <m:oMath>
        <m:r>
          <m:rPr>
            <m:sty m:val="p"/>
          </m:rPr>
          <w:rPr>
            <w:rFonts w:ascii="Cambria Math" w:hAnsi="Cambria Math" w:cs="Calibri"/>
          </w:rPr>
          <m:t>β</m:t>
        </m:r>
      </m:oMath>
      <w:r w:rsidRPr="00255520">
        <w:rPr>
          <w:rFonts w:ascii="Calibri" w:eastAsiaTheme="minorEastAsia" w:hAnsi="Calibri" w:cs="Calibri"/>
        </w:rPr>
        <w:t>-cells. This leads to both micro and macrovascular complications, and individuals with T1D are at an increased risk of experiencing a major cardiac event (e.g. stroke, angina, and myocardial infarction) and are less likely to have satisfactory outcomes after a coronary event</w:t>
      </w:r>
      <w:r w:rsidR="00834471" w:rsidRPr="00255520">
        <w:rPr>
          <w:rFonts w:ascii="Calibri" w:eastAsiaTheme="minorEastAsia" w:hAnsi="Calibri" w:cs="Calibri"/>
        </w:rPr>
        <w:t>.</w:t>
      </w:r>
      <w:r w:rsidR="00E446E9">
        <w:rPr>
          <w:rFonts w:ascii="Calibri" w:eastAsiaTheme="minorEastAsia" w:hAnsi="Calibri" w:cs="Calibri"/>
        </w:rPr>
        <w:fldChar w:fldCharType="begin"/>
      </w:r>
      <w:r w:rsidR="00AE2DB0">
        <w:rPr>
          <w:rFonts w:ascii="Calibri" w:eastAsiaTheme="minorEastAsia" w:hAnsi="Calibri" w:cs="Calibri"/>
        </w:rPr>
        <w:instrText xml:space="preserve"> ADDIN ZOTERO_ITEM CSL_CITATION {"citationID":"9LvQNr1h","properties":{"formattedCitation":"\\super 9\\nosupersub{}","plainCitation":"9","noteIndex":0},"citationItems":[{"id":"IOO5UE9A/vzB1uo0h","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E446E9">
        <w:rPr>
          <w:rFonts w:ascii="Calibri" w:eastAsiaTheme="minorEastAsia" w:hAnsi="Calibri" w:cs="Calibri"/>
        </w:rPr>
        <w:fldChar w:fldCharType="separate"/>
      </w:r>
      <w:r w:rsidR="004F7371" w:rsidRPr="004F7371">
        <w:rPr>
          <w:rFonts w:ascii="Calibri" w:hAnsi="Calibri" w:cs="Calibri"/>
          <w:vertAlign w:val="superscript"/>
        </w:rPr>
        <w:t>9</w:t>
      </w:r>
      <w:r w:rsidR="00E446E9">
        <w:rPr>
          <w:rFonts w:ascii="Calibri" w:eastAsiaTheme="minorEastAsia" w:hAnsi="Calibri" w:cs="Calibri"/>
        </w:rPr>
        <w:fldChar w:fldCharType="end"/>
      </w:r>
      <w:r w:rsidR="008A19D8" w:rsidRPr="00255520">
        <w:rPr>
          <w:rFonts w:ascii="Calibri" w:eastAsiaTheme="minorEastAsia" w:hAnsi="Calibri" w:cs="Calibri"/>
        </w:rPr>
        <w:t xml:space="preserve"> The disease currently affects over 30 million people worldwide</w:t>
      </w:r>
      <w:r w:rsidR="004E5976" w:rsidRPr="00255520">
        <w:rPr>
          <w:rFonts w:ascii="Calibri" w:eastAsiaTheme="minorEastAsia" w:hAnsi="Calibri" w:cs="Calibri"/>
        </w:rPr>
        <w:t>,</w:t>
      </w:r>
      <w:r w:rsidR="00FA7592">
        <w:rPr>
          <w:rFonts w:ascii="Calibri" w:eastAsiaTheme="minorEastAsia" w:hAnsi="Calibri" w:cs="Calibri"/>
        </w:rPr>
        <w:fldChar w:fldCharType="begin"/>
      </w:r>
      <w:r w:rsidR="00AE2DB0">
        <w:rPr>
          <w:rFonts w:ascii="Calibri" w:eastAsiaTheme="minorEastAsia" w:hAnsi="Calibri" w:cs="Calibri"/>
        </w:rPr>
        <w:instrText xml:space="preserve"> ADDIN ZOTERO_ITEM CSL_CITATION {"citationID":"S1le1GcE","properties":{"formattedCitation":"\\super 10\\nosupersub{}","plainCitation":"10","noteIndex":0},"citationItems":[{"id":"IOO5UE9A/cspgvVc0","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FA7592">
        <w:rPr>
          <w:rFonts w:ascii="Calibri" w:eastAsiaTheme="minorEastAsia" w:hAnsi="Calibri" w:cs="Calibri"/>
        </w:rPr>
        <w:fldChar w:fldCharType="separate"/>
      </w:r>
      <w:r w:rsidR="004F7371" w:rsidRPr="004F7371">
        <w:rPr>
          <w:rFonts w:ascii="Calibri" w:hAnsi="Calibri" w:cs="Calibri"/>
          <w:vertAlign w:val="superscript"/>
        </w:rPr>
        <w:t>10</w:t>
      </w:r>
      <w:r w:rsidR="00FA7592">
        <w:rPr>
          <w:rFonts w:ascii="Calibri" w:eastAsiaTheme="minorEastAsia" w:hAnsi="Calibri" w:cs="Calibri"/>
        </w:rPr>
        <w:fldChar w:fldCharType="end"/>
      </w:r>
      <w:r w:rsidR="004E5976" w:rsidRPr="00255520">
        <w:rPr>
          <w:rFonts w:ascii="Calibri" w:eastAsiaTheme="minorEastAsia" w:hAnsi="Calibri" w:cs="Calibri"/>
        </w:rPr>
        <w:t xml:space="preserve"> and is increasing by 3-4% per year on</w:t>
      </w:r>
      <w:r w:rsidR="001650F4" w:rsidRPr="00255520">
        <w:rPr>
          <w:rFonts w:ascii="Calibri" w:eastAsiaTheme="minorEastAsia" w:hAnsi="Calibri" w:cs="Calibri"/>
        </w:rPr>
        <w:t xml:space="preserve"> average.</w:t>
      </w:r>
      <w:r w:rsidR="00FA7592">
        <w:rPr>
          <w:rFonts w:ascii="Calibri" w:eastAsiaTheme="minorEastAsia" w:hAnsi="Calibri" w:cs="Calibri"/>
        </w:rPr>
        <w:fldChar w:fldCharType="begin"/>
      </w:r>
      <w:r w:rsidR="00AE2DB0">
        <w:rPr>
          <w:rFonts w:ascii="Calibri" w:eastAsiaTheme="minorEastAsia" w:hAnsi="Calibri" w:cs="Calibri"/>
        </w:rPr>
        <w:instrText xml:space="preserve"> ADDIN ZOTERO_ITEM CSL_CITATION {"citationID":"xORs8BqX","properties":{"formattedCitation":"\\super 11\\nosupersub{}","plainCitation":"11","noteIndex":0},"citationItems":[{"id":"IOO5UE9A/YYKhfCYd","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FA7592">
        <w:rPr>
          <w:rFonts w:ascii="Calibri" w:eastAsiaTheme="minorEastAsia" w:hAnsi="Calibri" w:cs="Calibri"/>
        </w:rPr>
        <w:fldChar w:fldCharType="separate"/>
      </w:r>
      <w:r w:rsidR="004F7371" w:rsidRPr="004F7371">
        <w:rPr>
          <w:rFonts w:ascii="Calibri" w:hAnsi="Calibri" w:cs="Calibri"/>
          <w:vertAlign w:val="superscript"/>
        </w:rPr>
        <w:t>11</w:t>
      </w:r>
      <w:r w:rsidR="00FA7592">
        <w:rPr>
          <w:rFonts w:ascii="Calibri" w:eastAsiaTheme="minorEastAsia" w:hAnsi="Calibri" w:cs="Calibri"/>
        </w:rPr>
        <w:fldChar w:fldCharType="end"/>
      </w:r>
      <w:r w:rsidR="001D75FE" w:rsidRPr="00255520">
        <w:rPr>
          <w:rFonts w:ascii="Calibri" w:eastAsiaTheme="minorEastAsia" w:hAnsi="Calibri" w:cs="Calibri"/>
        </w:rPr>
        <w:t xml:space="preserve"> However, the global burden of disease is difficult to estimate due to geographic variation in incidence</w:t>
      </w:r>
      <w:r w:rsidR="00EE6048" w:rsidRPr="00255520">
        <w:rPr>
          <w:rFonts w:ascii="Calibri" w:eastAsiaTheme="minorEastAsia" w:hAnsi="Calibri" w:cs="Calibri"/>
        </w:rPr>
        <w:t>.</w:t>
      </w:r>
      <w:r w:rsidR="00F80952">
        <w:rPr>
          <w:rFonts w:ascii="Calibri" w:eastAsiaTheme="minorEastAsia" w:hAnsi="Calibri" w:cs="Calibri"/>
        </w:rPr>
        <w:fldChar w:fldCharType="begin"/>
      </w:r>
      <w:r w:rsidR="00AE2DB0">
        <w:rPr>
          <w:rFonts w:ascii="Calibri" w:eastAsiaTheme="minorEastAsia" w:hAnsi="Calibri" w:cs="Calibri"/>
        </w:rPr>
        <w:instrText xml:space="preserve"> ADDIN ZOTERO_ITEM CSL_CITATION {"citationID":"LsWOFXo1","properties":{"formattedCitation":"\\super 9,11\\nosupersub{}","plainCitation":"9,11","noteIndex":0},"citationItems":[{"id":"IOO5UE9A/vzB1uo0h","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id":"IOO5UE9A/YYKhfCYd","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F80952">
        <w:rPr>
          <w:rFonts w:ascii="Calibri" w:eastAsiaTheme="minorEastAsia" w:hAnsi="Calibri" w:cs="Calibri"/>
        </w:rPr>
        <w:fldChar w:fldCharType="separate"/>
      </w:r>
      <w:r w:rsidR="004F7371" w:rsidRPr="004F7371">
        <w:rPr>
          <w:rFonts w:ascii="Calibri" w:hAnsi="Calibri" w:cs="Calibri"/>
          <w:vertAlign w:val="superscript"/>
        </w:rPr>
        <w:t>9,11</w:t>
      </w:r>
      <w:r w:rsidR="00F80952">
        <w:rPr>
          <w:rFonts w:ascii="Calibri" w:eastAsiaTheme="minorEastAsia" w:hAnsi="Calibri" w:cs="Calibri"/>
        </w:rPr>
        <w:fldChar w:fldCharType="end"/>
      </w:r>
      <w:r w:rsidR="00A65E28" w:rsidRPr="00255520">
        <w:rPr>
          <w:rFonts w:ascii="Calibri" w:eastAsiaTheme="minorEastAsia" w:hAnsi="Calibri" w:cs="Calibri"/>
        </w:rPr>
        <w:t xml:space="preserve"> </w:t>
      </w:r>
    </w:p>
    <w:p w14:paraId="4CEB44B9" w14:textId="368B97AA" w:rsidR="000B17E5" w:rsidRPr="00255520" w:rsidRDefault="001241C4" w:rsidP="00F15333">
      <w:pPr>
        <w:ind w:firstLine="720"/>
        <w:rPr>
          <w:rFonts w:ascii="Calibri" w:hAnsi="Calibri" w:cs="Calibri"/>
        </w:rPr>
      </w:pPr>
      <w:r w:rsidRPr="00255520">
        <w:rPr>
          <w:rFonts w:ascii="Calibri" w:eastAsiaTheme="minorEastAsia" w:hAnsi="Calibri" w:cs="Calibri"/>
        </w:rPr>
        <w:t>Genetic predisposition accounts for some of the etiology of T1D (sibling relative risk has been estimated at 15</w:t>
      </w:r>
      <w:r w:rsidR="007C2F02" w:rsidRPr="00255520">
        <w:rPr>
          <w:rFonts w:ascii="Calibri" w:eastAsiaTheme="minorEastAsia" w:hAnsi="Calibri" w:cs="Calibri"/>
        </w:rPr>
        <w:t>)</w:t>
      </w:r>
      <w:r w:rsidR="00DD4E58">
        <w:rPr>
          <w:rFonts w:ascii="Calibri" w:eastAsiaTheme="minorEastAsia" w:hAnsi="Calibri" w:cs="Calibri"/>
        </w:rPr>
        <w:fldChar w:fldCharType="begin"/>
      </w:r>
      <w:r w:rsidR="004F7371">
        <w:rPr>
          <w:rFonts w:ascii="Calibri" w:eastAsiaTheme="minorEastAsia" w:hAnsi="Calibri" w:cs="Calibri"/>
        </w:rPr>
        <w:instrText xml:space="preserve"> ADDIN ZOTERO_ITEM CSL_CITATION {"citationID":"o8yDtXyk","properties":{"formattedCitation":"\\super 12\\nosupersub{}","plainCitation":"12","noteIndex":0},"citationItems":[{"id":78,"uris":["http://zotero.org/users/5622226/items/WM2CIE9G"],"uri":["http://zotero.org/users/5622226/items/WM2CIE9G"],"itemData":{"id":78,"type":"article-journal","abstract":"Various genetic and functional studies have enhanced the understanding of type 1 diabetes susceptibility genes, including their roles in the underlying immune dysfunction. This Review summarizes the current understanding of type 1 diabetes genetics from the identification of novel susceptibility loci to functional characterization of new and established risk loci.","container-title":"Nature Reviews Genetics","DOI":"10.1038/nrg3069","ISSN":"1471-0064","issue":"11","language":"en","note":"number: 11\npublisher: Nature Publishing Group","page":"781-792","source":"www.nature.com","title":"Understanding type 1 diabetes through genetics: advances and prospects","title-short":"Understanding type 1 diabetes through genetics","volume":"12","author":[{"family":"Polychronakos","given":"Constantin"},{"family":"Li","given":"Quan"}],"issued":{"date-parts":[["2011",11]]}}}],"schema":"https://github.com/citation-style-language/schema/raw/master/csl-citation.json"} </w:instrText>
      </w:r>
      <w:r w:rsidR="00DD4E58">
        <w:rPr>
          <w:rFonts w:ascii="Calibri" w:eastAsiaTheme="minorEastAsia" w:hAnsi="Calibri" w:cs="Calibri"/>
        </w:rPr>
        <w:fldChar w:fldCharType="separate"/>
      </w:r>
      <w:r w:rsidR="004F7371" w:rsidRPr="004F7371">
        <w:rPr>
          <w:rFonts w:ascii="Calibri" w:hAnsi="Calibri" w:cs="Calibri"/>
          <w:vertAlign w:val="superscript"/>
        </w:rPr>
        <w:t>12</w:t>
      </w:r>
      <w:r w:rsidR="00DD4E58">
        <w:rPr>
          <w:rFonts w:ascii="Calibri" w:eastAsiaTheme="minorEastAsia" w:hAnsi="Calibri" w:cs="Calibri"/>
        </w:rPr>
        <w:fldChar w:fldCharType="end"/>
      </w:r>
      <w:r w:rsidR="003D3140" w:rsidRPr="00255520">
        <w:rPr>
          <w:rFonts w:ascii="Calibri" w:eastAsiaTheme="minorEastAsia" w:hAnsi="Calibri" w:cs="Calibri"/>
        </w:rPr>
        <w:t xml:space="preserve"> </w:t>
      </w:r>
      <w:r w:rsidR="00BB28F9" w:rsidRPr="00255520">
        <w:rPr>
          <w:rFonts w:ascii="Calibri" w:eastAsiaTheme="minorEastAsia" w:hAnsi="Calibri" w:cs="Calibri"/>
        </w:rPr>
        <w:t xml:space="preserve">and explains some </w:t>
      </w:r>
      <w:r w:rsidR="00BB28F9" w:rsidRPr="00255520">
        <w:rPr>
          <w:rFonts w:ascii="Calibri" w:hAnsi="Calibri" w:cs="Calibri"/>
        </w:rPr>
        <w:t>geographic variation in incidence</w:t>
      </w:r>
      <w:r w:rsidR="006E3F89" w:rsidRPr="00255520">
        <w:rPr>
          <w:rFonts w:ascii="Calibri" w:hAnsi="Calibri" w:cs="Calibri"/>
        </w:rPr>
        <w:t>.</w:t>
      </w:r>
      <w:r w:rsidR="00EB21EE">
        <w:rPr>
          <w:rFonts w:ascii="Calibri" w:hAnsi="Calibri" w:cs="Calibri"/>
        </w:rPr>
        <w:fldChar w:fldCharType="begin"/>
      </w:r>
      <w:r w:rsidR="00AE2DB0">
        <w:rPr>
          <w:rFonts w:ascii="Calibri" w:hAnsi="Calibri" w:cs="Calibri"/>
        </w:rPr>
        <w:instrText xml:space="preserve"> ADDIN ZOTERO_ITEM CSL_CITATION {"citationID":"FfeZhkCH","properties":{"formattedCitation":"\\super 11\\nosupersub{}","plainCitation":"11","noteIndex":0},"citationItems":[{"id":"IOO5UE9A/YYKhfCYd","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EB21EE">
        <w:rPr>
          <w:rFonts w:ascii="Calibri" w:hAnsi="Calibri" w:cs="Calibri"/>
        </w:rPr>
        <w:fldChar w:fldCharType="separate"/>
      </w:r>
      <w:r w:rsidR="004F7371" w:rsidRPr="004F7371">
        <w:rPr>
          <w:rFonts w:ascii="Calibri" w:hAnsi="Calibri" w:cs="Calibri"/>
          <w:vertAlign w:val="superscript"/>
        </w:rPr>
        <w:t>11</w:t>
      </w:r>
      <w:r w:rsidR="00EB21EE">
        <w:rPr>
          <w:rFonts w:ascii="Calibri" w:hAnsi="Calibri" w:cs="Calibri"/>
        </w:rPr>
        <w:fldChar w:fldCharType="end"/>
      </w:r>
      <w:r w:rsidR="00217B56" w:rsidRPr="00255520">
        <w:rPr>
          <w:rFonts w:ascii="Calibri" w:eastAsiaTheme="minorEastAsia" w:hAnsi="Calibri" w:cs="Calibri"/>
        </w:rPr>
        <w:t xml:space="preserve"> </w:t>
      </w:r>
      <w:r w:rsidR="00B44F0A" w:rsidRPr="00255520">
        <w:rPr>
          <w:rFonts w:ascii="Calibri" w:hAnsi="Calibri" w:cs="Calibri"/>
        </w:rPr>
        <w:t>Human leukocyte antigen (HLA) genes were the first to be linked to T1D and account for much of the genetic predisposition to the disease, but genome-wide association studies (GWAS) have also identified more than 40 other loci associated with increased relative risk of T1D. However, it is still unclear how these multiple loci interact with one another and the environment to eventually produce a T1D diagnosis. And in addition to the complex genetics of T1D, low monozygotic (MZ) twin concordance (approximately 50%) and studies of migrant populations support the theory that non-genetic factors play an important role in T1D development</w:t>
      </w:r>
      <w:r w:rsidR="004565B4" w:rsidRPr="00255520">
        <w:rPr>
          <w:rFonts w:ascii="Calibri" w:hAnsi="Calibri" w:cs="Calibri"/>
        </w:rPr>
        <w:t>.</w:t>
      </w:r>
      <w:r w:rsidR="0091179B">
        <w:rPr>
          <w:rFonts w:ascii="Calibri" w:hAnsi="Calibri" w:cs="Calibri"/>
        </w:rPr>
        <w:fldChar w:fldCharType="begin"/>
      </w:r>
      <w:r w:rsidR="00AE2DB0">
        <w:rPr>
          <w:rFonts w:ascii="Calibri" w:hAnsi="Calibri" w:cs="Calibri"/>
        </w:rPr>
        <w:instrText xml:space="preserve"> ADDIN ZOTERO_ITEM CSL_CITATION {"citationID":"YSV4NV0p","properties":{"formattedCitation":"\\super 10\\nosupersub{}","plainCitation":"10","noteIndex":0},"citationItems":[{"id":"IOO5UE9A/cspgvVc0","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91179B">
        <w:rPr>
          <w:rFonts w:ascii="Calibri" w:hAnsi="Calibri" w:cs="Calibri"/>
        </w:rPr>
        <w:fldChar w:fldCharType="separate"/>
      </w:r>
      <w:r w:rsidR="004F7371" w:rsidRPr="004F7371">
        <w:rPr>
          <w:rFonts w:ascii="Calibri" w:hAnsi="Calibri" w:cs="Calibri"/>
          <w:vertAlign w:val="superscript"/>
        </w:rPr>
        <w:t>10</w:t>
      </w:r>
      <w:r w:rsidR="0091179B">
        <w:rPr>
          <w:rFonts w:ascii="Calibri" w:hAnsi="Calibri" w:cs="Calibri"/>
        </w:rPr>
        <w:fldChar w:fldCharType="end"/>
      </w:r>
      <w:r w:rsidR="0091179B" w:rsidRPr="00255520">
        <w:rPr>
          <w:rFonts w:ascii="Calibri" w:hAnsi="Calibri" w:cs="Calibri"/>
        </w:rPr>
        <w:t xml:space="preserve"> </w:t>
      </w:r>
    </w:p>
    <w:p w14:paraId="512E39BF" w14:textId="499CF090" w:rsidR="008F7E1D" w:rsidRPr="00255520" w:rsidRDefault="008F7E1D" w:rsidP="00F15333">
      <w:pPr>
        <w:ind w:firstLine="720"/>
        <w:rPr>
          <w:rFonts w:ascii="Calibri" w:hAnsi="Calibri" w:cs="Calibri"/>
        </w:rPr>
      </w:pPr>
      <w:r w:rsidRPr="00255520">
        <w:rPr>
          <w:rFonts w:ascii="Calibri" w:hAnsi="Calibri" w:cs="Calibri"/>
        </w:rPr>
        <w:t>Epigenetic differences may be important contributors to non-genetic T1D etiology. Changes in methylation have been associated with other autoimmune conditions, and monozygotic twins can be epigenetically heterogenous despite sharing identical genetic code</w:t>
      </w:r>
      <w:r w:rsidR="00583451" w:rsidRPr="00255520">
        <w:rPr>
          <w:rFonts w:ascii="Calibri" w:hAnsi="Calibri" w:cs="Calibri"/>
        </w:rPr>
        <w:t>.</w:t>
      </w:r>
      <w:r w:rsidR="00E97DCD">
        <w:rPr>
          <w:rFonts w:ascii="Calibri" w:hAnsi="Calibri" w:cs="Calibri"/>
        </w:rPr>
        <w:fldChar w:fldCharType="begin"/>
      </w:r>
      <w:r w:rsidR="00AE2DB0">
        <w:rPr>
          <w:rFonts w:ascii="Calibri" w:hAnsi="Calibri" w:cs="Calibri"/>
        </w:rPr>
        <w:instrText xml:space="preserve"> ADDIN ZOTERO_ITEM CSL_CITATION {"citationID":"SqYF8qzW","properties":{"formattedCitation":"\\super 10\\nosupersub{}","plainCitation":"10","noteIndex":0},"citationItems":[{"id":"IOO5UE9A/cspgvVc0","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E97DCD">
        <w:rPr>
          <w:rFonts w:ascii="Calibri" w:hAnsi="Calibri" w:cs="Calibri"/>
        </w:rPr>
        <w:fldChar w:fldCharType="separate"/>
      </w:r>
      <w:r w:rsidR="004F7371" w:rsidRPr="004F7371">
        <w:rPr>
          <w:rFonts w:ascii="Calibri" w:hAnsi="Calibri" w:cs="Calibri"/>
          <w:vertAlign w:val="superscript"/>
        </w:rPr>
        <w:t>10</w:t>
      </w:r>
      <w:r w:rsidR="00E97DCD">
        <w:rPr>
          <w:rFonts w:ascii="Calibri" w:hAnsi="Calibri" w:cs="Calibri"/>
        </w:rPr>
        <w:fldChar w:fldCharType="end"/>
      </w:r>
      <w:r w:rsidR="00E97DCD">
        <w:rPr>
          <w:rFonts w:ascii="Calibri" w:hAnsi="Calibri" w:cs="Calibri"/>
        </w:rPr>
        <w:t xml:space="preserve"> </w:t>
      </w:r>
      <w:r w:rsidR="00E97DCD" w:rsidRPr="00255520">
        <w:rPr>
          <w:rFonts w:ascii="Calibri" w:hAnsi="Calibri" w:cs="Calibri"/>
        </w:rPr>
        <w:t xml:space="preserve"> </w:t>
      </w:r>
      <w:proofErr w:type="spellStart"/>
      <w:r w:rsidR="00C8088A" w:rsidRPr="00255520">
        <w:rPr>
          <w:rFonts w:ascii="Calibri" w:hAnsi="Calibri" w:cs="Calibri"/>
        </w:rPr>
        <w:lastRenderedPageBreak/>
        <w:t>Rakyan</w:t>
      </w:r>
      <w:proofErr w:type="spellEnd"/>
      <w:r w:rsidR="00C8088A" w:rsidRPr="00255520">
        <w:rPr>
          <w:rFonts w:ascii="Calibri" w:hAnsi="Calibri" w:cs="Calibri"/>
        </w:rPr>
        <w:t xml:space="preserve"> et al. and Stefan et al. performed epigenome-wide association studies (EWAS) in discordant and concordant twin pairs and found that methylation profiles were more similar among participants with T1D than to unaffected twins. Epigenetics profiles were also combined with GWAS data and differentially expressed methylation sites were mapped to 6 well known T1D susceptibility genes, including two major histocompatibility complex (MHC) genes and several HLA loci</w:t>
      </w:r>
      <w:r w:rsidR="003E47DB" w:rsidRPr="00255520">
        <w:rPr>
          <w:rFonts w:ascii="Calibri" w:hAnsi="Calibri" w:cs="Calibri"/>
        </w:rPr>
        <w:t>.</w:t>
      </w:r>
      <w:r w:rsidR="008F797A">
        <w:rPr>
          <w:rFonts w:ascii="Calibri" w:hAnsi="Calibri" w:cs="Calibri"/>
        </w:rPr>
        <w:fldChar w:fldCharType="begin"/>
      </w:r>
      <w:r w:rsidR="00AE2DB0">
        <w:rPr>
          <w:rFonts w:ascii="Calibri" w:hAnsi="Calibri" w:cs="Calibri"/>
        </w:rPr>
        <w:instrText xml:space="preserve"> ADDIN ZOTERO_ITEM CSL_CITATION {"citationID":"xzZzGkao","properties":{"formattedCitation":"\\super 10,13\\nosupersub{}","plainCitation":"10,13","noteIndex":0},"citationItems":[{"id":"IOO5UE9A/cspgvVc0","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diagnosis","type":"article-journal","volume":"7"}},{"id":76,"uris":["http://zotero.org/users/5622226/items/DNHD6458"],"uri":["http://zotero.org/users/5622226/items/DNHD6458"],"itemData":{"id":76,"type":"article-journal","abstract":"Type 1 diabetes (T1D) shows </w:instrText>
      </w:r>
      <w:r w:rsidR="00AE2DB0">
        <w:rPr>
          <w:rFonts w:ascii="Cambria Math" w:hAnsi="Cambria Math" w:cs="Cambria Math"/>
        </w:rPr>
        <w:instrText>∼</w:instrText>
      </w:r>
      <w:r w:rsidR="00AE2DB0">
        <w:rPr>
          <w:rFonts w:ascii="Calibri" w:hAnsi="Calibri" w:cs="Calibri"/>
        </w:rPr>
        <w:instrText xml:space="preserve">40% concordance rate in monozygotic twins (MZ) suggesting a role for environmental factors and/or epigenetic modifications in the etiology of the disease. The aim of our study was to dissect the contribution of epigenetic factors, particularly, DNA methylation (DNAm), to the incomplete penetrance of T1D. We performed DNAm profiling in lymphocyte cell lines from 3 monozygotic (MZ) twin pairs discordant for T1D and 6 MZ twin pairs concordant for the disease using HumanMethylation27 BeadChip. This assay assesses the methylation state of 27,578 CpG sites, mostly located within proximal promoter regions. We identified 88 CpG sites displaying significant methylation changes in all T1D-discordant MZ twin pairs. Functional annotation of the genes with distinct CpG methylation profiles in T1D samples showed differential DNAm of immune response and defense response pathways between affected and unaffected twins. Integration of DNAm data with GWAS data mapped several known T1D associated genes, HLA, INS, IL-2RB, CD226, which showed significant differences in DNAm between affected and unaffected of twins. Our findings suggest that abnormalities of DNA methylation patterns, known to regulate gene transcription, may be involved in the pathogenesis of T1D.","container-title":"Journal of Autoimmunity","DOI":"10.1016/j.jaut.2013.10.001","ISSN":"0896-8411","journalAbbreviation":"Journal of Autoimmunity","language":"en","page":"33-37","source":"ScienceDirect","title":"DNA methylation profiles in type 1 diabetes twins point to strong epigenetic effects on etiology","volume":"50","author":[{"family":"Stefan","given":"Mihaela"},{"family":"Zhang","given":"Weijia"},{"family":"Concepcion","given":"Erlinda"},{"family":"Yi","given":"Zhengzi"},{"family":"Tomer","given":"Yaron"}],"issued":{"date-parts":[["2014",5,1]]}}}],"schema":"https://github.com/citation-style-language/schema/raw/master/csl-citation.json"} </w:instrText>
      </w:r>
      <w:r w:rsidR="008F797A">
        <w:rPr>
          <w:rFonts w:ascii="Calibri" w:hAnsi="Calibri" w:cs="Calibri"/>
        </w:rPr>
        <w:fldChar w:fldCharType="separate"/>
      </w:r>
      <w:r w:rsidR="004F7371" w:rsidRPr="004F7371">
        <w:rPr>
          <w:rFonts w:ascii="Calibri" w:hAnsi="Calibri" w:cs="Calibri"/>
          <w:vertAlign w:val="superscript"/>
        </w:rPr>
        <w:t>10,13</w:t>
      </w:r>
      <w:r w:rsidR="008F797A">
        <w:rPr>
          <w:rFonts w:ascii="Calibri" w:hAnsi="Calibri" w:cs="Calibri"/>
        </w:rPr>
        <w:fldChar w:fldCharType="end"/>
      </w:r>
      <w:r w:rsidR="00C95DBE" w:rsidRPr="00255520">
        <w:rPr>
          <w:rFonts w:ascii="Calibri" w:hAnsi="Calibri" w:cs="Calibri"/>
        </w:rPr>
        <w:t xml:space="preserve"> </w:t>
      </w:r>
      <w:r w:rsidR="006001FB">
        <w:rPr>
          <w:rFonts w:ascii="Calibri" w:hAnsi="Calibri" w:cs="Calibri"/>
        </w:rPr>
        <w:t xml:space="preserve">Finally, the Norris group </w:t>
      </w:r>
      <w:r w:rsidR="000C41DB">
        <w:rPr>
          <w:rFonts w:ascii="Calibri" w:hAnsi="Calibri" w:cs="Calibri"/>
        </w:rPr>
        <w:t xml:space="preserve">has </w:t>
      </w:r>
      <w:r w:rsidR="00366C6B">
        <w:rPr>
          <w:rFonts w:ascii="Calibri" w:hAnsi="Calibri" w:cs="Calibri"/>
        </w:rPr>
        <w:t xml:space="preserve">found that T1D cases </w:t>
      </w:r>
      <w:r w:rsidR="00CB2A90">
        <w:rPr>
          <w:rFonts w:ascii="Calibri" w:hAnsi="Calibri" w:cs="Calibri"/>
        </w:rPr>
        <w:t xml:space="preserve">had different </w:t>
      </w:r>
      <w:r w:rsidR="003E0A0C">
        <w:rPr>
          <w:rFonts w:ascii="Calibri" w:hAnsi="Calibri" w:cs="Calibri"/>
        </w:rPr>
        <w:t xml:space="preserve">longitudinal </w:t>
      </w:r>
      <w:r w:rsidR="00CB2A90">
        <w:rPr>
          <w:rFonts w:ascii="Calibri" w:hAnsi="Calibri" w:cs="Calibri"/>
        </w:rPr>
        <w:t xml:space="preserve">methylation patterns </w:t>
      </w:r>
      <w:r w:rsidR="001F2A21">
        <w:rPr>
          <w:rFonts w:ascii="Calibri" w:hAnsi="Calibri" w:cs="Calibri"/>
        </w:rPr>
        <w:t>compared to controls prior to diagnosis.</w:t>
      </w:r>
      <w:r w:rsidR="005C4D67">
        <w:rPr>
          <w:rFonts w:ascii="Calibri" w:hAnsi="Calibri" w:cs="Calibri"/>
        </w:rPr>
        <w:fldChar w:fldCharType="begin"/>
      </w:r>
      <w:r w:rsidR="00AE2DB0">
        <w:rPr>
          <w:rFonts w:ascii="Calibri" w:hAnsi="Calibri" w:cs="Calibri"/>
        </w:rPr>
        <w:instrText xml:space="preserve"> ADDIN ZOTERO_ITEM CSL_CITATION {"citationID":"nPRATQeF","properties":{"formattedCitation":"\\super 14\\nosupersub{}","plainCitation":"14","noteIndex":0},"citationItems":[{"id":"IOO5UE9A/Amt8l1FW","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Reports","id":"h8769NE6/m7MeedPR","issue":"1","issued":{"date-parts":[["2020"]]},"page":"1-13","title":"Longitudinal DNA methylation differences precede type 1 diabetes","type":"article-journal","volume":"10"}}],"schema":"https://github.com/citation-style-language/schema/raw/master/csl-citation.json"} </w:instrText>
      </w:r>
      <w:r w:rsidR="005C4D67">
        <w:rPr>
          <w:rFonts w:ascii="Calibri" w:hAnsi="Calibri" w:cs="Calibri"/>
        </w:rPr>
        <w:fldChar w:fldCharType="separate"/>
      </w:r>
      <w:r w:rsidR="004F7371" w:rsidRPr="004F7371">
        <w:rPr>
          <w:rFonts w:ascii="Calibri" w:hAnsi="Calibri" w:cs="Calibri"/>
          <w:vertAlign w:val="superscript"/>
        </w:rPr>
        <w:t>14</w:t>
      </w:r>
      <w:r w:rsidR="005C4D67">
        <w:rPr>
          <w:rFonts w:ascii="Calibri" w:hAnsi="Calibri" w:cs="Calibri"/>
        </w:rPr>
        <w:fldChar w:fldCharType="end"/>
      </w:r>
      <w:r w:rsidR="005C4D67" w:rsidRPr="00255520">
        <w:rPr>
          <w:rFonts w:ascii="Calibri" w:hAnsi="Calibri" w:cs="Calibri"/>
        </w:rPr>
        <w:t xml:space="preserve"> </w:t>
      </w:r>
    </w:p>
    <w:p w14:paraId="77A895EF" w14:textId="504ED76D" w:rsidR="008F0A68" w:rsidRDefault="00377B89" w:rsidP="008F0A68">
      <w:pPr>
        <w:ind w:firstLine="720"/>
        <w:rPr>
          <w:ins w:id="218" w:author="Tim Vigers" w:date="2020-08-08T14:26:00Z"/>
          <w:rFonts w:ascii="Calibri" w:hAnsi="Calibri" w:cs="Calibri"/>
        </w:rPr>
      </w:pPr>
      <w:r w:rsidRPr="00255520">
        <w:rPr>
          <w:rFonts w:ascii="Calibri" w:hAnsi="Calibri" w:cs="Calibri"/>
        </w:rPr>
        <w:t xml:space="preserve">Environmental factors including viruses, diet, and the metabolome have also been linked with </w:t>
      </w:r>
      <w:ins w:id="219" w:author="Tim Vigers" w:date="2020-08-08T13:10:00Z">
        <w:r w:rsidR="00B3419E">
          <w:rPr>
            <w:rFonts w:ascii="Calibri" w:hAnsi="Calibri" w:cs="Calibri"/>
          </w:rPr>
          <w:t>islet autoimmunity</w:t>
        </w:r>
      </w:ins>
      <w:r w:rsidR="00412AB0">
        <w:rPr>
          <w:rFonts w:ascii="Calibri" w:hAnsi="Calibri" w:cs="Calibri"/>
        </w:rPr>
        <w:fldChar w:fldCharType="begin"/>
      </w:r>
      <w:r w:rsidR="00412AB0">
        <w:rPr>
          <w:rFonts w:ascii="Calibri" w:hAnsi="Calibri" w:cs="Calibri"/>
        </w:rPr>
        <w:instrText xml:space="preserve"> ADDIN ZOTERO_ITEM CSL_CITATION {"citationID":"y4feILth","properties":{"formattedCitation":"\\super 15\\nosupersub{}","plainCitation":"15","noteIndex":0},"citationItems":[{"id":241,"uris":["http://zotero.org/users/5622226/items/UDZDXD72"],"uri":["http://zotero.org/users/5622226/items/UDZDXD72"],"itemData":{"id":241,"type":"article-journal","container-title":"Journal of Experimental Medicine","DOI":"10.1084/jem.20081800","ISSN":"0022-1007","issue":"13","journalAbbreviation":"J Exp Med","language":"en","note":"publisher: The Rockefeller University Press","page":"2975-2984","source":"rupress.org","title":"Dysregulation of lipid and amino acid metabolism precedes islet autoimmunity in children who later progress to type 1 diabetes","volume":"205","author":[{"family":"Orešič","given":"Matej"},{"family":"Simell","given":"Satu"},{"family":"Sysi-Aho","given":"Marko"},{"family":"Näntö-Salonen","given":"Kirsti"},{"family":"Seppänen-Laakso","given":"Tuulikki"},{"family":"Parikka","given":"Vilhelmiina"},{"family":"Katajamaa","given":"Mikko"},{"family":"Hekkala","given":"Anne"},{"family":"Mattila","given":"Ismo"},{"family":"Keskinen","given":"Päivi"},{"family":"Yetukuri","given":"Laxman"},{"family":"Reinikainen","given":"Arja"},{"family":"Lähde","given":"Jyrki"},{"family":"Suortti","given":"Tapani"},{"family":"Hakalax","given":"Jari"},{"family":"Simell","given":"Tuula"},{"family":"Hyöty","given":"Heikki"},{"family":"Veijola","given":"Riitta"},{"family":"Ilonen","given":"Jorma"},{"family":"Lahesmaa","given":"Riitta"},{"family":"Knip","given":"Mikael"},{"family":"Simell","given":"Olli"}],"issued":{"date-parts":[["2008",12,22]]}}}],"schema":"https://github.com/citation-style-language/schema/raw/master/csl-citation.json"} </w:instrText>
      </w:r>
      <w:r w:rsidR="00412AB0">
        <w:rPr>
          <w:rFonts w:ascii="Calibri" w:hAnsi="Calibri" w:cs="Calibri"/>
        </w:rPr>
        <w:fldChar w:fldCharType="separate"/>
      </w:r>
      <w:r w:rsidR="00412AB0" w:rsidRPr="00412AB0">
        <w:rPr>
          <w:rFonts w:ascii="Calibri" w:hAnsi="Calibri" w:cs="Calibri"/>
          <w:vertAlign w:val="superscript"/>
        </w:rPr>
        <w:t>15</w:t>
      </w:r>
      <w:r w:rsidR="00412AB0">
        <w:rPr>
          <w:rFonts w:ascii="Calibri" w:hAnsi="Calibri" w:cs="Calibri"/>
        </w:rPr>
        <w:fldChar w:fldCharType="end"/>
      </w:r>
      <w:ins w:id="220" w:author="Tim Vigers" w:date="2020-08-08T13:10:00Z">
        <w:r w:rsidR="00B3419E">
          <w:rPr>
            <w:rFonts w:ascii="Calibri" w:hAnsi="Calibri" w:cs="Calibri"/>
          </w:rPr>
          <w:t xml:space="preserve"> and </w:t>
        </w:r>
      </w:ins>
      <w:r w:rsidRPr="00255520">
        <w:rPr>
          <w:rFonts w:ascii="Calibri" w:hAnsi="Calibri" w:cs="Calibri"/>
        </w:rPr>
        <w:t>T1D etiology</w:t>
      </w:r>
      <w:r w:rsidR="00CB3688" w:rsidRPr="00255520">
        <w:rPr>
          <w:rFonts w:ascii="Calibri" w:hAnsi="Calibri" w:cs="Calibri"/>
        </w:rPr>
        <w:t>.</w:t>
      </w:r>
      <w:r w:rsidR="005B6F96">
        <w:rPr>
          <w:rFonts w:ascii="Calibri" w:hAnsi="Calibri" w:cs="Calibri"/>
        </w:rPr>
        <w:fldChar w:fldCharType="begin"/>
      </w:r>
      <w:r w:rsidR="00AE2DB0">
        <w:rPr>
          <w:rFonts w:ascii="Calibri" w:hAnsi="Calibri" w:cs="Calibri"/>
        </w:rPr>
        <w:instrText xml:space="preserve"> ADDIN ZOTERO_ITEM CSL_CITATION {"citationID":"mcFdQ7Dy","properties":{"formattedCitation":"\\super 9\\nosupersub{}","plainCitation":"9","noteIndex":0},"citationItems":[{"id":"IOO5UE9A/vzB1uo0h","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5B6F96">
        <w:rPr>
          <w:rFonts w:ascii="Calibri" w:hAnsi="Calibri" w:cs="Calibri"/>
        </w:rPr>
        <w:fldChar w:fldCharType="separate"/>
      </w:r>
      <w:r w:rsidR="004F7371" w:rsidRPr="004F7371">
        <w:rPr>
          <w:rFonts w:ascii="Calibri" w:hAnsi="Calibri" w:cs="Calibri"/>
          <w:vertAlign w:val="superscript"/>
        </w:rPr>
        <w:t>9</w:t>
      </w:r>
      <w:r w:rsidR="005B6F96">
        <w:rPr>
          <w:rFonts w:ascii="Calibri" w:hAnsi="Calibri" w:cs="Calibri"/>
        </w:rPr>
        <w:fldChar w:fldCharType="end"/>
      </w:r>
      <w:r w:rsidR="00B52259" w:rsidRPr="00255520">
        <w:rPr>
          <w:rFonts w:ascii="Calibri" w:hAnsi="Calibri" w:cs="Calibri"/>
        </w:rPr>
        <w:t xml:space="preserve"> </w:t>
      </w:r>
      <w:r w:rsidR="00EE3F29" w:rsidRPr="00255520">
        <w:rPr>
          <w:rFonts w:ascii="Calibri" w:hAnsi="Calibri" w:cs="Calibri"/>
        </w:rPr>
        <w:t>Previous studies have found associations between T1D and differentially expressed phospholipids and sphingolipids, excretion of modified amino acids, and vitamin D (and related compounds on its metabolic pathway).</w:t>
      </w:r>
      <w:r w:rsidR="003E14E5">
        <w:rPr>
          <w:rFonts w:ascii="Calibri" w:hAnsi="Calibri" w:cs="Calibri"/>
        </w:rPr>
        <w:fldChar w:fldCharType="begin"/>
      </w:r>
      <w:r w:rsidR="00AE2DB0">
        <w:rPr>
          <w:rFonts w:ascii="Calibri" w:hAnsi="Calibri" w:cs="Calibri"/>
        </w:rPr>
        <w:instrText xml:space="preserve"> ADDIN ZOTERO_ITEM CSL_CITATION {"citationID":"cdqwo4QG","properties":{"formattedCitation":"\\super 5,9\\nosupersub{}","plainCitation":"5,9","noteIndex":0},"citationItems":[{"id":"IOO5UE9A/Y1e0Td51","uris":["http://www.mendeley.com/documents/?uuid=26cf29f8-0fe2-41dc-b388-0de718a59a24"],"uri":["http://www.mendeley.com/documents/?uuid=26cf29f8-0fe2-41dc-b388-0de718a59a24"],"itemData":{"DOI":"10.1111/pedi.12323","ISSN":"13995448","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children.","author":[{"dropping-particle":"","family":"Frohnert","given":"Brigitte I.","non-dropping-particle":"","parse-names":false,"suffix":""},{"dropping-particle":"","family":"Rewers","given":"Marian J.","non-dropping-particle":"","parse-names":false,"suffix":""}],"container-title":"Pediatric Diabetes","id":"h8769NE6/XI1tN1Zs","issue":"1","issued":{"date-parts":[["2016"]]},"page":"3-14","title":"Metabolomics in childhood diabetes","type":"article-journal","volume":"17"}},{"id":"IOO5UE9A/vzB1uo0h","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3E14E5">
        <w:rPr>
          <w:rFonts w:ascii="Calibri" w:hAnsi="Calibri" w:cs="Calibri"/>
        </w:rPr>
        <w:fldChar w:fldCharType="separate"/>
      </w:r>
      <w:r w:rsidR="004F7371" w:rsidRPr="004F7371">
        <w:rPr>
          <w:rFonts w:ascii="Calibri" w:hAnsi="Calibri" w:cs="Calibri"/>
          <w:vertAlign w:val="superscript"/>
        </w:rPr>
        <w:t>5,9</w:t>
      </w:r>
      <w:r w:rsidR="003E14E5">
        <w:rPr>
          <w:rFonts w:ascii="Calibri" w:hAnsi="Calibri" w:cs="Calibri"/>
        </w:rPr>
        <w:fldChar w:fldCharType="end"/>
      </w:r>
      <w:r w:rsidR="00122DC0" w:rsidRPr="00255520">
        <w:rPr>
          <w:rFonts w:ascii="Calibri" w:hAnsi="Calibri" w:cs="Calibri"/>
        </w:rPr>
        <w:t xml:space="preserve"> Branched chain amino acids (BCAAs) have </w:t>
      </w:r>
      <w:r w:rsidR="004E63BA">
        <w:rPr>
          <w:rFonts w:ascii="Calibri" w:hAnsi="Calibri" w:cs="Calibri"/>
        </w:rPr>
        <w:t xml:space="preserve">also </w:t>
      </w:r>
      <w:r w:rsidR="00122DC0" w:rsidRPr="00255520">
        <w:rPr>
          <w:rFonts w:ascii="Calibri" w:hAnsi="Calibri" w:cs="Calibri"/>
        </w:rPr>
        <w:t xml:space="preserve">been associated </w:t>
      </w:r>
      <w:commentRangeStart w:id="221"/>
      <w:r w:rsidR="00122DC0" w:rsidRPr="00255520">
        <w:rPr>
          <w:rFonts w:ascii="Calibri" w:hAnsi="Calibri" w:cs="Calibri"/>
        </w:rPr>
        <w:t>with insulin resistance</w:t>
      </w:r>
      <w:r w:rsidR="00A964F0" w:rsidRPr="00255520">
        <w:rPr>
          <w:rFonts w:ascii="Calibri" w:hAnsi="Calibri" w:cs="Calibri"/>
        </w:rPr>
        <w:t>.</w:t>
      </w:r>
      <w:r w:rsidR="001E7281">
        <w:rPr>
          <w:rFonts w:ascii="Calibri" w:hAnsi="Calibri" w:cs="Calibri"/>
        </w:rPr>
        <w:fldChar w:fldCharType="begin"/>
      </w:r>
      <w:r w:rsidR="00412AB0">
        <w:rPr>
          <w:rFonts w:ascii="Calibri" w:hAnsi="Calibri" w:cs="Calibri"/>
        </w:rPr>
        <w:instrText xml:space="preserve"> ADDIN ZOTERO_ITEM CSL_CITATION {"citationID":"FNSyVf7Q","properties":{"formattedCitation":"\\super 16\\nosupersub{}","plainCitation":"16","noteIndex":0},"citationItems":[{"id":220,"uris":["http://zotero.org/users/5622226/items/CDNLMM2Y"],"uri":["http://zotero.org/users/5622226/items/CDNLMM2Y"],"itemData":{"id":220,"type":"article-journal","abstract":"OBJECTIVE To conduct a systematic review of cross-sectional and prospective human studies evaluating metabolite markers identified using high-throughput metabolomics techniques on prediabetes and type 2 diabetes.\nRESEARCH DESIGN AND METHODS We searched MEDLINE and EMBASE databases through August 2015. We conducted a qualitative review of cross-sectional and prospective studies. Additionally, meta-analyses of metabolite markers, with data estimates from at least three prospective studies, and type 2 diabetes risk were conducted, and multivariable-adjusted relative risks of type 2 diabetes were calculated per study-specific SD difference in a given metabolite.\nRESULTS We identified 27 cross-sectional and 19 prospective publications reporting associations of metabolites and prediabetes and/or type 2 diabetes. Carbohydrate (glucose and fructose), lipid (phospholipids, sphingomyelins, and triglycerides), and amino acid (branched-chain amino acids, aromatic amino acids, glycine, and glutamine) metabolites were higher in individuals with type 2 diabetes compared with control subjects. Prospective studies provided evidence that blood concentrations of several metabolites, including hexoses, branched-chain amino acids, aromatic amino acids, phospholipids, and triglycerides, were associated with the incidence of prediabetes and type 2 diabetes. We meta-analyzed results from eight prospective studies that reported risk estimates for metabolites and type 2 diabetes, including 8,000 individuals of whom 1,940 had type 2 diabetes. We found 36% higher risk of type 2 diabetes per study-specific SD difference for isoleucine (pooled relative risk 1.36 [1.24–1.48]; I2 = 9.5%), 36% for leucine (1.36 [1.17–1.58]; I2 = 37.4%), 35% for valine (1.35 [1.19–1.53]; I2 = 45.8%), 36% for tyrosine (1.36 [1.19–1.55]; I2 = 51.6%), and 26% for phenylalanine (1.26 [1.10–1.44]; I2 = 56%). Glycine and glutamine were inversely associated with type 2 diabetes risk (0.89 [0.81–0.96] and 0.85 [0.82–0.89], respectively; both I2 = 0.0%).\nCONCLUSIONS In studies using high-throughput metabolomics, several blood amino acids appear to be consistently associated with the risk of developing type 2 diabetes.","container-title":"Diabetes Care","DOI":"10.2337/dc15-2251","ISSN":"0149-5992, 1935-5548","issue":"5","language":"en","note":"publisher: American Diabetes Association\nsection: Meta-analysis\nPMID: 27208380","page":"833-846","source":"care.diabetesjournals.org","title":"Metabolomics in Prediabetes and Diabetes: A Systematic Review and Meta-analysis","title-short":"Metabolomics in Prediabetes and Diabetes","volume":"39","author":[{"family":"Guasch-Ferré","given":"Marta"},{"family":"Hruby","given":"Adela"},{"family":"Toledo","given":"Estefanía"},{"family":"Clish","given":"Clary B."},{"family":"Martínez-González","given":"Miguel A."},{"family":"Salas-Salvadó","given":"Jordi"},{"family":"Hu","given":"Frank B."}],"issued":{"date-parts":[["2016",5,1]]}}}],"schema":"https://github.com/citation-style-language/schema/raw/master/csl-citation.json"} </w:instrText>
      </w:r>
      <w:r w:rsidR="001E7281">
        <w:rPr>
          <w:rFonts w:ascii="Calibri" w:hAnsi="Calibri" w:cs="Calibri"/>
        </w:rPr>
        <w:fldChar w:fldCharType="separate"/>
      </w:r>
      <w:r w:rsidR="00412AB0" w:rsidRPr="00412AB0">
        <w:rPr>
          <w:rFonts w:ascii="Calibri" w:hAnsi="Calibri" w:cs="Calibri"/>
          <w:vertAlign w:val="superscript"/>
        </w:rPr>
        <w:t>16</w:t>
      </w:r>
      <w:r w:rsidR="001E7281">
        <w:rPr>
          <w:rFonts w:ascii="Calibri" w:hAnsi="Calibri" w:cs="Calibri"/>
        </w:rPr>
        <w:fldChar w:fldCharType="end"/>
      </w:r>
    </w:p>
    <w:p w14:paraId="0324B805" w14:textId="181BA78B" w:rsidR="00C37A79" w:rsidDel="008F0A68" w:rsidRDefault="00742377">
      <w:pPr>
        <w:ind w:firstLine="720"/>
        <w:rPr>
          <w:del w:id="222" w:author="Tim Vigers" w:date="2020-08-08T14:26:00Z"/>
          <w:rFonts w:ascii="Calibri" w:hAnsi="Calibri" w:cs="Calibri"/>
        </w:rPr>
        <w:pPrChange w:id="223" w:author="Tim Vigers" w:date="2020-08-08T14:28:00Z">
          <w:pPr/>
        </w:pPrChange>
      </w:pPr>
      <w:del w:id="224" w:author="Tim Vigers" w:date="2020-08-08T14:26:00Z">
        <w:r w:rsidDel="008F0A68">
          <w:rPr>
            <w:rFonts w:ascii="Calibri" w:hAnsi="Calibri" w:cs="Calibri"/>
          </w:rPr>
          <w:delText xml:space="preserve"> </w:delText>
        </w:r>
      </w:del>
      <w:ins w:id="225" w:author="Tim Vigers" w:date="2020-08-08T13:13:00Z">
        <w:r w:rsidR="007E79CF">
          <w:rPr>
            <w:rFonts w:ascii="Calibri" w:hAnsi="Calibri" w:cs="Calibri"/>
          </w:rPr>
          <w:t xml:space="preserve">Although the </w:t>
        </w:r>
        <w:r w:rsidR="00B34684">
          <w:rPr>
            <w:rFonts w:ascii="Calibri" w:hAnsi="Calibri" w:cs="Calibri"/>
          </w:rPr>
          <w:t xml:space="preserve">effects of the metabolome and DNA methylation have been studied separately in </w:t>
        </w:r>
        <w:r w:rsidR="00F02198">
          <w:rPr>
            <w:rFonts w:ascii="Calibri" w:hAnsi="Calibri" w:cs="Calibri"/>
          </w:rPr>
          <w:t xml:space="preserve">T1D, the </w:t>
        </w:r>
      </w:ins>
      <w:ins w:id="226" w:author="Tim Vigers" w:date="2020-08-08T13:28:00Z">
        <w:r w:rsidR="00CF236A">
          <w:rPr>
            <w:rFonts w:ascii="Calibri" w:hAnsi="Calibri" w:cs="Calibri"/>
          </w:rPr>
          <w:t xml:space="preserve">combined </w:t>
        </w:r>
      </w:ins>
      <w:proofErr w:type="spellStart"/>
      <w:ins w:id="227" w:author="Tim Vigers" w:date="2020-08-08T13:14:00Z">
        <w:r w:rsidR="008A1FE8">
          <w:rPr>
            <w:rFonts w:ascii="Calibri" w:hAnsi="Calibri" w:cs="Calibri"/>
          </w:rPr>
          <w:t>nutri</w:t>
        </w:r>
        <w:proofErr w:type="spellEnd"/>
        <w:r w:rsidR="008A1FE8">
          <w:rPr>
            <w:rFonts w:ascii="Calibri" w:hAnsi="Calibri" w:cs="Calibri"/>
          </w:rPr>
          <w:t>-epigenetics of T1D remain un</w:t>
        </w:r>
      </w:ins>
      <w:ins w:id="228" w:author="Tim Vigers" w:date="2020-08-08T13:28:00Z">
        <w:r w:rsidR="006465D4">
          <w:rPr>
            <w:rFonts w:ascii="Calibri" w:hAnsi="Calibri" w:cs="Calibri"/>
          </w:rPr>
          <w:t>clear</w:t>
        </w:r>
      </w:ins>
      <w:ins w:id="229" w:author="Tim Vigers" w:date="2020-08-08T13:14:00Z">
        <w:r w:rsidR="008A1FE8">
          <w:rPr>
            <w:rFonts w:ascii="Calibri" w:hAnsi="Calibri" w:cs="Calibri"/>
          </w:rPr>
          <w:t>.</w:t>
        </w:r>
        <w:r w:rsidR="006B7834">
          <w:rPr>
            <w:rFonts w:ascii="Calibri" w:hAnsi="Calibri" w:cs="Calibri"/>
          </w:rPr>
          <w:t xml:space="preserve"> </w:t>
        </w:r>
      </w:ins>
      <w:ins w:id="230" w:author="Tim Vigers" w:date="2020-08-08T13:40:00Z">
        <w:r w:rsidR="004E790D">
          <w:rPr>
            <w:rFonts w:ascii="Calibri" w:hAnsi="Calibri" w:cs="Calibri"/>
          </w:rPr>
          <w:t xml:space="preserve">Early </w:t>
        </w:r>
        <w:r w:rsidR="00F02580">
          <w:rPr>
            <w:rFonts w:ascii="Calibri" w:hAnsi="Calibri" w:cs="Calibri"/>
          </w:rPr>
          <w:t>i</w:t>
        </w:r>
      </w:ins>
      <w:ins w:id="231" w:author="Tim Vigers" w:date="2020-08-08T13:37:00Z">
        <w:r w:rsidR="00590F99">
          <w:rPr>
            <w:rFonts w:ascii="Calibri" w:hAnsi="Calibri" w:cs="Calibri"/>
          </w:rPr>
          <w:t xml:space="preserve">n-vitro </w:t>
        </w:r>
        <w:r w:rsidR="00C75B19">
          <w:rPr>
            <w:rFonts w:ascii="Calibri" w:hAnsi="Calibri" w:cs="Calibri"/>
          </w:rPr>
          <w:t>studies</w:t>
        </w:r>
      </w:ins>
      <w:del w:id="232" w:author="Tim Vigers" w:date="2020-08-08T13:56:00Z">
        <w:r w:rsidR="00BE4306" w:rsidDel="00911E60">
          <w:rPr>
            <w:rFonts w:ascii="Calibri" w:hAnsi="Calibri" w:cs="Calibri"/>
          </w:rPr>
          <w:fldChar w:fldCharType="begin"/>
        </w:r>
        <w:r w:rsidR="00BE4306" w:rsidDel="00911E60">
          <w:rPr>
            <w:rFonts w:ascii="Calibri" w:hAnsi="Calibri" w:cs="Calibri"/>
          </w:rPr>
          <w:delInstrText xml:space="preserve"> ADDIN ZOTERO_ITEM CSL_CITATION {"citationID":"H5Z1pxs9","properties":{"formattedCitation":"\\super 17\\nosupersub{}","plainCitation":"17","noteIndex":0},"citationItems":[{"id":244,"uris":["http://zotero.org/users/5622226/items/EL6XTBVY"],"uri":["http://zotero.org/users/5622226/items/EL6XTBVY"],"itemData":{"id":244,"type":"article-journal","abstract":"Metabolic pathways play fundamental roles in several processes that regulate cell physiology and adaptation to environmental changes. Altered metabolic pathways predispose to several different pathologies ranging from diabetes to cancer. Specific transcriptional programs tightly regulate the enzymes involved in cell metabolism and dictate cell fate regulating the differentiation into specialized cell types that contribute to metabolic adaptation in higher organisms. For these reasons, it is of extreme importance to identify signaling pathways and transcription factors that positively and negatively regulate metabolism. Genomic organization allows a plethora of different strategies to regulate transcription. Importantly, large evidence suggests that the quality of diet and the caloric regimen can influence the epigenetic state of our genome and that certain metabolic pathways are also epigenetically controlled reveling a tight crosstalk between metabolism and epigenomes. Here we focus our attention on methylation-based epigenetic reactions, on how different metabolic pathways control these activities, and how these can influence metabolism. Altogether, the recent discoveries linking these apparent distant areas reveal that an exciting field of research is emerging.","container-title":"Cellular and Molecular Life Sciences","DOI":"10.1007/s00018-013-1293-5","ISSN":"1420-9071","issue":"9","journalAbbreviation":"Cell. Mol. Life Sci.","language":"en","page":"1495-1508","source":"Springer Link","title":"Epigenetic methylations and their connections with metabolism","volume":"70","author":[{"family":"Chiacchiera","given":"Fulvio"},{"family":"Piunti","given":"Andrea"},{"family":"Pasini","given":"Diego"}],"issued":{"date-parts":[["2013",5,1]]}}}],"schema":"https://github.com/citation-style-language/schema/raw/master/csl-citation.json"} </w:delInstrText>
        </w:r>
        <w:r w:rsidR="00BE4306" w:rsidDel="00911E60">
          <w:rPr>
            <w:rFonts w:ascii="Calibri" w:hAnsi="Calibri" w:cs="Calibri"/>
          </w:rPr>
          <w:fldChar w:fldCharType="separate"/>
        </w:r>
        <w:r w:rsidR="00BE4306" w:rsidRPr="00BE4306" w:rsidDel="00911E60">
          <w:rPr>
            <w:rFonts w:ascii="Calibri" w:hAnsi="Calibri" w:cs="Calibri"/>
            <w:vertAlign w:val="superscript"/>
          </w:rPr>
          <w:delText>17</w:delText>
        </w:r>
        <w:r w:rsidR="00BE4306" w:rsidDel="00911E60">
          <w:rPr>
            <w:rFonts w:ascii="Calibri" w:hAnsi="Calibri" w:cs="Calibri"/>
          </w:rPr>
          <w:fldChar w:fldCharType="end"/>
        </w:r>
      </w:del>
      <w:ins w:id="233" w:author="Tim Vigers" w:date="2020-08-08T13:52:00Z">
        <w:r w:rsidR="00BE4306">
          <w:rPr>
            <w:rFonts w:ascii="Calibri" w:hAnsi="Calibri" w:cs="Calibri"/>
          </w:rPr>
          <w:t xml:space="preserve"> </w:t>
        </w:r>
      </w:ins>
      <w:ins w:id="234" w:author="Tim Vigers" w:date="2020-08-08T13:57:00Z">
        <w:r w:rsidR="005039AF">
          <w:rPr>
            <w:rFonts w:ascii="Calibri" w:hAnsi="Calibri" w:cs="Calibri"/>
          </w:rPr>
          <w:t>confirmed</w:t>
        </w:r>
      </w:ins>
      <w:ins w:id="235" w:author="Tim Vigers" w:date="2020-08-08T13:37:00Z">
        <w:r w:rsidR="00703AE4">
          <w:rPr>
            <w:rFonts w:ascii="Calibri" w:hAnsi="Calibri" w:cs="Calibri"/>
          </w:rPr>
          <w:t xml:space="preserve"> </w:t>
        </w:r>
      </w:ins>
      <w:ins w:id="236" w:author="Tim Vigers" w:date="2020-08-08T13:38:00Z">
        <w:r w:rsidR="00B54803">
          <w:rPr>
            <w:rFonts w:ascii="Calibri" w:hAnsi="Calibri" w:cs="Calibri"/>
          </w:rPr>
          <w:t>metabolome-depend</w:t>
        </w:r>
        <w:r w:rsidR="00992CC2">
          <w:rPr>
            <w:rFonts w:ascii="Calibri" w:hAnsi="Calibri" w:cs="Calibri"/>
          </w:rPr>
          <w:t xml:space="preserve">ent </w:t>
        </w:r>
        <w:r w:rsidR="009B16EC">
          <w:rPr>
            <w:rFonts w:ascii="Calibri" w:hAnsi="Calibri" w:cs="Calibri"/>
          </w:rPr>
          <w:t xml:space="preserve">alterations in </w:t>
        </w:r>
      </w:ins>
      <w:ins w:id="237" w:author="Tim Vigers" w:date="2020-08-08T13:42:00Z">
        <w:r w:rsidR="002A54EE">
          <w:rPr>
            <w:rFonts w:ascii="Calibri" w:hAnsi="Calibri" w:cs="Calibri"/>
          </w:rPr>
          <w:t>DNA methylation</w:t>
        </w:r>
      </w:ins>
      <w:ins w:id="238" w:author="Tim Vigers" w:date="2020-08-08T14:01:00Z">
        <w:r w:rsidR="00414752">
          <w:rPr>
            <w:rFonts w:ascii="Calibri" w:hAnsi="Calibri" w:cs="Calibri"/>
          </w:rPr>
          <w:t xml:space="preserve"> associated with </w:t>
        </w:r>
        <w:r w:rsidR="001276A6">
          <w:rPr>
            <w:rFonts w:ascii="Calibri" w:hAnsi="Calibri" w:cs="Calibri"/>
          </w:rPr>
          <w:t>various cancers</w:t>
        </w:r>
      </w:ins>
      <w:ins w:id="239" w:author="Tim Vigers" w:date="2020-08-08T13:56:00Z">
        <w:r w:rsidR="00C62D95">
          <w:rPr>
            <w:rFonts w:ascii="Calibri" w:hAnsi="Calibri" w:cs="Calibri"/>
          </w:rPr>
          <w:t>,</w:t>
        </w:r>
      </w:ins>
      <w:r w:rsidR="00C62D95">
        <w:rPr>
          <w:rFonts w:ascii="Calibri" w:hAnsi="Calibri" w:cs="Calibri"/>
        </w:rPr>
        <w:fldChar w:fldCharType="begin"/>
      </w:r>
      <w:r w:rsidR="00C62D95">
        <w:rPr>
          <w:rFonts w:ascii="Calibri" w:hAnsi="Calibri" w:cs="Calibri"/>
        </w:rPr>
        <w:instrText xml:space="preserve"> ADDIN ZOTERO_ITEM CSL_CITATION {"citationID":"p7J7l0Vb","properties":{"formattedCitation":"\\super 17,18\\nosupersub{}","plainCitation":"17,18","noteIndex":0},"citationItems":[{"id":244,"uris":["http://zotero.org/users/5622226/items/EL6XTBVY"],"uri":["http://zotero.org/users/5622226/items/EL6XTBVY"],"itemData":{"id":244,"type":"article-journal","abstract":"Metabolic pathways play fundamental roles in several processes that regulate cell physiology and adaptation to environmental changes. Altered metabolic pathways predispose to several different pathologies ranging from diabetes to cancer. Specific transcriptional programs tightly regulate the enzymes involved in cell metabolism and dictate cell fate regulating the differentiation into specialized cell types that contribute to metabolic adaptation in higher organisms. For these reasons, it is of extreme importance to identify signaling pathways and transcription factors that positively and negatively regulate metabolism. Genomic organization allows a plethora of different strategies to regulate transcription. Importantly, large evidence suggests that the quality of diet and the caloric regimen can influence the epigenetic state of our genome and that certain metabolic pathways are also epigenetically controlled reveling a tight crosstalk between metabolism and epigenomes. Here we focus our attention on methylation-based epigenetic reactions, on how different metabolic pathways control these activities, and how these can influence metabolism. Altogether, the recent discoveries linking these apparent distant areas reveal that an exciting field of research is emerging.","container-title":"Cellular and Molecular Life Sciences","DOI":"10.1007/s00018-013-1293-5","ISSN":"1420-9071","issue":"9","journalAbbreviation":"Cell. Mol. Life Sci.","language":"en","page":"1495-1508","source":"Springer Link","title":"Epigenetic methylations and their connections with metabolism","volume":"70","author":[{"family":"Chiacchiera","given":"Fulvio"},{"family":"Piunti","given":"Andrea"},{"family":"Pasini","given":"Diego"}],"issued":{"date-parts":[["2013",5,1]]}}},{"id":249,"uris":["http://zotero.org/users/5622226/items/9TE3YPCE"],"uri":["http://zotero.org/users/5622226/items/9TE3YPCE"],"itemData":{"id":249,"type":"article-journal","abstract":"Prostate cancer is the second leading cause of cancer related death in American men. Development and progression of clinically localized prostate cancer is highly dependent on androgen signaling. Metastatic tumors are initially responsive to anti-androgen therapy, however become resistant to this regimen upon progression. Genomic and proteomic studies have implicated a role for androgen in regulating metabolic processes in prostate cancer. However, there have been no metabolomic profiling studies conducted thus far that have examined androgen-regulated biochemical processes in prostate cancer. Here, we have used unbiased metabolomic profiling coupled with enrichment-based bioprocess mapping to obtain insights into the biochemical alterations mediated by androgen in prostate cancer cell lines. Our findings indicate that androgen exposure results in elevation of amino acid metabolism and alteration of methylation potential in prostate cancer cells. Further, metabolic phenotyping studies confirm higher flux through pathways associated with amino acid metabolism in prostate cancer cells treated with androgen. These findings provide insight into the potential biochemical processes regulated by androgen signaling in prostate cancer. Clinically, if validated, these pathways could be exploited to develop therapeutic strategies that supplement current androgen ablative treatments while the observed androgen-regulated metabolic signatures could be employed as biomarkers that presage the development of castrate-resistant prostate cancer.","container-title":"PLOS ONE","DOI":"10.1371/journal.pone.0021417","ISSN":"1932-6203","issue":"7","journalAbbreviation":"PLOS ONE","language":"en","note":"publisher: Public Library of Science","page":"e21417","source":"PLoS Journals","title":"Metabolomic Profiling Reveals a Role for Androgen in Activating Amino Acid Metabolism and Methylation in Prostate Cancer Cells","volume":"6","author":[{"family":"Putluri","given":"Nagireddy"},{"family":"Shojaie","given":"Ali"},{"family":"Vasu","given":"Vihas T."},{"family":"Nalluri","given":"Srilatha"},{"family":"Vareed","given":"Shaiju K."},{"family":"Putluri","given":"Vasanta"},{"family":"Vivekanandan-Giri","given":"Anuradha"},{"family":"Byun","given":"Jeman"},{"family":"Pennathur","given":"Subramaniam"},{"family":"Sana","given":"Theodore R."},{"family":"Fischer","given":"Steven M."},{"family":"Palapattu","given":"Ganesh S."},{"family":"Creighton","given":"Chad J."},{"family":"Michailidis","given":"George"},{"family":"Sreekumar","given":"Arun"}],"issued":{"date-parts":[["2011",7,18]]}}}],"schema":"https://github.com/citation-style-language/schema/raw/master/csl-citation.json"} </w:instrText>
      </w:r>
      <w:r w:rsidR="00C62D95">
        <w:rPr>
          <w:rFonts w:ascii="Calibri" w:hAnsi="Calibri" w:cs="Calibri"/>
        </w:rPr>
        <w:fldChar w:fldCharType="separate"/>
      </w:r>
      <w:r w:rsidR="00C62D95" w:rsidRPr="00C62D95">
        <w:rPr>
          <w:rFonts w:ascii="Calibri" w:hAnsi="Calibri" w:cs="Calibri"/>
          <w:vertAlign w:val="superscript"/>
        </w:rPr>
        <w:t>17,18</w:t>
      </w:r>
      <w:r w:rsidR="00C62D95">
        <w:rPr>
          <w:rFonts w:ascii="Calibri" w:hAnsi="Calibri" w:cs="Calibri"/>
        </w:rPr>
        <w:fldChar w:fldCharType="end"/>
      </w:r>
      <w:ins w:id="240" w:author="Tim Vigers" w:date="2020-08-08T13:53:00Z">
        <w:r w:rsidR="00BB6C39">
          <w:rPr>
            <w:rFonts w:ascii="Calibri" w:hAnsi="Calibri" w:cs="Calibri"/>
          </w:rPr>
          <w:t xml:space="preserve"> and even </w:t>
        </w:r>
        <w:r w:rsidR="00ED00D5">
          <w:rPr>
            <w:rFonts w:ascii="Calibri" w:hAnsi="Calibri" w:cs="Calibri"/>
          </w:rPr>
          <w:t xml:space="preserve">identified </w:t>
        </w:r>
        <w:r w:rsidR="000259E2">
          <w:rPr>
            <w:rFonts w:ascii="Calibri" w:hAnsi="Calibri" w:cs="Calibri"/>
          </w:rPr>
          <w:t>oncometabolites</w:t>
        </w:r>
      </w:ins>
      <w:ins w:id="241" w:author="Tim Vigers" w:date="2020-08-08T13:54:00Z">
        <w:r w:rsidR="00AE60B1">
          <w:rPr>
            <w:rFonts w:ascii="Calibri" w:hAnsi="Calibri" w:cs="Calibri"/>
          </w:rPr>
          <w:t xml:space="preserve"> associated with the development of </w:t>
        </w:r>
        <w:r w:rsidR="00523659">
          <w:rPr>
            <w:rFonts w:ascii="Calibri" w:hAnsi="Calibri" w:cs="Calibri"/>
          </w:rPr>
          <w:t>glioma</w:t>
        </w:r>
      </w:ins>
      <w:ins w:id="242" w:author="Tim Vigers" w:date="2020-08-08T13:55:00Z">
        <w:r w:rsidR="00BA0454">
          <w:rPr>
            <w:rFonts w:ascii="Calibri" w:hAnsi="Calibri" w:cs="Calibri"/>
          </w:rPr>
          <w:t>.</w:t>
        </w:r>
      </w:ins>
      <w:r w:rsidR="00BA0454">
        <w:rPr>
          <w:rFonts w:ascii="Calibri" w:hAnsi="Calibri" w:cs="Calibri"/>
        </w:rPr>
        <w:fldChar w:fldCharType="begin"/>
      </w:r>
      <w:r w:rsidR="00C62D95">
        <w:rPr>
          <w:rFonts w:ascii="Calibri" w:hAnsi="Calibri" w:cs="Calibri"/>
        </w:rPr>
        <w:instrText xml:space="preserve"> ADDIN ZOTERO_ITEM CSL_CITATION {"citationID":"cLDN6br4","properties":{"formattedCitation":"\\super 19\\nosupersub{}","plainCitation":"19","noteIndex":0},"citationItems":[{"id":246,"uris":["http://zotero.org/users/5622226/items/HTALKKPM"],"uri":["http://zotero.org/users/5622226/items/HTALKKPM"],"itemData":{"id":246,"type":"article-journal","abstract":"Isocitrate dehydrogenases (IDHs) convert isocitrate to α-ketoglutarate by oxidative decarboxylation and are thereby involved in multiple metabolic processes. Mutations in the genes encoding IDH1 and IDH2 were first reported in human gliomas in 2008 and later on also identified in a minority of patients with acute myeloid leukemia. The mutations universally affect codons 132 in IDH1 and 172 in IDH2 and result in decreased enzymatic activity. The oncogenic pathway triggered by IDH mutations may involve the activation of hypoxia-inducible factor pathway as well as the acquisition of a novel (gain of enzymatic) function consuming NADPH and generating α-hydroxyglutarate. Most intriguingly, IDH mutations are observed in </w:instrText>
      </w:r>
      <w:r w:rsidR="00C62D95">
        <w:rPr>
          <w:rFonts w:ascii="Cambria Math" w:hAnsi="Cambria Math" w:cs="Cambria Math"/>
        </w:rPr>
        <w:instrText>∼</w:instrText>
      </w:r>
      <w:r w:rsidR="00C62D95">
        <w:rPr>
          <w:rFonts w:ascii="Calibri" w:hAnsi="Calibri" w:cs="Calibri"/>
        </w:rPr>
        <w:instrText xml:space="preserve">70–80% of grade II/III gliomas and the majority of secondary glioblastomas, but only 10% of primary glioblastomas, suggesting a different cellular origin of the gliomas, which had previously been viewed as a multistep process of malignant progression. Understanding the oncogenic pathway mediated by mutant IDH might result in the development of novel, tailored pharmacological therapies for human glioma patients. © 2011 Wiley-Liss, Inc.","container-title":"Glia","DOI":"10.1002/glia.21130","ISSN":"1098-1136","issue":"8","language":"en","note":"_eprint: https://onlinelibrary.wiley.com/doi/pdf/10.1002/glia.21130","page":"1200-1204","source":"Wiley Online Library","title":"Isocitrate dehydrogenase mutations: A challenge to traditional views on the genesis and malignant progression of gliomas","title-short":"Isocitrate dehydrogenase mutations","volume":"59","author":[{"family":"Weller","given":"Michael"},{"family":"Wick","given":"Wolfgang"},{"family":"Deimling","given":"Andreas","dropping-particle":"von"}],"issued":{"date-parts":[["2011"]]}}}],"schema":"https://github.com/citation-style-language/schema/raw/master/csl-citation.json"} </w:instrText>
      </w:r>
      <w:r w:rsidR="00BA0454">
        <w:rPr>
          <w:rFonts w:ascii="Calibri" w:hAnsi="Calibri" w:cs="Calibri"/>
        </w:rPr>
        <w:fldChar w:fldCharType="separate"/>
      </w:r>
      <w:r w:rsidR="00C62D95" w:rsidRPr="00C62D95">
        <w:rPr>
          <w:rFonts w:ascii="Calibri" w:hAnsi="Calibri" w:cs="Calibri"/>
          <w:vertAlign w:val="superscript"/>
        </w:rPr>
        <w:t>19</w:t>
      </w:r>
      <w:r w:rsidR="00BA0454">
        <w:rPr>
          <w:rFonts w:ascii="Calibri" w:hAnsi="Calibri" w:cs="Calibri"/>
        </w:rPr>
        <w:fldChar w:fldCharType="end"/>
      </w:r>
      <w:ins w:id="243" w:author="Tim Vigers" w:date="2020-08-08T13:56:00Z">
        <w:r w:rsidR="00617E6C">
          <w:rPr>
            <w:rFonts w:ascii="Calibri" w:hAnsi="Calibri" w:cs="Calibri"/>
          </w:rPr>
          <w:t xml:space="preserve"> </w:t>
        </w:r>
      </w:ins>
      <w:ins w:id="244" w:author="Tim Vigers" w:date="2020-08-08T13:57:00Z">
        <w:r w:rsidR="008535ED">
          <w:rPr>
            <w:rFonts w:ascii="Calibri" w:hAnsi="Calibri" w:cs="Calibri"/>
          </w:rPr>
          <w:t xml:space="preserve">More recent </w:t>
        </w:r>
      </w:ins>
      <w:ins w:id="245" w:author="Tim Vigers" w:date="2020-08-08T14:01:00Z">
        <w:r w:rsidR="006A0827">
          <w:rPr>
            <w:rFonts w:ascii="Calibri" w:hAnsi="Calibri" w:cs="Calibri"/>
          </w:rPr>
          <w:t xml:space="preserve">human </w:t>
        </w:r>
      </w:ins>
      <w:ins w:id="246" w:author="Tim Vigers" w:date="2020-08-08T13:57:00Z">
        <w:r w:rsidR="009B03D7">
          <w:rPr>
            <w:rFonts w:ascii="Calibri" w:hAnsi="Calibri" w:cs="Calibri"/>
          </w:rPr>
          <w:t xml:space="preserve">studies </w:t>
        </w:r>
      </w:ins>
      <w:ins w:id="247" w:author="Tim Vigers" w:date="2020-08-08T14:03:00Z">
        <w:r w:rsidR="00164AE5">
          <w:rPr>
            <w:rFonts w:ascii="Calibri" w:hAnsi="Calibri" w:cs="Calibri"/>
          </w:rPr>
          <w:t xml:space="preserve">also </w:t>
        </w:r>
      </w:ins>
      <w:ins w:id="248" w:author="Tim Vigers" w:date="2020-08-08T13:58:00Z">
        <w:r w:rsidR="00423352">
          <w:rPr>
            <w:rFonts w:ascii="Calibri" w:hAnsi="Calibri" w:cs="Calibri"/>
          </w:rPr>
          <w:t>support the</w:t>
        </w:r>
        <w:r w:rsidR="008455E9">
          <w:rPr>
            <w:rFonts w:ascii="Calibri" w:hAnsi="Calibri" w:cs="Calibri"/>
          </w:rPr>
          <w:t xml:space="preserve"> connection between the metabolome and me</w:t>
        </w:r>
      </w:ins>
      <w:ins w:id="249" w:author="Tim Vigers" w:date="2020-08-08T13:59:00Z">
        <w:r w:rsidR="008455E9">
          <w:rPr>
            <w:rFonts w:ascii="Calibri" w:hAnsi="Calibri" w:cs="Calibri"/>
          </w:rPr>
          <w:t xml:space="preserve">thylation in </w:t>
        </w:r>
      </w:ins>
      <w:ins w:id="250" w:author="Tim Vigers" w:date="2020-08-08T14:01:00Z">
        <w:r w:rsidR="00D959F9">
          <w:rPr>
            <w:rFonts w:ascii="Calibri" w:hAnsi="Calibri" w:cs="Calibri"/>
          </w:rPr>
          <w:t>breast cancer,</w:t>
        </w:r>
      </w:ins>
      <w:r w:rsidR="00D71534">
        <w:rPr>
          <w:rFonts w:ascii="Calibri" w:hAnsi="Calibri" w:cs="Calibri"/>
        </w:rPr>
        <w:fldChar w:fldCharType="begin"/>
      </w:r>
      <w:r w:rsidR="00D71534">
        <w:rPr>
          <w:rFonts w:ascii="Calibri" w:hAnsi="Calibri" w:cs="Calibri"/>
        </w:rPr>
        <w:instrText xml:space="preserve"> ADDIN ZOTERO_ITEM CSL_CITATION {"citationID":"3WnOTGOP","properties":{"formattedCitation":"\\super 20\\nosupersub{}","plainCitation":"20","noteIndex":0},"citationItems":[{"id":234,"uris":["http://zotero.org/users/5622226/items/7J2LC3JT"],"uri":["http://zotero.org/users/5622226/items/7J2LC3JT"],"itemData":{"id":234,"type":"article-journal","abstract":"Breast cancer (BC) contributes the highest global cancer mortality in women. BC tumors are highly heterogeneous, so subtyping by cell-surface markers is inadequate. Omics-driven tumor stratification is urgently needed to better understand BC and tailor therapies for personalized medicine. We used unsupervised k-means and partition around medoids (pam) to cluster metabolomics data from two data sets. The first comprised 271 BC tumors (data set 1) that were estrogen receptor (ER) positive (ER+, n = 204) or negative (ER–, n = 67) with 162 identified and validated metabolites. The second data set contained 67 BC samples (data set 2; ER+, n = 33; ER–, n = 34) and 352 known metabolites. Significance Analysis of Microarrays (SAM) was used to identify the most significant metabolites among these clusters, which were then reassigned into new clusters using prediction analysis of microarrays (PAM). Generally, metabolome-defined BC subtypes identified from either data set 1 or data set 2 were different from the well-known receptor- or transcriptome-defined subtypes. Metabolomics-directed clustering of data set 2 identified distinctive BC tumors characterized by metabolome profiles that associated with DNA methylation (p-value = 0.000 048, χ2 test). Pathway analysis of cluster metabolites revealed that nitrogen metabolism and aminoacyl-tRNA biosynthesis were highly related to BC subtyping. The pipeline may be run from GitHub: https://github.com/FADHLyemen/Metabolomics_signature. Our proposed bioinformatics pipeline analyzed metabolomics data from BC tumors, revealing clusters characterized by unique metabolic signatures that may potentially stratify BC patients and tailor precision treatment.","container-title":"Journal of Proteome Research","DOI":"10.1021/acs.jproteome.9b00755","ISSN":"1535-3893","issue":"7","journalAbbreviation":"J. Proteome Res.","note":"publisher: American Chemical Society","page":"2879-2889","source":"ACS Publications","title":"Bioinformatics Analysis of Metabolomics Data Unveils Association of Metabolic Signatures with Methylation in Breast Cancer","volume":"19","author":[{"family":"Alakwaa","given":"Fadhl M."},{"family":"Savelieff","given":"Masha G."}],"issued":{"date-parts":[["2020",7,2]]}}}],"schema":"https://github.com/citation-style-language/schema/raw/master/csl-citation.json"} </w:instrText>
      </w:r>
      <w:r w:rsidR="00D71534">
        <w:rPr>
          <w:rFonts w:ascii="Calibri" w:hAnsi="Calibri" w:cs="Calibri"/>
        </w:rPr>
        <w:fldChar w:fldCharType="separate"/>
      </w:r>
      <w:r w:rsidR="00D71534" w:rsidRPr="00D71534">
        <w:rPr>
          <w:rFonts w:ascii="Calibri" w:hAnsi="Calibri" w:cs="Calibri"/>
          <w:vertAlign w:val="superscript"/>
        </w:rPr>
        <w:t>20</w:t>
      </w:r>
      <w:r w:rsidR="00D71534">
        <w:rPr>
          <w:rFonts w:ascii="Calibri" w:hAnsi="Calibri" w:cs="Calibri"/>
        </w:rPr>
        <w:fldChar w:fldCharType="end"/>
      </w:r>
      <w:ins w:id="251" w:author="Tim Vigers" w:date="2020-08-08T14:07:00Z">
        <w:r w:rsidR="00484CCE">
          <w:rPr>
            <w:rFonts w:ascii="Calibri" w:hAnsi="Calibri" w:cs="Calibri"/>
          </w:rPr>
          <w:t xml:space="preserve"> colorectal cancer,</w:t>
        </w:r>
      </w:ins>
      <w:r w:rsidR="008D0666">
        <w:rPr>
          <w:rFonts w:ascii="Calibri" w:hAnsi="Calibri" w:cs="Calibri"/>
        </w:rPr>
        <w:fldChar w:fldCharType="begin"/>
      </w:r>
      <w:r w:rsidR="008D0666">
        <w:rPr>
          <w:rFonts w:ascii="Calibri" w:hAnsi="Calibri" w:cs="Calibri"/>
        </w:rPr>
        <w:instrText xml:space="preserve"> ADDIN ZOTERO_ITEM CSL_CITATION {"citationID":"Q2J4csky","properties":{"formattedCitation":"\\super 21\\nosupersub{}","plainCitation":"21","noteIndex":0},"citationItems":[{"id":261,"uris":["http://zotero.org/users/5622226/items/V3KUYYHP"],"uri":["http://zotero.org/users/5622226/items/V3KUYYHP"],"itemData":{"id":261,"type":"article-journal","abstract":"Results: We found correlations between the change in abundance of microbial taxa, butyrate-related colonic metabolites, and methylation-associated host gene expression in colonic tumour mucosa tissues compared with the adjacent normal mucosa tissues. The increase of genus Fusobacterium abundance was correlated with a decrease in the level of 4-hydroxybutyric acid (4-HB) and expression of immune-related peptidase inhibitor 16 (PI16), Fc Receptor Like A (FCRLA) and Lymphocyte Specific Protein 1 (LSP1). The decrease in the abundance of another potentially 4-HB-associated genus, Prevotella 2, was also found to be correlated with the down-regulated expression of metallothionein 1 M (MT1M). Additionally, the increase of glutamic acid-related family Halomonadaceae was correlated with the decreased expression of reelin (RELN). The decreased abundance of genus Paeniclostridium and genus Enterococcus were correlated with increased lactic acid level, and were also linked to the expression change of Phospholipase C Beta 1 (PLCB1) and Immunoglobulin Superfamily Member 9 (IGSF9) respectively. Interestingly, 4-HB, glutamic acid and lactic acid are all butyrate precursors, which may modify gene expression by epigenetic regulation such as DNA methylation. Conclusions: Our study identified associations between previously reported CRC-related microbial taxa, butyraterelated metabolites and DNA methylation-associated gene expression in tumour and normal colonic mucosa tissues from CRC patients, which uncovered a possible mechanism of the role of microbiome in the carcinogenesis of CRC. In addition, these findings offer insight into potential new biomarkers, therapeutic and/or prevention strategies for CRC.","container-title":"BMC Microbiology","DOI":"10.1186/s12866-020-01762-2","ISSN":"1471-2180","issue":"S1","journalAbbreviation":"BMC Microbiol","language":"en","page":"83","source":"DOI.org (Crossref)","title":"Multi-omic profiling reveals associations between the gut mucosal microbiome, the metabolome, and host DNA methylation associated gene expression in patients with colorectal cancer","volume":"20","author":[{"family":"Wang","given":"Qing"},{"family":"Ye","given":"Jianzhong"},{"family":"Fang","given":"Daiqiong"},{"family":"Lv","given":"Longxian"},{"family":"Wu","given":"Wenrui"},{"family":"Shi","given":"Ding"},{"family":"Li","given":"Yating"},{"family":"Yang","given":"Liya"},{"family":"Bian","given":"Xiaoyuan"},{"family":"Wu","given":"Jingjing"},{"family":"Jiang","given":"Xianwan"},{"family":"Wang","given":"Kaicen"},{"family":"Wang","given":"Qiangqiang"},{"family":"Hodson","given":"Mark P."},{"family":"Thibaut","given":"Loïc M."},{"family":"Ho","given":"Joshua W. K."},{"family":"Giannoulatou","given":"Eleni"},{"family":"Li","given":"Lanjuan"}],"issued":{"date-parts":[["2020",4]]}}}],"schema":"https://github.com/citation-style-language/schema/raw/master/csl-citation.json"} </w:instrText>
      </w:r>
      <w:r w:rsidR="008D0666">
        <w:rPr>
          <w:rFonts w:ascii="Calibri" w:hAnsi="Calibri" w:cs="Calibri"/>
        </w:rPr>
        <w:fldChar w:fldCharType="separate"/>
      </w:r>
      <w:r w:rsidR="008D0666" w:rsidRPr="008D0666">
        <w:rPr>
          <w:rFonts w:ascii="Calibri" w:hAnsi="Calibri" w:cs="Calibri"/>
          <w:vertAlign w:val="superscript"/>
        </w:rPr>
        <w:t>21</w:t>
      </w:r>
      <w:r w:rsidR="008D0666">
        <w:rPr>
          <w:rFonts w:ascii="Calibri" w:hAnsi="Calibri" w:cs="Calibri"/>
        </w:rPr>
        <w:fldChar w:fldCharType="end"/>
      </w:r>
      <w:ins w:id="252" w:author="Tim Vigers" w:date="2020-08-08T14:07:00Z">
        <w:r w:rsidR="008D0666">
          <w:rPr>
            <w:rFonts w:ascii="Calibri" w:hAnsi="Calibri" w:cs="Calibri"/>
          </w:rPr>
          <w:t xml:space="preserve"> and </w:t>
        </w:r>
        <w:r w:rsidR="005708EF">
          <w:rPr>
            <w:rFonts w:ascii="Calibri" w:hAnsi="Calibri" w:cs="Calibri"/>
          </w:rPr>
          <w:t xml:space="preserve">smoking-related </w:t>
        </w:r>
        <w:r w:rsidR="00192412">
          <w:rPr>
            <w:rFonts w:ascii="Calibri" w:hAnsi="Calibri" w:cs="Calibri"/>
          </w:rPr>
          <w:t>diseases</w:t>
        </w:r>
        <w:r w:rsidR="000F7D2D">
          <w:rPr>
            <w:rFonts w:ascii="Calibri" w:hAnsi="Calibri" w:cs="Calibri"/>
          </w:rPr>
          <w:t>.</w:t>
        </w:r>
      </w:ins>
      <w:r w:rsidR="003E34D6">
        <w:rPr>
          <w:rFonts w:ascii="Calibri" w:hAnsi="Calibri" w:cs="Calibri"/>
        </w:rPr>
        <w:fldChar w:fldCharType="begin"/>
      </w:r>
      <w:r w:rsidR="003E34D6">
        <w:rPr>
          <w:rFonts w:ascii="Calibri" w:hAnsi="Calibri" w:cs="Calibri"/>
        </w:rPr>
        <w:instrText xml:space="preserve"> ADDIN ZOTERO_ITEM CSL_CITATION {"citationID":"sJrfNayl","properties":{"formattedCitation":"\\super 22\\nosupersub{}","plainCitation":"22","noteIndex":0},"citationItems":[{"id":252,"uris":["http://zotero.org/users/5622226/items/IBNV8U4E"],"uri":["http://zotero.org/users/5622226/items/IBNV8U4E"],"itemData":{"id":252,"type":"article-journal","abstract":"Aim: We conducted a joint metabolomic–epigenomic study to identify patterns of epigenetic associations with smoking-related metabolites. Patients &amp; methods: We performed an untargeted metabolome-wide association study of smoking and epigenome-wide association studies of smoking-related metabolites among 180 male twins. We examined the patterns of epigenetic association linked to smoking-related metabolites using hierarchical clustering. Results: Among 12 annotated smoking-related metabolites identified from a metabolome-wide association study, we observed significant hypomethylation associated with increased level of N-acetylpyrrolidine, cotinine, 5-hydroxycotinine and nicotine and hypermethylation associated with increased level of 8-oxoguanine. Hierarchical clustering revealed common and unique epigenetic–metabolic associations related to smoking. Conclusion: Our study suggested that a joint metabolome–epigenome approach can reveal additional details in molecular responses to the environmental exposure to understand disease risk.","container-title":"Epigenomics","DOI":"10.2217/epi-2017-0101","ISSN":"1750-1911","issue":"4","note":"publisher: Future Medicine","page":"379-393","source":"futuremedicine.com (Atypon)","title":"Untargeted metabolomics reveals multiple metabolites influencing smoking-related DNA methylation","volume":"10","author":[{"family":"Huang","given":"Yunfeng"},{"family":"Hui","given":"Qin"},{"family":"Walker","given":"Douglas I"},{"family":"Uppal","given":"Karan"},{"family":"Goldberg","given":"Jack"},{"family":"Jones","given":"Dean P"},{"family":"Vaccarino","given":"Viola"},{"family":"Sun","given":"Yan V"}],"issued":{"date-parts":[["2018",3,12]]}}}],"schema":"https://github.com/citation-style-language/schema/raw/master/csl-citation.json"} </w:instrText>
      </w:r>
      <w:r w:rsidR="003E34D6">
        <w:rPr>
          <w:rFonts w:ascii="Calibri" w:hAnsi="Calibri" w:cs="Calibri"/>
        </w:rPr>
        <w:fldChar w:fldCharType="separate"/>
      </w:r>
      <w:r w:rsidR="003E34D6" w:rsidRPr="003E34D6">
        <w:rPr>
          <w:rFonts w:ascii="Calibri" w:hAnsi="Calibri" w:cs="Calibri"/>
          <w:vertAlign w:val="superscript"/>
        </w:rPr>
        <w:t>22</w:t>
      </w:r>
      <w:r w:rsidR="003E34D6">
        <w:rPr>
          <w:rFonts w:ascii="Calibri" w:hAnsi="Calibri" w:cs="Calibri"/>
        </w:rPr>
        <w:fldChar w:fldCharType="end"/>
      </w:r>
      <w:ins w:id="253" w:author="Tim Vigers" w:date="2020-08-08T14:08:00Z">
        <w:r w:rsidR="003E34D6">
          <w:rPr>
            <w:rFonts w:ascii="Calibri" w:hAnsi="Calibri" w:cs="Calibri"/>
          </w:rPr>
          <w:t xml:space="preserve"> </w:t>
        </w:r>
      </w:ins>
      <w:ins w:id="254" w:author="Tim Vigers" w:date="2020-08-08T14:18:00Z">
        <w:r w:rsidR="00EB2366">
          <w:rPr>
            <w:rFonts w:ascii="Calibri" w:hAnsi="Calibri" w:cs="Calibri"/>
          </w:rPr>
          <w:t>A</w:t>
        </w:r>
      </w:ins>
      <w:ins w:id="255" w:author="Tim Vigers" w:date="2020-08-08T14:15:00Z">
        <w:r w:rsidR="007577B2">
          <w:rPr>
            <w:rFonts w:ascii="Calibri" w:hAnsi="Calibri" w:cs="Calibri"/>
          </w:rPr>
          <w:t xml:space="preserve"> 2018 study </w:t>
        </w:r>
      </w:ins>
      <w:ins w:id="256" w:author="Tim Vigers" w:date="2020-08-08T14:21:00Z">
        <w:r w:rsidR="005A41D5">
          <w:rPr>
            <w:rFonts w:ascii="Calibri" w:hAnsi="Calibri" w:cs="Calibri"/>
          </w:rPr>
          <w:t xml:space="preserve">by </w:t>
        </w:r>
        <w:proofErr w:type="spellStart"/>
        <w:r w:rsidR="00C00FC3">
          <w:rPr>
            <w:rFonts w:ascii="Calibri" w:hAnsi="Calibri" w:cs="Calibri"/>
          </w:rPr>
          <w:t>Zaghlool</w:t>
        </w:r>
        <w:proofErr w:type="spellEnd"/>
        <w:r w:rsidR="00C00FC3">
          <w:rPr>
            <w:rFonts w:ascii="Calibri" w:hAnsi="Calibri" w:cs="Calibri"/>
          </w:rPr>
          <w:t xml:space="preserve"> et al.</w:t>
        </w:r>
      </w:ins>
      <w:ins w:id="257" w:author="Tim Vigers" w:date="2020-08-08T14:22:00Z">
        <w:r w:rsidR="006C20A8">
          <w:rPr>
            <w:rFonts w:ascii="Calibri" w:hAnsi="Calibri" w:cs="Calibri"/>
          </w:rPr>
          <w:t xml:space="preserve"> </w:t>
        </w:r>
      </w:ins>
      <w:ins w:id="258" w:author="Tim Vigers" w:date="2020-08-08T14:19:00Z">
        <w:r w:rsidR="00285DBA">
          <w:rPr>
            <w:rFonts w:ascii="Calibri" w:hAnsi="Calibri" w:cs="Calibri"/>
          </w:rPr>
          <w:t>used linear</w:t>
        </w:r>
      </w:ins>
      <w:ins w:id="259" w:author="Tim Vigers" w:date="2020-08-08T14:18:00Z">
        <w:r w:rsidR="00EB2366">
          <w:rPr>
            <w:rFonts w:ascii="Calibri" w:hAnsi="Calibri" w:cs="Calibri"/>
          </w:rPr>
          <w:t xml:space="preserve"> </w:t>
        </w:r>
      </w:ins>
      <w:ins w:id="260" w:author="Tim Vigers" w:date="2020-08-08T14:19:00Z">
        <w:r w:rsidR="00285DBA">
          <w:rPr>
            <w:rFonts w:ascii="Calibri" w:hAnsi="Calibri" w:cs="Calibri"/>
          </w:rPr>
          <w:t xml:space="preserve">models to </w:t>
        </w:r>
      </w:ins>
      <w:ins w:id="261" w:author="Tim Vigers" w:date="2020-08-08T14:18:00Z">
        <w:r w:rsidR="00EB2366" w:rsidRPr="00C912F7">
          <w:rPr>
            <w:rFonts w:cstheme="minorHAnsi"/>
            <w:rPrChange w:id="262" w:author="Tim Vigers" w:date="2020-08-08T14:25:00Z">
              <w:rPr>
                <w:rFonts w:ascii="Calibri" w:hAnsi="Calibri" w:cs="Calibri"/>
              </w:rPr>
            </w:rPrChange>
          </w:rPr>
          <w:t xml:space="preserve">link </w:t>
        </w:r>
        <w:r w:rsidR="00966CBA" w:rsidRPr="00C912F7">
          <w:rPr>
            <w:rFonts w:cstheme="minorHAnsi"/>
            <w:rPrChange w:id="263" w:author="Tim Vigers" w:date="2020-08-08T14:25:00Z">
              <w:rPr>
                <w:rFonts w:ascii="Calibri" w:hAnsi="Calibri" w:cs="Calibri"/>
              </w:rPr>
            </w:rPrChange>
          </w:rPr>
          <w:t>metabol</w:t>
        </w:r>
      </w:ins>
      <w:ins w:id="264" w:author="Tim Vigers" w:date="2020-08-08T14:19:00Z">
        <w:r w:rsidR="00285DBA" w:rsidRPr="00C912F7">
          <w:rPr>
            <w:rFonts w:cstheme="minorHAnsi"/>
            <w:rPrChange w:id="265" w:author="Tim Vigers" w:date="2020-08-08T14:25:00Z">
              <w:rPr>
                <w:rFonts w:ascii="Calibri" w:hAnsi="Calibri" w:cs="Calibri"/>
              </w:rPr>
            </w:rPrChange>
          </w:rPr>
          <w:t>o</w:t>
        </w:r>
      </w:ins>
      <w:ins w:id="266" w:author="Tim Vigers" w:date="2020-08-08T14:18:00Z">
        <w:r w:rsidR="00966CBA" w:rsidRPr="00C912F7">
          <w:rPr>
            <w:rFonts w:cstheme="minorHAnsi"/>
            <w:rPrChange w:id="267" w:author="Tim Vigers" w:date="2020-08-08T14:25:00Z">
              <w:rPr>
                <w:rFonts w:ascii="Calibri" w:hAnsi="Calibri" w:cs="Calibri"/>
              </w:rPr>
            </w:rPrChange>
          </w:rPr>
          <w:t xml:space="preserve">mics and DNA methylation </w:t>
        </w:r>
      </w:ins>
      <w:ins w:id="268" w:author="Tim Vigers" w:date="2020-08-08T14:19:00Z">
        <w:r w:rsidR="008C401D" w:rsidRPr="00C912F7">
          <w:rPr>
            <w:rFonts w:cstheme="minorHAnsi"/>
            <w:rPrChange w:id="269" w:author="Tim Vigers" w:date="2020-08-08T14:25:00Z">
              <w:rPr>
                <w:rFonts w:ascii="Calibri" w:hAnsi="Calibri" w:cs="Calibri"/>
              </w:rPr>
            </w:rPrChange>
          </w:rPr>
          <w:t>with</w:t>
        </w:r>
      </w:ins>
      <w:ins w:id="270" w:author="Tim Vigers" w:date="2020-08-08T14:18:00Z">
        <w:r w:rsidR="00966CBA" w:rsidRPr="00C912F7">
          <w:rPr>
            <w:rFonts w:cstheme="minorHAnsi"/>
            <w:rPrChange w:id="271" w:author="Tim Vigers" w:date="2020-08-08T14:25:00Z">
              <w:rPr>
                <w:rFonts w:ascii="Calibri" w:hAnsi="Calibri" w:cs="Calibri"/>
              </w:rPr>
            </w:rPrChange>
          </w:rPr>
          <w:t xml:space="preserve"> type 2 diabetes (T2D) and obesity</w:t>
        </w:r>
      </w:ins>
      <w:ins w:id="272" w:author="Tim Vigers" w:date="2020-08-08T14:24:00Z">
        <w:r w:rsidR="009D0B2B" w:rsidRPr="00C912F7">
          <w:rPr>
            <w:rFonts w:cstheme="minorHAnsi"/>
            <w:rPrChange w:id="273" w:author="Tim Vigers" w:date="2020-08-08T14:25:00Z">
              <w:rPr>
                <w:rFonts w:ascii="Calibri" w:hAnsi="Calibri" w:cs="Calibri"/>
              </w:rPr>
            </w:rPrChange>
          </w:rPr>
          <w:t xml:space="preserve">, and </w:t>
        </w:r>
      </w:ins>
      <w:ins w:id="274" w:author="Tim Vigers" w:date="2020-08-08T14:21:00Z">
        <w:r w:rsidR="00991626" w:rsidRPr="00C912F7">
          <w:rPr>
            <w:rFonts w:cstheme="minorHAnsi"/>
            <w:rPrChange w:id="275" w:author="Tim Vigers" w:date="2020-08-08T14:25:00Z">
              <w:rPr>
                <w:rFonts w:ascii="Calibri" w:hAnsi="Calibri" w:cs="Calibri"/>
              </w:rPr>
            </w:rPrChange>
          </w:rPr>
          <w:t>Mendelian randomization</w:t>
        </w:r>
      </w:ins>
      <w:ins w:id="276" w:author="Tim Vigers" w:date="2020-08-08T14:24:00Z">
        <w:r w:rsidR="009D0B2B" w:rsidRPr="00C912F7">
          <w:rPr>
            <w:rFonts w:cstheme="minorHAnsi"/>
            <w:rPrChange w:id="277" w:author="Tim Vigers" w:date="2020-08-08T14:25:00Z">
              <w:rPr>
                <w:rFonts w:ascii="Calibri" w:hAnsi="Calibri" w:cs="Calibri"/>
              </w:rPr>
            </w:rPrChange>
          </w:rPr>
          <w:t xml:space="preserve"> (MR)</w:t>
        </w:r>
      </w:ins>
      <w:ins w:id="278" w:author="Tim Vigers" w:date="2020-08-08T14:21:00Z">
        <w:r w:rsidR="00991626" w:rsidRPr="00C912F7">
          <w:rPr>
            <w:rFonts w:cstheme="minorHAnsi"/>
            <w:rPrChange w:id="279" w:author="Tim Vigers" w:date="2020-08-08T14:25:00Z">
              <w:rPr>
                <w:rFonts w:ascii="Calibri" w:hAnsi="Calibri" w:cs="Calibri"/>
              </w:rPr>
            </w:rPrChange>
          </w:rPr>
          <w:t xml:space="preserve"> </w:t>
        </w:r>
        <w:r w:rsidR="00982A1B" w:rsidRPr="00C912F7">
          <w:rPr>
            <w:rFonts w:cstheme="minorHAnsi"/>
            <w:rPrChange w:id="280" w:author="Tim Vigers" w:date="2020-08-08T14:25:00Z">
              <w:rPr>
                <w:rFonts w:ascii="Calibri" w:hAnsi="Calibri" w:cs="Calibri"/>
              </w:rPr>
            </w:rPrChange>
          </w:rPr>
          <w:t xml:space="preserve">analyses </w:t>
        </w:r>
      </w:ins>
      <w:ins w:id="281" w:author="Tim Vigers" w:date="2020-08-08T14:22:00Z">
        <w:r w:rsidR="007C00F8" w:rsidRPr="00C912F7">
          <w:rPr>
            <w:rFonts w:cstheme="minorHAnsi"/>
            <w:rPrChange w:id="282" w:author="Tim Vigers" w:date="2020-08-08T14:25:00Z">
              <w:rPr>
                <w:rFonts w:ascii="Calibri" w:hAnsi="Calibri" w:cs="Calibri"/>
              </w:rPr>
            </w:rPrChange>
          </w:rPr>
          <w:t xml:space="preserve">suggest </w:t>
        </w:r>
      </w:ins>
      <w:ins w:id="283" w:author="Tim Vigers" w:date="2020-08-08T14:29:00Z">
        <w:r w:rsidR="007E048E">
          <w:rPr>
            <w:rFonts w:cstheme="minorHAnsi"/>
          </w:rPr>
          <w:t>“</w:t>
        </w:r>
      </w:ins>
      <w:ins w:id="284" w:author="Tim Vigers" w:date="2020-08-08T14:25:00Z">
        <w:r w:rsidR="00C912F7" w:rsidRPr="00C912F7">
          <w:rPr>
            <w:rFonts w:cstheme="minorHAnsi"/>
            <w:rPrChange w:id="285" w:author="Tim Vigers" w:date="2020-08-08T14:25:00Z">
              <w:rPr>
                <w:rFonts w:ascii="AdvOTbf7bbdaa" w:hAnsi="AdvOTbf7bbdaa"/>
                <w:sz w:val="16"/>
                <w:szCs w:val="16"/>
              </w:rPr>
            </w:rPrChange>
          </w:rPr>
          <w:t>a causal effect of metabolite levels on methylation of obesity-associated CpG site</w:t>
        </w:r>
        <w:r w:rsidR="006A6429">
          <w:rPr>
            <w:rFonts w:cstheme="minorHAnsi"/>
          </w:rPr>
          <w:t>s.</w:t>
        </w:r>
      </w:ins>
      <w:ins w:id="286" w:author="Tim Vigers" w:date="2020-08-08T14:29:00Z">
        <w:r w:rsidR="007E048E">
          <w:rPr>
            <w:rFonts w:cstheme="minorHAnsi"/>
          </w:rPr>
          <w:t>”</w:t>
        </w:r>
      </w:ins>
      <w:r w:rsidR="00A648D4">
        <w:rPr>
          <w:rFonts w:cstheme="minorHAnsi"/>
        </w:rPr>
        <w:fldChar w:fldCharType="begin"/>
      </w:r>
      <w:r w:rsidR="00A648D4">
        <w:rPr>
          <w:rFonts w:cstheme="minorHAnsi"/>
        </w:rPr>
        <w:instrText xml:space="preserve"> ADDIN ZOTERO_ITEM CSL_CITATION {"citationID":"UuhXpLrk","properties":{"formattedCitation":"\\super 23\\nosupersub{}","plainCitation":"23","noteIndex":0},"citationItems":[{"id":262,"uris":["http://zotero.org/users/5622226/items/HELVYP48"],"uri":["http://zotero.org/users/5622226/items/HELVYP48"],"itemData":{"id":262,"type":"article-journal","abstract":"Abstract.  Epigenetic regulation of cellular function provides a mechanism for rapid organismal adaptation to changes in health, lifestyle and environment. Asso","container-title":"Human Molecular Genetics","DOI":"10.1093/hmg/ddy006","ISSN":"0964-6906","issue":"6","journalAbbreviation":"Hum Mol Genet","language":"en","note":"publisher: Oxford Academic","page":"1106-1121","source":"academic.oup.com","title":"Deep molecular phenotypes link complex disorders and physiological insult to CpG methylation","volume":"27","author":[{"family":"Zaghlool","given":"Shaza B."},{"family":"Mook-Kanamori","given":"Dennis O."},{"family":"Kader","given":"Sara"},{"family":"Stephan","given":"Nisha"},{"family":"Halama","given":"Anna"},{"family":"Engelke","given":"Rudolf"},{"family":"Sarwath","given":"Hina"},{"family":"Al-Dous","given":"Eman K."},{"family":"Mohamoud","given":"Yasmin A."},{"family":"Roemisch-Margl","given":"Werner"},{"family":"Adamski","given":"Jerzy"},{"family":"Kastenmüller","given":"Gabi"},{"family":"Friedrich","given":"Nele"},{"family":"Visconti","given":"Alessia"},{"family":"Tsai","given":"Pei-Chien"},{"family":"Spector","given":"Tim"},{"family":"Bell","given":"Jordana T."},{"family":"Falchi","given":"Mario"},{"family":"Wahl","given":"Annika"},{"family":"Waldenberger","given":"Melanie"},{"family":"Peters","given":"Annette"},{"family":"Gieger","given":"Christian"},{"family":"Pezer","given":"Marija"},{"family":"Lauc","given":"Gordan"},{"family":"Graumann","given":"Johannes"},{"family":"Malek","given":"Joel A."},{"family":"Suhre","given":"Karsten"}],"issued":{"date-parts":[["2018",3,15]]}}}],"schema":"https://github.com/citation-style-language/schema/raw/master/csl-citation.json"} </w:instrText>
      </w:r>
      <w:r w:rsidR="00A648D4">
        <w:rPr>
          <w:rFonts w:cstheme="minorHAnsi"/>
        </w:rPr>
        <w:fldChar w:fldCharType="separate"/>
      </w:r>
      <w:r w:rsidR="00A648D4" w:rsidRPr="00A648D4">
        <w:rPr>
          <w:rFonts w:ascii="Calibri" w:cs="Calibri"/>
          <w:vertAlign w:val="superscript"/>
        </w:rPr>
        <w:t>23</w:t>
      </w:r>
      <w:r w:rsidR="00A648D4">
        <w:rPr>
          <w:rFonts w:cstheme="minorHAnsi"/>
        </w:rPr>
        <w:fldChar w:fldCharType="end"/>
      </w:r>
      <w:ins w:id="287" w:author="Tim Vigers" w:date="2020-08-08T14:29:00Z">
        <w:r w:rsidR="008165FE">
          <w:rPr>
            <w:rFonts w:cstheme="minorHAnsi"/>
          </w:rPr>
          <w:t xml:space="preserve"> </w:t>
        </w:r>
      </w:ins>
      <w:ins w:id="288" w:author="Tim Vigers" w:date="2020-08-08T14:26:00Z">
        <w:r w:rsidR="00BA446F">
          <w:rPr>
            <w:rFonts w:cstheme="minorHAnsi"/>
          </w:rPr>
          <w:t xml:space="preserve"> </w:t>
        </w:r>
      </w:ins>
    </w:p>
    <w:p w14:paraId="48BC09C2" w14:textId="77777777" w:rsidR="008F0A68" w:rsidRDefault="008F0A68">
      <w:pPr>
        <w:ind w:firstLine="720"/>
        <w:rPr>
          <w:ins w:id="289" w:author="Tim Vigers" w:date="2020-08-08T14:26:00Z"/>
          <w:rFonts w:ascii="Calibri" w:hAnsi="Calibri" w:cs="Calibri"/>
        </w:rPr>
        <w:pPrChange w:id="290" w:author="Tim Vigers" w:date="2020-08-08T14:28:00Z">
          <w:pPr/>
        </w:pPrChange>
      </w:pPr>
    </w:p>
    <w:p w14:paraId="53A0010D" w14:textId="1250910D" w:rsidR="00CC5392" w:rsidRPr="00255520" w:rsidRDefault="00CC5392" w:rsidP="008F0A68">
      <w:pPr>
        <w:ind w:firstLine="720"/>
        <w:rPr>
          <w:rFonts w:ascii="Calibri" w:hAnsi="Calibri" w:cs="Calibri"/>
        </w:rPr>
      </w:pPr>
      <w:r w:rsidRPr="00255520">
        <w:rPr>
          <w:rFonts w:ascii="Calibri" w:hAnsi="Calibri" w:cs="Calibri"/>
        </w:rPr>
        <w:t>Integration of epige</w:t>
      </w:r>
      <w:commentRangeEnd w:id="221"/>
      <w:r w:rsidR="00817DA6">
        <w:rPr>
          <w:rStyle w:val="CommentReference"/>
        </w:rPr>
        <w:commentReference w:id="221"/>
      </w:r>
      <w:r w:rsidRPr="00255520">
        <w:rPr>
          <w:rFonts w:ascii="Calibri" w:hAnsi="Calibri" w:cs="Calibri"/>
        </w:rPr>
        <w:t xml:space="preserve">netic and metabolomics data requires statistical methods capable of evaluating associations between many different variables in complex multilevel networks. Bayesian networks are becoming increasingly popular for analysis of </w:t>
      </w:r>
      <w:r w:rsidR="00972F33" w:rsidRPr="00255520">
        <w:rPr>
          <w:rFonts w:ascii="Calibri" w:hAnsi="Calibri" w:cs="Calibri"/>
        </w:rPr>
        <w:t>large-scale</w:t>
      </w:r>
      <w:r w:rsidRPr="00255520">
        <w:rPr>
          <w:rFonts w:ascii="Calibri" w:hAnsi="Calibri" w:cs="Calibri"/>
        </w:rPr>
        <w:t xml:space="preserve"> systems biology (“omics”) data, including protein-protein interactions and gene regulatory networks</w:t>
      </w:r>
      <w:r w:rsidR="00CC75FE" w:rsidRPr="00255520">
        <w:rPr>
          <w:rFonts w:ascii="Calibri" w:hAnsi="Calibri" w:cs="Calibri"/>
        </w:rPr>
        <w:t>.</w:t>
      </w:r>
      <w:r w:rsidR="00DF2C9A">
        <w:rPr>
          <w:rFonts w:ascii="Calibri" w:hAnsi="Calibri" w:cs="Calibri"/>
        </w:rPr>
        <w:fldChar w:fldCharType="begin"/>
      </w:r>
      <w:r w:rsidR="00AE2DB0">
        <w:rPr>
          <w:rFonts w:ascii="Calibri" w:hAnsi="Calibri" w:cs="Calibri"/>
        </w:rPr>
        <w:instrText xml:space="preserve"> ADDIN ZOTERO_ITEM CSL_CITATION {"citationID":"vKGOyz2v","properties":{"formattedCitation":"\\super 24\\nosupersub{}","plainCitation":"24","noteIndex":0},"citationItems":[{"id":"IOO5UE9A/r5JriVHC","uris":["http://www.mendeley.com/documents/?uuid=db9ccdc9-06b2-4574-b330-5c575e270190"],"uri":["http://www.mendeley.com/documents/?uuid=db9ccdc9-06b2-4574-b330-5c575e270190"],"itemData":{"DOI":"10.1007/s12561-016-9176-6","ISSN":"18671772","abstract":"In this paper, we propose a Bayesian hierarchical approach to infer network structures across multiple sample groups where both shared and differential edges may exist across the groups. In our approach, we link graphs through a Markov random field prior. This prior on network similarity provides a measure of pairwise relatedness that borrows strength only between related groups. We incorporate the computational efficiency of continuous shrinkage priors, improving scalability for network estimation in cases of larger dimensionality. Our model is applied to patient groups with increasing levels of chronic obstructive pulmonary disease severity, with the goal of better understanding the break down of gene pathways as the disease progresses. Our approach is able to identify critical hub genes for four targeted pathways. Furthermore, it identifies gene connections that are disrupted with increased disease severity and that characterize the disease evolution. We also demonstrate the superior performance of our approach with respect to competing methods, using simulated data.","author":[{"dropping-particle":"","family":"Shaddox","given":"Elin","non-dropping-particle":"","parse-names":false,"suffix":""},{"dropping-particle":"","family":"Stingo","given":"Francesco C.","non-dropping-particle":"","parse-names":false,"suffix":""},{"dropping-particle":"","family":"Peterson","given":"Christine B.","non-dropping-particle":"","parse-names":false,"suffix":""},{"dropping-particle":"","family":"Jacobson","given":"Sean","non-dropping-particle":"","parse-names":false,"suffix":""},{"dropping-particle":"","family":"Cruickshank-Quinn","given":"Charmion","non-dropping-particle":"","parse-names":false,"suffix":""},{"dropping-particle":"","family":"Kechris","given":"Katerina","non-dropping-particle":"","parse-names":false,"suffix":""},{"dropping-particle":"","family":"Bowler","given":"Russell","non-dropping-particle":"","parse-names":false,"suffix":""},{"dropping-particle":"","family":"Vannucci","given":"Marina","non-dropping-particle":"","parse-names":false,"suffix":""}],"container-title":"Statistics in Biosciences","id":"h8769NE6/d4QjtUxM","issue":"1","issued":{"date-parts":[["2018"]]},"page":"59-85","publisher":"Springer US","title":"A Bayesian Approach for Learning Gene Networks Underlying Disease Severity in COPD","type":"article-journal","volume":"10"}}],"schema":"https://github.com/citation-style-language/schema/raw/master/csl-citation.json"} </w:instrText>
      </w:r>
      <w:r w:rsidR="00DF2C9A">
        <w:rPr>
          <w:rFonts w:ascii="Calibri" w:hAnsi="Calibri" w:cs="Calibri"/>
        </w:rPr>
        <w:fldChar w:fldCharType="separate"/>
      </w:r>
      <w:r w:rsidR="00A648D4" w:rsidRPr="00A648D4">
        <w:rPr>
          <w:rFonts w:ascii="Calibri" w:hAnsi="Calibri" w:cs="Calibri"/>
          <w:vertAlign w:val="superscript"/>
        </w:rPr>
        <w:t>24</w:t>
      </w:r>
      <w:r w:rsidR="00DF2C9A">
        <w:rPr>
          <w:rFonts w:ascii="Calibri" w:hAnsi="Calibri" w:cs="Calibri"/>
        </w:rPr>
        <w:fldChar w:fldCharType="end"/>
      </w:r>
      <w:r w:rsidR="00276EA7" w:rsidRPr="00255520">
        <w:rPr>
          <w:rFonts w:ascii="Calibri" w:hAnsi="Calibri" w:cs="Calibri"/>
        </w:rPr>
        <w:t xml:space="preserve"> This approach can be used to generate intuitive graphical models, which represent probabilistic dependence between multiple variables</w:t>
      </w:r>
      <w:r w:rsidR="00F05A0D">
        <w:rPr>
          <w:rFonts w:ascii="Calibri" w:hAnsi="Calibri" w:cs="Calibri"/>
        </w:rPr>
        <w:fldChar w:fldCharType="begin"/>
      </w:r>
      <w:r w:rsidR="00AE2DB0">
        <w:rPr>
          <w:rFonts w:ascii="Calibri" w:hAnsi="Calibri" w:cs="Calibri"/>
        </w:rPr>
        <w:instrText xml:space="preserve"> ADDIN ZOTERO_ITEM CSL_CITATION {"citationID":"MIPGZliu","properties":{"formattedCitation":"\\super 24,25\\nosupersub{}","plainCitation":"24,25","noteIndex":0},"citationItems":[{"id":"IOO5UE9A/r5JriVHC","uris":["http://www.mendeley.com/documents/?uuid=db9ccdc9-06b2-4574-b330-5c575e270190"],"uri":["http://www.mendeley.com/documents/?uuid=db9ccdc9-06b2-4574-b330-5c575e270190"],"itemData":{"DOI":"10.1007/s12561-016-9176-6","ISSN":"18671772","abstract":"In this paper, we propose a Bayesian hierarchical approach to infer network structures across multiple sample groups where both shared and differential edges may exist across the groups. In our approach, we link graphs through a Markov random field prior. This prior on network similarity provides a measure of pairwise relatedness that borrows strength only between related groups. We incorporate the computational efficiency of continuous shrinkage priors, improving scalability for network estimation in cases of larger dimensionality. Our model is applied to patient groups with increasing levels of chronic obstructive pulmonary disease severity, with the goal of better understanding the break down of gene pathways as the disease progresses. Our approach is able to identify critical hub genes for four targeted pathways. Furthermore, it identifies gene connections that are disrupted with increased disease severity and that characterize the disease evolution. We also demonstrate the superior performance of our approach with respect to competing methods, using simulated data.","author":[{"dropping-particle":"","family":"Shaddox","given":"Elin","non-dropping-particle":"","parse-names":false,"suffix":""},{"dropping-particle":"","family":"Stingo","given":"Francesco C.","non-dropping-particle":"","parse-names":false,"suffix":""},{"dropping-particle":"","family":"Peterson","given":"Christine B.","non-dropping-particle":"","parse-names":false,"suffix":""},{"dropping-particle":"","family":"Jacobson","given":"Sean","non-dropping-particle":"","parse-names":false,"suffix":""},{"dropping-particle":"","family":"Cruickshank-Quinn","given":"Charmion","non-dropping-particle":"","parse-names":false,"suffix":""},{"dropping-particle":"","family":"Kechris","given":"Katerina","non-dropping-particle":"","parse-names":false,"suffix":""},{"dropping-particle":"","family":"Bowler","given":"Russell","non-dropping-particle":"","parse-names":false,"suffix":""},{"dropping-particle":"","family":"Vannucci","given":"Marina","non-dropping-particle":"","parse-names":false,"suffix":""}],"container-title":"Statistics in Biosciences","id":"h8769NE6/d4QjtUxM","issue":"1","issued":{"date-parts":[["2018"]]},"page":"59-85","publisher":"Springer US","title":"A Bayesian Approach for Learning Gene Networks Underlying Disease Severity in COPD","type":"article-journal","volume":"10"}},{"id":82,"uris":["http://zotero.org/users/5622226/items/DEWLZLMD"],"uri":["http://zotero.org/users/5622226/items/DEWLZLMD"],"itemData":{"id":82,"type":"article-journal","abstract":"Machine learning was applied for the automated derivation of causal influences in cellular signaling networks. This derivation relied on the simultaneous measurement of multiple phosphorylated protein and phospholipid components in thousands of individual primary human immune system cells. Perturbing these cells with molecular interventions drove the ordering of connections between pathway components, wherein Bayesian network computational methods automatically elucidated most of the traditionally reported signaling relationships and predicted novel interpathway network causalities, which we verified experimentally. Reconstruction of network models from physiologically relevant primary single cells might be applied to understanding native-state tissue signaling biology, complex drug actions, and dysfunctional signaling in diseased cells.\nProbabilistic analysis of the biochemical consequences of immune cell stimulation allows construction of causal signaling networks and prediction of new relationships.\nProbabilistic analysis of the biochemical consequences of immune cell stimulation allows construction of causal signaling networks and prediction of new relationships.","container-title":"Science","DOI":"10.1126/science.1105809","ISSN":"0036-8075, 1095-9203","issue":"5721","language":"en","note":"publisher: American Association for the Advancement of Science\nsection: Research Article\nPMID: 15845847","page":"523-529","source":"science.sciencemag.org","title":"Causal Protein-Signaling Networks Derived from Multiparameter Single-Cell Data","volume":"308","author":[{"family":"Sachs","given":"Karen"},{"family":"Perez","given":"Omar"},{"family":"Pe'er","given":"Dana"},{"family":"Lauffenburger","given":"Douglas A."},{"family":"Nolan","given":"Garry P."}],"issued":{"date-parts":[["2005",4,22]]}}}],"schema":"https://github.com/citation-style-language/schema/raw/master/csl-citation.json"} </w:instrText>
      </w:r>
      <w:r w:rsidR="00F05A0D">
        <w:rPr>
          <w:rFonts w:ascii="Calibri" w:hAnsi="Calibri" w:cs="Calibri"/>
        </w:rPr>
        <w:fldChar w:fldCharType="separate"/>
      </w:r>
      <w:r w:rsidR="00A648D4" w:rsidRPr="00A648D4">
        <w:rPr>
          <w:rFonts w:ascii="Calibri" w:hAnsi="Calibri" w:cs="Calibri"/>
          <w:vertAlign w:val="superscript"/>
        </w:rPr>
        <w:t>24,25</w:t>
      </w:r>
      <w:r w:rsidR="00F05A0D">
        <w:rPr>
          <w:rFonts w:ascii="Calibri" w:hAnsi="Calibri" w:cs="Calibri"/>
        </w:rPr>
        <w:fldChar w:fldCharType="end"/>
      </w:r>
      <w:r w:rsidR="009D2383" w:rsidRPr="00255520">
        <w:rPr>
          <w:rFonts w:ascii="Calibri" w:hAnsi="Calibri" w:cs="Calibri"/>
        </w:rPr>
        <w:t xml:space="preserve"> and avoid many of the pitfalls of traditional mediation analyses</w:t>
      </w:r>
      <w:r w:rsidR="00596C23" w:rsidRPr="00255520">
        <w:rPr>
          <w:rFonts w:ascii="Calibri" w:hAnsi="Calibri" w:cs="Calibri"/>
        </w:rPr>
        <w:t>.</w:t>
      </w:r>
      <w:r w:rsidR="00FC7A8C">
        <w:rPr>
          <w:rFonts w:ascii="Calibri" w:hAnsi="Calibri" w:cs="Calibri"/>
        </w:rPr>
        <w:fldChar w:fldCharType="begin"/>
      </w:r>
      <w:r w:rsidR="00A648D4">
        <w:rPr>
          <w:rFonts w:ascii="Calibri" w:hAnsi="Calibri" w:cs="Calibri"/>
        </w:rPr>
        <w:instrText xml:space="preserve"> ADDIN ZOTERO_ITEM CSL_CITATION {"citationID":"2bNVyLy5","properties":{"formattedCitation":"\\super 26\\nosupersub{}","plainCitation":"26","noteIndex":0},"citationItems":[{"id":90,"uris":["http://zotero.org/users/5622226/items/QYZXYFEQ"],"uri":["http://zotero.org/users/5622226/items/QYZXYFEQ"],"itemData":{"id":90,"type":"article-journal","abstract":"MicroRNAs (miRNAs) are small non-coding RNAs that bind messenger RNAs and promote their degradation or repress their translation. There is increasing evidence of miRNAs playing an important role in alcohol related disorders. However, the role of miRNAs as mediators of the genetic effect on alcohol phenotypes is not fully understood. We conducted a high-throughput sequencing study to measure miRNA expression levels in alcohol naïve animals in the LXS panel of recombinant inbred (RI) mouse strains. We then combined the sequencing data with genotype data, microarry gene expression data, and data on alcohol-related behavioral phenotypes such as ’Drinking in the dark’, ’Sleep time’, and ’Low dose activation’ from the same RI panel. SNP-miRNA-gene triplets with strong association within the triplet that were also associated with one of the 4 alcohol phenotypes were selected and a Bayesian network analysis was used to aggregate results into a directed network model.","container-title":"BMC Genomics","DOI":"10.1186/s12864-018-5004-3","ISSN":"1471-2164","issue":"1","journalAbbreviation":"BMC Genomics","language":"en","page":"639","source":"Springer Link","title":"Predictive modeling of miRNA-mediated predisposition to alcohol-related phenotypes in mouse","volume":"19","author":[{"family":"Rudra","given":"Pratyaydipta"},{"family":"Shi","given":"Wen J."},{"family":"Russell","given":"Pamela"},{"family":"Vestal","given":"Brian"},{"family":"Tabakoff","given":"Boris"},{"family":"Hoffman","given":"Paula"},{"family":"Kechris","given":"Katerina"},{"family":"Saba","given":"Laura"}],"issued":{"date-parts":[["2018",8,29]]}}}],"schema":"https://github.com/citation-style-language/schema/raw/master/csl-citation.json"} </w:instrText>
      </w:r>
      <w:r w:rsidR="00FC7A8C">
        <w:rPr>
          <w:rFonts w:ascii="Calibri" w:hAnsi="Calibri" w:cs="Calibri"/>
        </w:rPr>
        <w:fldChar w:fldCharType="separate"/>
      </w:r>
      <w:r w:rsidR="00A648D4" w:rsidRPr="00A648D4">
        <w:rPr>
          <w:rFonts w:ascii="Calibri" w:hAnsi="Calibri" w:cs="Calibri"/>
          <w:vertAlign w:val="superscript"/>
        </w:rPr>
        <w:t>26</w:t>
      </w:r>
      <w:r w:rsidR="00FC7A8C">
        <w:rPr>
          <w:rFonts w:ascii="Calibri" w:hAnsi="Calibri" w:cs="Calibri"/>
        </w:rPr>
        <w:fldChar w:fldCharType="end"/>
      </w:r>
      <w:r w:rsidR="000628E3">
        <w:rPr>
          <w:rFonts w:ascii="Calibri" w:hAnsi="Calibri" w:cs="Calibri"/>
        </w:rPr>
        <w:t xml:space="preserve"> </w:t>
      </w:r>
      <w:r w:rsidR="00A0088F">
        <w:rPr>
          <w:rFonts w:ascii="Calibri" w:hAnsi="Calibri" w:cs="Calibri"/>
        </w:rPr>
        <w:t>Also, p</w:t>
      </w:r>
      <w:r w:rsidR="000628E3">
        <w:rPr>
          <w:rFonts w:ascii="Calibri" w:hAnsi="Calibri" w:cs="Calibri"/>
        </w:rPr>
        <w:t xml:space="preserve">robabilistic </w:t>
      </w:r>
      <w:r w:rsidR="003377B7">
        <w:rPr>
          <w:rFonts w:ascii="Calibri" w:hAnsi="Calibri" w:cs="Calibri"/>
        </w:rPr>
        <w:t xml:space="preserve">dependence </w:t>
      </w:r>
      <w:r w:rsidR="00CA531B">
        <w:rPr>
          <w:rFonts w:ascii="Calibri" w:hAnsi="Calibri" w:cs="Calibri"/>
        </w:rPr>
        <w:t xml:space="preserve">relationships can be interpreted as </w:t>
      </w:r>
      <w:r w:rsidR="00522E9E">
        <w:rPr>
          <w:rFonts w:ascii="Calibri" w:hAnsi="Calibri" w:cs="Calibri"/>
        </w:rPr>
        <w:t xml:space="preserve">causal </w:t>
      </w:r>
      <w:r w:rsidR="00A15726">
        <w:rPr>
          <w:rFonts w:ascii="Calibri" w:hAnsi="Calibri" w:cs="Calibri"/>
        </w:rPr>
        <w:t xml:space="preserve">pathways, which </w:t>
      </w:r>
      <w:r w:rsidR="0063287E">
        <w:rPr>
          <w:rFonts w:ascii="Calibri" w:hAnsi="Calibri" w:cs="Calibri"/>
        </w:rPr>
        <w:t>clarifies the biolo</w:t>
      </w:r>
      <w:r w:rsidR="00FC515A">
        <w:rPr>
          <w:rFonts w:ascii="Calibri" w:hAnsi="Calibri" w:cs="Calibri"/>
        </w:rPr>
        <w:t>gic</w:t>
      </w:r>
      <w:r w:rsidR="0063287E">
        <w:rPr>
          <w:rFonts w:ascii="Calibri" w:hAnsi="Calibri" w:cs="Calibri"/>
        </w:rPr>
        <w:t xml:space="preserve">al interpretation of </w:t>
      </w:r>
      <w:r w:rsidR="00BF2F9F">
        <w:rPr>
          <w:rFonts w:ascii="Calibri" w:hAnsi="Calibri" w:cs="Calibri"/>
        </w:rPr>
        <w:t>results.</w:t>
      </w:r>
      <w:r w:rsidR="00F555D6" w:rsidRPr="00255520">
        <w:rPr>
          <w:rFonts w:ascii="Calibri" w:hAnsi="Calibri" w:cs="Calibri"/>
        </w:rPr>
        <w:t xml:space="preserve"> We hope to derive a graphical model of the relationships between metabolites and methylation sites, in order to illustrate and make inferences on the epigenetic and environmental pathways that lead to T1D.</w:t>
      </w:r>
    </w:p>
    <w:p w14:paraId="55D1DE18" w14:textId="6DEAA5D9" w:rsidR="002451BC" w:rsidRPr="00255520" w:rsidRDefault="00625410" w:rsidP="00625410">
      <w:pPr>
        <w:pStyle w:val="Heading1"/>
        <w:rPr>
          <w:rFonts w:ascii="Calibri" w:eastAsiaTheme="minorEastAsia" w:hAnsi="Calibri" w:cs="Calibri"/>
        </w:rPr>
      </w:pPr>
      <w:bookmarkStart w:id="291" w:name="_Toc47869923"/>
      <w:commentRangeStart w:id="292"/>
      <w:r w:rsidRPr="00255520">
        <w:rPr>
          <w:rFonts w:ascii="Calibri" w:eastAsiaTheme="minorEastAsia" w:hAnsi="Calibri" w:cs="Calibri"/>
        </w:rPr>
        <w:t>Specific Aims</w:t>
      </w:r>
      <w:commentRangeEnd w:id="292"/>
      <w:r w:rsidR="00817DA6">
        <w:rPr>
          <w:rStyle w:val="CommentReference"/>
          <w:rFonts w:asciiTheme="minorHAnsi" w:eastAsiaTheme="minorHAnsi" w:hAnsiTheme="minorHAnsi" w:cstheme="minorBidi"/>
          <w:color w:val="auto"/>
        </w:rPr>
        <w:commentReference w:id="292"/>
      </w:r>
      <w:bookmarkEnd w:id="291"/>
    </w:p>
    <w:p w14:paraId="5D475C62" w14:textId="5F5F5E80" w:rsidR="0094366D" w:rsidRPr="00255520" w:rsidRDefault="0094366D" w:rsidP="0094366D">
      <w:pPr>
        <w:rPr>
          <w:rFonts w:ascii="Calibri" w:hAnsi="Calibri" w:cs="Calibri"/>
        </w:rPr>
      </w:pPr>
    </w:p>
    <w:p w14:paraId="68B9469D" w14:textId="74BE279F" w:rsidR="00617CF7" w:rsidRPr="00255520" w:rsidRDefault="0078547A" w:rsidP="0078547A">
      <w:pPr>
        <w:pStyle w:val="Heading2"/>
        <w:rPr>
          <w:rFonts w:ascii="Calibri" w:hAnsi="Calibri" w:cs="Calibri"/>
          <w:u w:val="single"/>
        </w:rPr>
      </w:pPr>
      <w:bookmarkStart w:id="293" w:name="_Toc47869924"/>
      <w:commentRangeStart w:id="294"/>
      <w:r w:rsidRPr="00255520">
        <w:rPr>
          <w:rFonts w:ascii="Calibri" w:hAnsi="Calibri" w:cs="Calibri"/>
          <w:u w:val="single"/>
        </w:rPr>
        <w:t>Primary Aim 1</w:t>
      </w:r>
      <w:bookmarkEnd w:id="293"/>
    </w:p>
    <w:p w14:paraId="5EA068E7" w14:textId="5AAFBA96" w:rsidR="00F0772C" w:rsidRDefault="00D66859" w:rsidP="00105512">
      <w:pPr>
        <w:rPr>
          <w:ins w:id="295" w:author="Tim Vigers" w:date="2020-08-09T12:34:00Z"/>
          <w:rFonts w:ascii="Calibri" w:hAnsi="Calibri" w:cs="Calibri"/>
        </w:rPr>
      </w:pPr>
      <w:ins w:id="296" w:author="Tim Vigers" w:date="2020-08-09T12:29:00Z">
        <w:r>
          <w:rPr>
            <w:rFonts w:ascii="Calibri" w:hAnsi="Calibri" w:cs="Calibri"/>
          </w:rPr>
          <w:t xml:space="preserve">Find </w:t>
        </w:r>
      </w:ins>
      <w:ins w:id="297" w:author="Tim Vigers" w:date="2020-08-09T12:33:00Z">
        <w:r w:rsidR="000008D7">
          <w:rPr>
            <w:rFonts w:ascii="Calibri" w:hAnsi="Calibri" w:cs="Calibri"/>
          </w:rPr>
          <w:t xml:space="preserve">potentially interesting </w:t>
        </w:r>
      </w:ins>
      <w:ins w:id="298" w:author="Tim Vigers" w:date="2020-08-09T12:32:00Z">
        <w:r w:rsidR="002948B1">
          <w:rPr>
            <w:rFonts w:ascii="Calibri" w:hAnsi="Calibri" w:cs="Calibri"/>
          </w:rPr>
          <w:t xml:space="preserve">metabolite and methylation candidates </w:t>
        </w:r>
        <w:r w:rsidR="00185FAF">
          <w:rPr>
            <w:rFonts w:ascii="Calibri" w:hAnsi="Calibri" w:cs="Calibri"/>
          </w:rPr>
          <w:t xml:space="preserve">for </w:t>
        </w:r>
      </w:ins>
      <w:ins w:id="299" w:author="Tim Vigers" w:date="2020-08-09T12:33:00Z">
        <w:r w:rsidR="005652F6">
          <w:rPr>
            <w:rFonts w:ascii="Calibri" w:hAnsi="Calibri" w:cs="Calibri"/>
          </w:rPr>
          <w:t>analysis.</w:t>
        </w:r>
      </w:ins>
      <w:moveFromRangeStart w:id="300" w:author="Tim Vigers" w:date="2020-08-09T12:28:00Z" w:name="move47868535"/>
      <w:moveFrom w:id="301" w:author="Tim Vigers" w:date="2020-08-09T12:28:00Z">
        <w:r w:rsidR="00F0772C" w:rsidRPr="00255520" w:rsidDel="000D370F">
          <w:rPr>
            <w:rFonts w:ascii="Calibri" w:hAnsi="Calibri" w:cs="Calibri"/>
          </w:rPr>
          <w:t xml:space="preserve">Construct multi-Omics networks connecting T1D status, metabolite concentrations, and methylation levels at select CpG sites. </w:t>
        </w:r>
      </w:moveFrom>
    </w:p>
    <w:p w14:paraId="3CA219E2" w14:textId="77777777" w:rsidR="00851B70" w:rsidRDefault="00851B70" w:rsidP="00EC45A7">
      <w:pPr>
        <w:pStyle w:val="Heading3"/>
        <w:rPr>
          <w:ins w:id="302" w:author="Tim Vigers" w:date="2020-08-09T12:34:00Z"/>
          <w:rFonts w:ascii="Calibri" w:eastAsiaTheme="minorEastAsia" w:hAnsi="Calibri" w:cs="Calibri"/>
          <w:u w:val="single"/>
        </w:rPr>
      </w:pPr>
    </w:p>
    <w:p w14:paraId="785D583F" w14:textId="5DC07DAC" w:rsidR="00EC45A7" w:rsidRPr="00255520" w:rsidRDefault="00EC45A7" w:rsidP="00EC45A7">
      <w:pPr>
        <w:pStyle w:val="Heading3"/>
        <w:rPr>
          <w:ins w:id="303" w:author="Tim Vigers" w:date="2020-08-09T12:34:00Z"/>
          <w:rFonts w:ascii="Calibri" w:eastAsiaTheme="minorEastAsia" w:hAnsi="Calibri" w:cs="Calibri"/>
          <w:u w:val="single"/>
        </w:rPr>
      </w:pPr>
      <w:bookmarkStart w:id="304" w:name="_Toc47869925"/>
      <w:ins w:id="305" w:author="Tim Vigers" w:date="2020-08-09T12:34:00Z">
        <w:r w:rsidRPr="00255520">
          <w:rPr>
            <w:rFonts w:ascii="Calibri" w:eastAsiaTheme="minorEastAsia" w:hAnsi="Calibri" w:cs="Calibri"/>
            <w:u w:val="single"/>
          </w:rPr>
          <w:t>Secondary Aim 1</w:t>
        </w:r>
        <w:bookmarkEnd w:id="304"/>
      </w:ins>
    </w:p>
    <w:p w14:paraId="2295E5F5" w14:textId="4BA03FE8" w:rsidR="00EC45A7" w:rsidRDefault="00EC45A7" w:rsidP="00105512">
      <w:pPr>
        <w:rPr>
          <w:ins w:id="306" w:author="Tim Vigers" w:date="2020-08-09T12:29:00Z"/>
          <w:rFonts w:ascii="Calibri" w:hAnsi="Calibri" w:cs="Calibri"/>
        </w:rPr>
      </w:pPr>
      <w:ins w:id="307" w:author="Tim Vigers" w:date="2020-08-09T12:34:00Z">
        <w:r w:rsidRPr="00255520">
          <w:rPr>
            <w:rFonts w:ascii="Calibri" w:hAnsi="Calibri" w:cs="Calibri"/>
          </w:rPr>
          <w:t>Compare BNA triad results to likelihood-based causal mediation results from the “</w:t>
        </w:r>
        <w:proofErr w:type="spellStart"/>
        <w:r w:rsidRPr="00255520">
          <w:rPr>
            <w:rFonts w:ascii="Calibri" w:hAnsi="Calibri" w:cs="Calibri"/>
          </w:rPr>
          <w:t>cit</w:t>
        </w:r>
        <w:proofErr w:type="spellEnd"/>
        <w:r w:rsidRPr="00255520">
          <w:rPr>
            <w:rFonts w:ascii="Calibri" w:hAnsi="Calibri" w:cs="Calibri"/>
          </w:rPr>
          <w:t>” R package.</w:t>
        </w:r>
      </w:ins>
    </w:p>
    <w:p w14:paraId="0660083B" w14:textId="77777777" w:rsidR="008C6CE3" w:rsidRPr="00255520" w:rsidDel="000D370F" w:rsidRDefault="008C6CE3" w:rsidP="008279BB">
      <w:pPr>
        <w:rPr>
          <w:moveFrom w:id="308" w:author="Tim Vigers" w:date="2020-08-09T12:28:00Z"/>
          <w:rFonts w:ascii="Calibri" w:hAnsi="Calibri" w:cs="Calibri"/>
        </w:rPr>
      </w:pPr>
    </w:p>
    <w:moveFromRangeEnd w:id="300"/>
    <w:p w14:paraId="4EC1616D" w14:textId="6BC38250" w:rsidR="005E2A6B" w:rsidRPr="00255520" w:rsidDel="008D33AA" w:rsidRDefault="005E2A6B" w:rsidP="005E2A6B">
      <w:pPr>
        <w:rPr>
          <w:del w:id="309" w:author="Tim Vigers" w:date="2020-08-09T12:27:00Z"/>
          <w:rFonts w:ascii="Calibri" w:hAnsi="Calibri" w:cs="Calibri"/>
        </w:rPr>
      </w:pPr>
    </w:p>
    <w:p w14:paraId="466B3099" w14:textId="4C40E908" w:rsidR="005E2A6B" w:rsidRPr="00255520" w:rsidDel="008D33AA" w:rsidRDefault="00555A44" w:rsidP="00555A44">
      <w:pPr>
        <w:pStyle w:val="Heading3"/>
        <w:rPr>
          <w:del w:id="310" w:author="Tim Vigers" w:date="2020-08-09T12:27:00Z"/>
          <w:rFonts w:ascii="Calibri" w:hAnsi="Calibri" w:cs="Calibri"/>
          <w:u w:val="single"/>
        </w:rPr>
      </w:pPr>
      <w:del w:id="311" w:author="Tim Vigers" w:date="2020-08-09T12:27:00Z">
        <w:r w:rsidRPr="00255520" w:rsidDel="008D33AA">
          <w:rPr>
            <w:rFonts w:ascii="Calibri" w:hAnsi="Calibri" w:cs="Calibri"/>
            <w:u w:val="single"/>
          </w:rPr>
          <w:delText>Secondary Aim 1a</w:delText>
        </w:r>
      </w:del>
    </w:p>
    <w:p w14:paraId="025D8F0D" w14:textId="25D9EBA4" w:rsidR="00105512" w:rsidRPr="00255520" w:rsidDel="008D33AA" w:rsidRDefault="00B209F1" w:rsidP="00105512">
      <w:pPr>
        <w:rPr>
          <w:del w:id="312" w:author="Tim Vigers" w:date="2020-08-09T12:27:00Z"/>
          <w:rFonts w:ascii="Calibri" w:hAnsi="Calibri" w:cs="Calibri"/>
        </w:rPr>
      </w:pPr>
      <w:del w:id="313" w:author="Tim Vigers" w:date="2020-08-09T12:27:00Z">
        <w:r w:rsidRPr="00255520" w:rsidDel="008D33AA">
          <w:rPr>
            <w:rFonts w:ascii="Calibri" w:hAnsi="Calibri" w:cs="Calibri"/>
          </w:rPr>
          <w:delText>Compare the triad and SmCCNet approaches to feature reduction.</w:delText>
        </w:r>
      </w:del>
    </w:p>
    <w:p w14:paraId="604A63E2" w14:textId="20E6ADBE" w:rsidR="004D6EA2" w:rsidRPr="00255520" w:rsidDel="00DD58E2" w:rsidRDefault="004D6EA2" w:rsidP="00105512">
      <w:pPr>
        <w:rPr>
          <w:del w:id="314" w:author="Tim Vigers" w:date="2020-08-09T12:33:00Z"/>
          <w:rFonts w:ascii="Calibri" w:hAnsi="Calibri" w:cs="Calibri"/>
        </w:rPr>
      </w:pPr>
    </w:p>
    <w:p w14:paraId="4CA4274B" w14:textId="2769B974" w:rsidR="004D6EA2" w:rsidRPr="00255520" w:rsidDel="00DD58E2" w:rsidRDefault="00B74506" w:rsidP="00B74506">
      <w:pPr>
        <w:pStyle w:val="Heading3"/>
        <w:rPr>
          <w:del w:id="315" w:author="Tim Vigers" w:date="2020-08-09T12:33:00Z"/>
          <w:rFonts w:ascii="Calibri" w:eastAsiaTheme="minorEastAsia" w:hAnsi="Calibri" w:cs="Calibri"/>
          <w:u w:val="single"/>
        </w:rPr>
      </w:pPr>
      <w:del w:id="316" w:author="Tim Vigers" w:date="2020-08-09T12:33:00Z">
        <w:r w:rsidRPr="00255520" w:rsidDel="00DD58E2">
          <w:rPr>
            <w:rFonts w:ascii="Calibri" w:eastAsiaTheme="minorEastAsia" w:hAnsi="Calibri" w:cs="Calibri"/>
            <w:u w:val="single"/>
          </w:rPr>
          <w:delText>Secondary Aim 1</w:delText>
        </w:r>
      </w:del>
      <w:del w:id="317" w:author="Tim Vigers" w:date="2020-08-09T12:27:00Z">
        <w:r w:rsidRPr="00255520" w:rsidDel="008D33AA">
          <w:rPr>
            <w:rFonts w:ascii="Calibri" w:eastAsiaTheme="minorEastAsia" w:hAnsi="Calibri" w:cs="Calibri"/>
            <w:u w:val="single"/>
          </w:rPr>
          <w:delText>b</w:delText>
        </w:r>
      </w:del>
    </w:p>
    <w:p w14:paraId="150044CC" w14:textId="3368D5BD" w:rsidR="00B74506" w:rsidRPr="00255520" w:rsidDel="00DD58E2" w:rsidRDefault="00B74506" w:rsidP="00B74506">
      <w:pPr>
        <w:rPr>
          <w:del w:id="318" w:author="Tim Vigers" w:date="2020-08-09T12:33:00Z"/>
          <w:rFonts w:ascii="Calibri" w:hAnsi="Calibri" w:cs="Calibri"/>
        </w:rPr>
      </w:pPr>
      <w:del w:id="319" w:author="Tim Vigers" w:date="2020-08-09T12:33:00Z">
        <w:r w:rsidRPr="00255520" w:rsidDel="00DD58E2">
          <w:rPr>
            <w:rFonts w:ascii="Calibri" w:hAnsi="Calibri" w:cs="Calibri"/>
          </w:rPr>
          <w:delText>Compare BNA triad results from the “bnlearn” R package to likelihood-based causal mediation results from the “cit” R package.</w:delText>
        </w:r>
      </w:del>
    </w:p>
    <w:commentRangeEnd w:id="294"/>
    <w:p w14:paraId="5D90090A" w14:textId="79B79B06" w:rsidR="000B7F40" w:rsidRPr="00255520" w:rsidRDefault="00817DA6" w:rsidP="00B74506">
      <w:pPr>
        <w:rPr>
          <w:rFonts w:ascii="Calibri" w:hAnsi="Calibri" w:cs="Calibri"/>
        </w:rPr>
      </w:pPr>
      <w:r>
        <w:rPr>
          <w:rStyle w:val="CommentReference"/>
        </w:rPr>
        <w:commentReference w:id="294"/>
      </w:r>
    </w:p>
    <w:p w14:paraId="13C31F95" w14:textId="3ADD01B9" w:rsidR="000B7F40" w:rsidRPr="00255520" w:rsidRDefault="002F2AA0" w:rsidP="002F2AA0">
      <w:pPr>
        <w:pStyle w:val="Heading2"/>
        <w:rPr>
          <w:rFonts w:ascii="Calibri" w:hAnsi="Calibri" w:cs="Calibri"/>
          <w:u w:val="single"/>
        </w:rPr>
      </w:pPr>
      <w:bookmarkStart w:id="320" w:name="_Toc47869926"/>
      <w:commentRangeStart w:id="321"/>
      <w:r w:rsidRPr="00255520">
        <w:rPr>
          <w:rFonts w:ascii="Calibri" w:hAnsi="Calibri" w:cs="Calibri"/>
          <w:u w:val="single"/>
        </w:rPr>
        <w:lastRenderedPageBreak/>
        <w:t>Primary Aim 2</w:t>
      </w:r>
      <w:bookmarkEnd w:id="320"/>
    </w:p>
    <w:p w14:paraId="215252B4" w14:textId="57DC81BC" w:rsidR="000D370F" w:rsidDel="00DD58E2" w:rsidRDefault="000D370F" w:rsidP="00D45814">
      <w:pPr>
        <w:rPr>
          <w:del w:id="322" w:author="Tim Vigers" w:date="2020-08-09T12:32:00Z"/>
          <w:rFonts w:ascii="Calibri" w:hAnsi="Calibri" w:cs="Calibri"/>
        </w:rPr>
      </w:pPr>
      <w:moveToRangeStart w:id="323" w:author="Tim Vigers" w:date="2020-08-09T12:28:00Z" w:name="move47868535"/>
      <w:moveTo w:id="324" w:author="Tim Vigers" w:date="2020-08-09T12:28:00Z">
        <w:r w:rsidRPr="00255520">
          <w:rPr>
            <w:rFonts w:ascii="Calibri" w:hAnsi="Calibri" w:cs="Calibri"/>
          </w:rPr>
          <w:t>Construct</w:t>
        </w:r>
      </w:moveTo>
      <w:ins w:id="325" w:author="Tim Vigers" w:date="2020-08-09T12:29:00Z">
        <w:r w:rsidR="00F50EF4">
          <w:rPr>
            <w:rFonts w:ascii="Calibri" w:hAnsi="Calibri" w:cs="Calibri"/>
          </w:rPr>
          <w:t xml:space="preserve"> a</w:t>
        </w:r>
      </w:ins>
      <w:moveTo w:id="326" w:author="Tim Vigers" w:date="2020-08-09T12:28:00Z">
        <w:r w:rsidRPr="00255520">
          <w:rPr>
            <w:rFonts w:ascii="Calibri" w:hAnsi="Calibri" w:cs="Calibri"/>
          </w:rPr>
          <w:t xml:space="preserve"> </w:t>
        </w:r>
      </w:moveTo>
      <w:ins w:id="327" w:author="Tim Vigers" w:date="2020-08-09T12:32:00Z">
        <w:r w:rsidR="009A00E5">
          <w:rPr>
            <w:rFonts w:ascii="Calibri" w:hAnsi="Calibri" w:cs="Calibri"/>
          </w:rPr>
          <w:t xml:space="preserve">larger </w:t>
        </w:r>
      </w:ins>
      <w:moveTo w:id="328" w:author="Tim Vigers" w:date="2020-08-09T12:28:00Z">
        <w:r w:rsidRPr="00255520">
          <w:rPr>
            <w:rFonts w:ascii="Calibri" w:hAnsi="Calibri" w:cs="Calibri"/>
          </w:rPr>
          <w:t>multi-Omics network</w:t>
        </w:r>
        <w:del w:id="329" w:author="Tim Vigers" w:date="2020-08-09T12:29:00Z">
          <w:r w:rsidRPr="00255520" w:rsidDel="00ED78C7">
            <w:rPr>
              <w:rFonts w:ascii="Calibri" w:hAnsi="Calibri" w:cs="Calibri"/>
            </w:rPr>
            <w:delText>s</w:delText>
          </w:r>
        </w:del>
        <w:r w:rsidRPr="00255520">
          <w:rPr>
            <w:rFonts w:ascii="Calibri" w:hAnsi="Calibri" w:cs="Calibri"/>
          </w:rPr>
          <w:t xml:space="preserve"> connecting T1D status</w:t>
        </w:r>
      </w:moveTo>
      <w:ins w:id="330" w:author="Tim Vigers" w:date="2020-08-09T12:28:00Z">
        <w:r w:rsidR="00A26291">
          <w:rPr>
            <w:rFonts w:ascii="Calibri" w:hAnsi="Calibri" w:cs="Calibri"/>
          </w:rPr>
          <w:t xml:space="preserve"> with </w:t>
        </w:r>
      </w:ins>
      <w:moveTo w:id="331" w:author="Tim Vigers" w:date="2020-08-09T12:28:00Z">
        <w:del w:id="332" w:author="Tim Vigers" w:date="2020-08-09T12:28:00Z">
          <w:r w:rsidRPr="00255520" w:rsidDel="00A26291">
            <w:rPr>
              <w:rFonts w:ascii="Calibri" w:hAnsi="Calibri" w:cs="Calibri"/>
            </w:rPr>
            <w:delText xml:space="preserve">, </w:delText>
          </w:r>
        </w:del>
      </w:moveTo>
      <w:ins w:id="333" w:author="Tim Vigers" w:date="2020-08-09T12:28:00Z">
        <w:r w:rsidR="00927AFB">
          <w:rPr>
            <w:rFonts w:ascii="Calibri" w:hAnsi="Calibri" w:cs="Calibri"/>
          </w:rPr>
          <w:t xml:space="preserve">multiple </w:t>
        </w:r>
      </w:ins>
      <w:moveTo w:id="334" w:author="Tim Vigers" w:date="2020-08-09T12:28:00Z">
        <w:r w:rsidRPr="00255520">
          <w:rPr>
            <w:rFonts w:ascii="Calibri" w:hAnsi="Calibri" w:cs="Calibri"/>
          </w:rPr>
          <w:t>metabolite</w:t>
        </w:r>
        <w:del w:id="335" w:author="Tim Vigers" w:date="2020-08-09T12:28:00Z">
          <w:r w:rsidRPr="00255520" w:rsidDel="00133DF4">
            <w:rPr>
              <w:rFonts w:ascii="Calibri" w:hAnsi="Calibri" w:cs="Calibri"/>
            </w:rPr>
            <w:delText xml:space="preserve"> concentrations</w:delText>
          </w:r>
        </w:del>
      </w:moveTo>
      <w:ins w:id="336" w:author="Tim Vigers" w:date="2020-08-09T12:28:00Z">
        <w:r w:rsidR="00133DF4">
          <w:rPr>
            <w:rFonts w:ascii="Calibri" w:hAnsi="Calibri" w:cs="Calibri"/>
          </w:rPr>
          <w:t>s</w:t>
        </w:r>
        <w:r w:rsidR="004E3513">
          <w:rPr>
            <w:rFonts w:ascii="Calibri" w:hAnsi="Calibri" w:cs="Calibri"/>
          </w:rPr>
          <w:t xml:space="preserve"> </w:t>
        </w:r>
      </w:ins>
      <w:moveTo w:id="337" w:author="Tim Vigers" w:date="2020-08-09T12:28:00Z">
        <w:del w:id="338" w:author="Tim Vigers" w:date="2020-08-09T12:28:00Z">
          <w:r w:rsidRPr="00255520" w:rsidDel="004E3513">
            <w:rPr>
              <w:rFonts w:ascii="Calibri" w:hAnsi="Calibri" w:cs="Calibri"/>
            </w:rPr>
            <w:delText xml:space="preserve">, </w:delText>
          </w:r>
        </w:del>
        <w:r w:rsidRPr="00255520">
          <w:rPr>
            <w:rFonts w:ascii="Calibri" w:hAnsi="Calibri" w:cs="Calibri"/>
          </w:rPr>
          <w:t xml:space="preserve">and methylation </w:t>
        </w:r>
        <w:del w:id="339" w:author="Tim Vigers" w:date="2020-08-09T12:29:00Z">
          <w:r w:rsidRPr="00255520" w:rsidDel="00E87C6C">
            <w:rPr>
              <w:rFonts w:ascii="Calibri" w:hAnsi="Calibri" w:cs="Calibri"/>
            </w:rPr>
            <w:delText xml:space="preserve">levels at select CpG </w:delText>
          </w:r>
        </w:del>
        <w:r w:rsidRPr="00255520">
          <w:rPr>
            <w:rFonts w:ascii="Calibri" w:hAnsi="Calibri" w:cs="Calibri"/>
          </w:rPr>
          <w:t xml:space="preserve">sites. </w:t>
        </w:r>
      </w:moveTo>
    </w:p>
    <w:moveToRangeEnd w:id="323"/>
    <w:p w14:paraId="6D8574AA" w14:textId="65333462" w:rsidR="00D45814" w:rsidDel="008D291C" w:rsidRDefault="00D45814">
      <w:pPr>
        <w:rPr>
          <w:del w:id="340" w:author="Tim Vigers" w:date="2020-08-09T12:24:00Z"/>
          <w:rFonts w:ascii="Calibri" w:hAnsi="Calibri" w:cs="Calibri"/>
        </w:rPr>
      </w:pPr>
      <w:del w:id="341" w:author="Tim Vigers" w:date="2020-08-09T12:24:00Z">
        <w:r w:rsidRPr="00255520" w:rsidDel="008D291C">
          <w:rPr>
            <w:rFonts w:ascii="Calibri" w:hAnsi="Calibri" w:cs="Calibri"/>
          </w:rPr>
          <w:delText>Use BNA on reduced feature set to learn the structure of methylation and metabolomic pathways related to T1D. This final network structure will allow us to analyze the probabilistic dependence relationships between metabolites, methylation sites, and T1D.</w:delText>
        </w:r>
        <w:commentRangeEnd w:id="321"/>
        <w:r w:rsidR="00817DA6" w:rsidDel="008D291C">
          <w:rPr>
            <w:rStyle w:val="CommentReference"/>
          </w:rPr>
          <w:commentReference w:id="321"/>
        </w:r>
      </w:del>
    </w:p>
    <w:p w14:paraId="786D7408" w14:textId="77777777" w:rsidR="008D291C" w:rsidRPr="00255520" w:rsidRDefault="008D291C" w:rsidP="00D45814">
      <w:pPr>
        <w:rPr>
          <w:ins w:id="342" w:author="Tim Vigers" w:date="2020-08-09T12:24:00Z"/>
          <w:rFonts w:ascii="Calibri" w:hAnsi="Calibri" w:cs="Calibri"/>
        </w:rPr>
      </w:pPr>
    </w:p>
    <w:p w14:paraId="0D5BF5AF" w14:textId="77777777" w:rsidR="00C77B6F" w:rsidRPr="00255520" w:rsidRDefault="00C77B6F">
      <w:pPr>
        <w:rPr>
          <w:rFonts w:ascii="Calibri" w:eastAsiaTheme="minorEastAsia" w:hAnsi="Calibri" w:cs="Calibri"/>
        </w:rPr>
      </w:pPr>
    </w:p>
    <w:p w14:paraId="7B8DA2F0" w14:textId="77777777" w:rsidR="00C77B6F" w:rsidRPr="00255520" w:rsidRDefault="00C77B6F" w:rsidP="00C77B6F">
      <w:pPr>
        <w:pStyle w:val="Heading2"/>
        <w:rPr>
          <w:rFonts w:ascii="Calibri" w:eastAsiaTheme="minorEastAsia" w:hAnsi="Calibri" w:cs="Calibri"/>
          <w:u w:val="single"/>
        </w:rPr>
      </w:pPr>
      <w:bookmarkStart w:id="343" w:name="_Toc47869927"/>
      <w:commentRangeStart w:id="344"/>
      <w:r w:rsidRPr="00255520">
        <w:rPr>
          <w:rFonts w:ascii="Calibri" w:eastAsiaTheme="minorEastAsia" w:hAnsi="Calibri" w:cs="Calibri"/>
          <w:u w:val="single"/>
        </w:rPr>
        <w:t>Primary Aim 3</w:t>
      </w:r>
      <w:bookmarkEnd w:id="343"/>
    </w:p>
    <w:p w14:paraId="03B0CE2C" w14:textId="0D9A31D3" w:rsidR="00C77B6F" w:rsidRPr="00255520" w:rsidDel="00043A1C" w:rsidRDefault="00C77B6F" w:rsidP="00043A1C">
      <w:pPr>
        <w:rPr>
          <w:del w:id="345" w:author="Tim Vigers" w:date="2020-08-09T12:39:00Z"/>
          <w:rFonts w:ascii="Calibri" w:hAnsi="Calibri" w:cs="Calibri"/>
        </w:rPr>
        <w:pPrChange w:id="346" w:author="Tim Vigers" w:date="2020-08-09T12:39:00Z">
          <w:pPr/>
        </w:pPrChange>
      </w:pPr>
      <w:del w:id="347" w:author="Tim Vigers" w:date="2020-08-09T12:28:00Z">
        <w:r w:rsidRPr="00255520" w:rsidDel="008D33AA">
          <w:rPr>
            <w:rFonts w:ascii="Calibri" w:hAnsi="Calibri" w:cs="Calibri"/>
          </w:rPr>
          <w:delText>Place the final network structure in biological context using known metabolomic and methylation pathways from previous research and public databases such as MethDB and the Human Metabolome Database (HMDB).</w:delText>
        </w:r>
      </w:del>
      <w:ins w:id="348" w:author="Tim Vigers" w:date="2020-08-09T12:28:00Z">
        <w:r w:rsidR="008D33AA">
          <w:rPr>
            <w:rFonts w:ascii="Calibri" w:hAnsi="Calibri" w:cs="Calibri"/>
          </w:rPr>
          <w:t>Explore biological interpretations of the final network.</w:t>
        </w:r>
      </w:ins>
      <w:ins w:id="349" w:author="Tim Vigers" w:date="2020-08-09T12:39:00Z">
        <w:r w:rsidR="00043A1C" w:rsidRPr="00255520" w:rsidDel="00043A1C">
          <w:rPr>
            <w:rFonts w:ascii="Calibri" w:hAnsi="Calibri" w:cs="Calibri"/>
          </w:rPr>
          <w:t xml:space="preserve"> </w:t>
        </w:r>
      </w:ins>
    </w:p>
    <w:commentRangeEnd w:id="344"/>
    <w:p w14:paraId="23EF2610" w14:textId="42C7FF4E" w:rsidR="00B15F55" w:rsidRPr="00255520" w:rsidRDefault="00817DA6" w:rsidP="00E74D41">
      <w:pPr>
        <w:rPr>
          <w:rFonts w:ascii="Calibri" w:hAnsi="Calibri" w:cs="Calibri"/>
        </w:rPr>
      </w:pPr>
      <w:del w:id="350" w:author="Tim Vigers" w:date="2020-08-09T12:39:00Z">
        <w:r w:rsidDel="00043A1C">
          <w:rPr>
            <w:rStyle w:val="CommentReference"/>
          </w:rPr>
          <w:commentReference w:id="344"/>
        </w:r>
      </w:del>
    </w:p>
    <w:p w14:paraId="4ED77FA3" w14:textId="0D6C6C81" w:rsidR="00B15F55" w:rsidRPr="00255520" w:rsidRDefault="00A646F5" w:rsidP="00A646F5">
      <w:pPr>
        <w:pStyle w:val="Heading1"/>
        <w:rPr>
          <w:rFonts w:ascii="Calibri" w:hAnsi="Calibri" w:cs="Calibri"/>
        </w:rPr>
      </w:pPr>
      <w:bookmarkStart w:id="351" w:name="_Toc47869928"/>
      <w:commentRangeStart w:id="352"/>
      <w:r w:rsidRPr="00255520">
        <w:rPr>
          <w:rFonts w:ascii="Calibri" w:hAnsi="Calibri" w:cs="Calibri"/>
        </w:rPr>
        <w:t>M</w:t>
      </w:r>
      <w:r w:rsidR="008628DA" w:rsidRPr="00255520">
        <w:rPr>
          <w:rFonts w:ascii="Calibri" w:hAnsi="Calibri" w:cs="Calibri"/>
        </w:rPr>
        <w:t>e</w:t>
      </w:r>
      <w:r w:rsidRPr="00255520">
        <w:rPr>
          <w:rFonts w:ascii="Calibri" w:hAnsi="Calibri" w:cs="Calibri"/>
        </w:rPr>
        <w:t>thods</w:t>
      </w:r>
      <w:commentRangeEnd w:id="352"/>
      <w:r w:rsidR="00817DA6">
        <w:rPr>
          <w:rStyle w:val="CommentReference"/>
          <w:rFonts w:asciiTheme="minorHAnsi" w:eastAsiaTheme="minorHAnsi" w:hAnsiTheme="minorHAnsi" w:cstheme="minorBidi"/>
          <w:color w:val="auto"/>
        </w:rPr>
        <w:commentReference w:id="352"/>
      </w:r>
      <w:bookmarkEnd w:id="351"/>
    </w:p>
    <w:p w14:paraId="2018BAB3" w14:textId="148D5EE5" w:rsidR="006B2175" w:rsidRDefault="006B2175" w:rsidP="00C77B6F">
      <w:pPr>
        <w:pStyle w:val="Heading2"/>
        <w:rPr>
          <w:ins w:id="353" w:author="Tim Vigers" w:date="2020-08-09T12:34:00Z"/>
          <w:rFonts w:ascii="Calibri" w:eastAsiaTheme="minorEastAsia" w:hAnsi="Calibri" w:cs="Calibri"/>
        </w:rPr>
      </w:pPr>
    </w:p>
    <w:p w14:paraId="3833E5B9" w14:textId="3552721B" w:rsidR="007F44BB" w:rsidRPr="00ED2F3B" w:rsidRDefault="007D4D77" w:rsidP="00ED2F3B">
      <w:pPr>
        <w:pStyle w:val="Heading2"/>
        <w:rPr>
          <w:ins w:id="354" w:author="Tim Vigers" w:date="2020-08-09T12:35:00Z"/>
          <w:rFonts w:asciiTheme="minorHAnsi" w:hAnsiTheme="minorHAnsi"/>
          <w:u w:val="single"/>
          <w:rPrChange w:id="355" w:author="Tim Vigers" w:date="2020-08-09T12:37:00Z">
            <w:rPr>
              <w:ins w:id="356" w:author="Tim Vigers" w:date="2020-08-09T12:35:00Z"/>
            </w:rPr>
          </w:rPrChange>
        </w:rPr>
        <w:pPrChange w:id="357" w:author="Tim Vigers" w:date="2020-08-09T12:37:00Z">
          <w:pPr/>
        </w:pPrChange>
      </w:pPr>
      <w:bookmarkStart w:id="358" w:name="_Toc47869929"/>
      <w:ins w:id="359" w:author="Tim Vigers" w:date="2020-08-09T12:34:00Z">
        <w:r w:rsidRPr="004A091A">
          <w:rPr>
            <w:rFonts w:asciiTheme="minorHAnsi" w:hAnsiTheme="minorHAnsi"/>
            <w:u w:val="single"/>
            <w:rPrChange w:id="360" w:author="Tim Vigers" w:date="2020-08-09T12:34:00Z">
              <w:rPr>
                <w:u w:val="single"/>
              </w:rPr>
            </w:rPrChange>
          </w:rPr>
          <w:t>Cohort</w:t>
        </w:r>
      </w:ins>
      <w:bookmarkEnd w:id="358"/>
    </w:p>
    <w:p w14:paraId="6F08943C" w14:textId="777AF71F" w:rsidR="006C5AF4" w:rsidRPr="002C66A2" w:rsidRDefault="0065523A" w:rsidP="00F3415A">
      <w:pPr>
        <w:pStyle w:val="NormalWeb"/>
        <w:shd w:val="clear" w:color="auto" w:fill="FFFFFF"/>
        <w:ind w:firstLine="720"/>
        <w:rPr>
          <w:rFonts w:asciiTheme="minorHAnsi" w:hAnsiTheme="minorHAnsi"/>
          <w:rPrChange w:id="361" w:author="Tim Vigers" w:date="2020-08-09T12:51:00Z">
            <w:rPr>
              <w:rFonts w:ascii="Calibri" w:eastAsiaTheme="minorEastAsia" w:hAnsi="Calibri" w:cs="Calibri"/>
            </w:rPr>
          </w:rPrChange>
        </w:rPr>
        <w:pPrChange w:id="362" w:author="Tim Vigers" w:date="2020-08-09T12:51:00Z">
          <w:pPr>
            <w:pStyle w:val="Heading2"/>
          </w:pPr>
        </w:pPrChange>
      </w:pPr>
      <w:ins w:id="363" w:author="Tim Vigers" w:date="2020-08-09T12:37:00Z">
        <w:r w:rsidRPr="002C66A2">
          <w:rPr>
            <w:rFonts w:asciiTheme="minorHAnsi" w:hAnsiTheme="minorHAnsi"/>
            <w:rPrChange w:id="364" w:author="Tim Vigers" w:date="2020-08-09T12:51:00Z">
              <w:rPr>
                <w:rFonts w:ascii="MinionPro" w:hAnsi="MinionPro"/>
                <w:sz w:val="18"/>
                <w:szCs w:val="18"/>
              </w:rPr>
            </w:rPrChange>
          </w:rPr>
          <w:t>T</w:t>
        </w:r>
      </w:ins>
      <w:ins w:id="365" w:author="Tim Vigers" w:date="2020-08-09T12:36:00Z">
        <w:r w:rsidR="009A28B8" w:rsidRPr="002C66A2">
          <w:rPr>
            <w:rFonts w:asciiTheme="minorHAnsi" w:hAnsiTheme="minorHAnsi"/>
            <w:rPrChange w:id="366" w:author="Tim Vigers" w:date="2020-08-09T12:51:00Z">
              <w:rPr>
                <w:rFonts w:ascii="MinionPro" w:hAnsi="MinionPro"/>
                <w:sz w:val="18"/>
                <w:szCs w:val="18"/>
              </w:rPr>
            </w:rPrChange>
          </w:rPr>
          <w:t>he Diabetes Autoimmunity Study in the Young (DAISY) cohort follows high-risk children for the development of IA and T1D.</w:t>
        </w:r>
      </w:ins>
      <w:ins w:id="367" w:author="Tim Vigers" w:date="2020-08-09T12:40:00Z">
        <w:r w:rsidR="000F65EF" w:rsidRPr="002C66A2">
          <w:rPr>
            <w:rFonts w:asciiTheme="minorHAnsi" w:hAnsiTheme="minorHAnsi"/>
          </w:rPr>
          <w:t xml:space="preserve"> </w:t>
        </w:r>
        <w:r w:rsidR="004235EC" w:rsidRPr="00F3415A">
          <w:rPr>
            <w:rFonts w:asciiTheme="minorHAnsi" w:hAnsiTheme="minorHAnsi"/>
          </w:rPr>
          <w:t xml:space="preserve">A total of 174 </w:t>
        </w:r>
        <w:r w:rsidR="004235EC" w:rsidRPr="005335AB">
          <w:rPr>
            <w:rFonts w:asciiTheme="minorHAnsi" w:hAnsiTheme="minorHAnsi"/>
          </w:rPr>
          <w:t>participants</w:t>
        </w:r>
      </w:ins>
      <w:ins w:id="368" w:author="Tim Vigers" w:date="2020-08-09T12:41:00Z">
        <w:r w:rsidR="006C2171" w:rsidRPr="00203934">
          <w:rPr>
            <w:rFonts w:asciiTheme="minorHAnsi" w:hAnsiTheme="minorHAnsi"/>
          </w:rPr>
          <w:t xml:space="preserve"> (</w:t>
        </w:r>
        <w:r w:rsidR="006C2171" w:rsidRPr="002C66A2">
          <w:rPr>
            <w:rFonts w:asciiTheme="minorHAnsi" w:hAnsiTheme="minorHAnsi"/>
            <w:rPrChange w:id="369" w:author="Tim Vigers" w:date="2020-08-09T12:51:00Z">
              <w:rPr>
                <w:rFonts w:asciiTheme="minorHAnsi" w:hAnsiTheme="minorHAnsi"/>
              </w:rPr>
            </w:rPrChange>
          </w:rPr>
          <w:t xml:space="preserve">87 T1D cases and 87 </w:t>
        </w:r>
        <w:r w:rsidR="00F61732" w:rsidRPr="002C66A2">
          <w:rPr>
            <w:rFonts w:asciiTheme="minorHAnsi" w:hAnsiTheme="minorHAnsi"/>
            <w:rPrChange w:id="370" w:author="Tim Vigers" w:date="2020-08-09T12:51:00Z">
              <w:rPr>
                <w:rFonts w:asciiTheme="minorHAnsi" w:hAnsiTheme="minorHAnsi"/>
              </w:rPr>
            </w:rPrChange>
          </w:rPr>
          <w:t>frequency-matched controls</w:t>
        </w:r>
        <w:r w:rsidR="006C2171" w:rsidRPr="002C66A2">
          <w:rPr>
            <w:rFonts w:asciiTheme="minorHAnsi" w:hAnsiTheme="minorHAnsi"/>
            <w:rPrChange w:id="371" w:author="Tim Vigers" w:date="2020-08-09T12:51:00Z">
              <w:rPr>
                <w:rFonts w:asciiTheme="minorHAnsi" w:hAnsiTheme="minorHAnsi"/>
              </w:rPr>
            </w:rPrChange>
          </w:rPr>
          <w:t>)</w:t>
        </w:r>
      </w:ins>
      <w:ins w:id="372" w:author="Tim Vigers" w:date="2020-08-09T12:40:00Z">
        <w:r w:rsidR="004235EC" w:rsidRPr="002C66A2">
          <w:rPr>
            <w:rFonts w:asciiTheme="minorHAnsi" w:hAnsiTheme="minorHAnsi"/>
            <w:rPrChange w:id="373" w:author="Tim Vigers" w:date="2020-08-09T12:51:00Z">
              <w:rPr>
                <w:rFonts w:asciiTheme="minorHAnsi" w:hAnsiTheme="minorHAnsi"/>
              </w:rPr>
            </w:rPrChange>
          </w:rPr>
          <w:t xml:space="preserve"> were chosen </w:t>
        </w:r>
      </w:ins>
      <w:ins w:id="374" w:author="Tim Vigers" w:date="2020-08-09T12:41:00Z">
        <w:r w:rsidR="002554D4" w:rsidRPr="002C66A2">
          <w:rPr>
            <w:rFonts w:asciiTheme="minorHAnsi" w:hAnsiTheme="minorHAnsi"/>
            <w:rPrChange w:id="375" w:author="Tim Vigers" w:date="2020-08-09T12:51:00Z">
              <w:rPr>
                <w:rFonts w:asciiTheme="minorHAnsi" w:hAnsiTheme="minorHAnsi"/>
              </w:rPr>
            </w:rPrChange>
          </w:rPr>
          <w:t>for measurement of DNA methylation</w:t>
        </w:r>
      </w:ins>
      <w:ins w:id="376" w:author="Tim Vigers" w:date="2020-08-09T12:43:00Z">
        <w:r w:rsidR="004D7F67" w:rsidRPr="002C66A2">
          <w:rPr>
            <w:rFonts w:asciiTheme="minorHAnsi" w:hAnsiTheme="minorHAnsi"/>
            <w:rPrChange w:id="377" w:author="Tim Vigers" w:date="2020-08-09T12:51:00Z">
              <w:rPr>
                <w:rFonts w:asciiTheme="minorHAnsi" w:hAnsiTheme="minorHAnsi"/>
              </w:rPr>
            </w:rPrChange>
          </w:rPr>
          <w:t>.</w:t>
        </w:r>
      </w:ins>
      <w:r w:rsidR="008E5120" w:rsidRPr="002C66A2">
        <w:rPr>
          <w:rFonts w:asciiTheme="minorHAnsi" w:hAnsiTheme="minorHAnsi"/>
          <w:rPrChange w:id="378" w:author="Tim Vigers" w:date="2020-08-09T12:51:00Z">
            <w:rPr>
              <w:rFonts w:asciiTheme="minorHAnsi" w:hAnsiTheme="minorHAnsi"/>
            </w:rPr>
          </w:rPrChange>
        </w:rPr>
        <w:fldChar w:fldCharType="begin"/>
      </w:r>
      <w:r w:rsidR="008E5120" w:rsidRPr="002C66A2">
        <w:rPr>
          <w:rFonts w:asciiTheme="minorHAnsi" w:hAnsiTheme="minorHAnsi"/>
          <w:rPrChange w:id="379" w:author="Tim Vigers" w:date="2020-08-09T12:51:00Z">
            <w:rPr>
              <w:rFonts w:asciiTheme="minorHAnsi" w:hAnsiTheme="minorHAnsi"/>
            </w:rPr>
          </w:rPrChange>
        </w:rPr>
        <w:instrText xml:space="preserve"> ADDIN ZOTERO_ITEM CSL_CITATION {"citationID":"aR3GeDcJ","properties":{"formattedCitation":"\\super 14\\nosupersub{}","plainCitation":"14","noteIndex":0},"citationItems":[{"id":"IOO5UE9A/Amt8l1FW","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Reports","id":"IOO5UE9A/Amt8l1FW","issue":"1","issued":{"date-parts":[["2020"]]},"page":"1-13","title":"Longitudinal DNA methylation differences precede type 1 diabetes","type":"article-journal","volume":"10"}}],"schema":"https://github.com/citation-style-language/schema/raw/master/csl-citation.json"} </w:instrText>
      </w:r>
      <w:r w:rsidR="008E5120" w:rsidRPr="002C66A2">
        <w:rPr>
          <w:rFonts w:asciiTheme="minorHAnsi" w:hAnsiTheme="minorHAnsi"/>
          <w:rPrChange w:id="380" w:author="Tim Vigers" w:date="2020-08-09T12:51:00Z">
            <w:rPr>
              <w:rFonts w:asciiTheme="minorHAnsi" w:hAnsiTheme="minorHAnsi"/>
            </w:rPr>
          </w:rPrChange>
        </w:rPr>
        <w:fldChar w:fldCharType="separate"/>
      </w:r>
      <w:r w:rsidR="008E5120" w:rsidRPr="002C66A2">
        <w:rPr>
          <w:rFonts w:asciiTheme="minorHAnsi" w:hAnsiTheme="minorHAnsi"/>
          <w:vertAlign w:val="superscript"/>
          <w:rPrChange w:id="381" w:author="Tim Vigers" w:date="2020-08-09T12:51:00Z">
            <w:rPr>
              <w:rFonts w:ascii="Calibri" w:hAnsiTheme="minorHAnsi" w:cs="Times New Roman"/>
              <w:color w:val="auto"/>
              <w:sz w:val="24"/>
              <w:vertAlign w:val="superscript"/>
            </w:rPr>
          </w:rPrChange>
        </w:rPr>
        <w:t>14</w:t>
      </w:r>
      <w:r w:rsidR="008E5120" w:rsidRPr="002C66A2">
        <w:rPr>
          <w:rFonts w:asciiTheme="minorHAnsi" w:hAnsiTheme="minorHAnsi"/>
          <w:rPrChange w:id="382" w:author="Tim Vigers" w:date="2020-08-09T12:51:00Z">
            <w:rPr>
              <w:rFonts w:asciiTheme="minorHAnsi" w:hAnsiTheme="minorHAnsi"/>
            </w:rPr>
          </w:rPrChange>
        </w:rPr>
        <w:fldChar w:fldCharType="end"/>
      </w:r>
      <w:ins w:id="383" w:author="Tim Vigers" w:date="2020-08-09T12:41:00Z">
        <w:r w:rsidR="002554D4" w:rsidRPr="002C66A2">
          <w:rPr>
            <w:rFonts w:asciiTheme="minorHAnsi" w:hAnsiTheme="minorHAnsi"/>
            <w:rPrChange w:id="384" w:author="Tim Vigers" w:date="2020-08-09T12:51:00Z">
              <w:rPr>
                <w:rFonts w:asciiTheme="minorHAnsi" w:hAnsiTheme="minorHAnsi"/>
              </w:rPr>
            </w:rPrChange>
          </w:rPr>
          <w:t xml:space="preserve"> </w:t>
        </w:r>
      </w:ins>
      <w:ins w:id="385" w:author="Tim Vigers" w:date="2020-08-09T12:43:00Z">
        <w:r w:rsidR="004D7F67" w:rsidRPr="002C66A2">
          <w:rPr>
            <w:rFonts w:asciiTheme="minorHAnsi" w:hAnsiTheme="minorHAnsi"/>
            <w:rPrChange w:id="386" w:author="Tim Vigers" w:date="2020-08-09T12:51:00Z">
              <w:rPr>
                <w:rFonts w:ascii="Corbel" w:hAnsi="Corbel"/>
                <w:b/>
                <w:bCs/>
                <w:sz w:val="18"/>
                <w:szCs w:val="18"/>
              </w:rPr>
            </w:rPrChange>
          </w:rPr>
          <w:t xml:space="preserve">The Environmental Determinants of Diabetes in </w:t>
        </w:r>
        <w:proofErr w:type="spellStart"/>
        <w:r w:rsidR="004D7F67" w:rsidRPr="002C66A2">
          <w:rPr>
            <w:rFonts w:asciiTheme="minorHAnsi" w:hAnsiTheme="minorHAnsi"/>
            <w:rPrChange w:id="387" w:author="Tim Vigers" w:date="2020-08-09T12:51:00Z">
              <w:rPr>
                <w:rFonts w:ascii="Corbel" w:hAnsi="Corbel"/>
                <w:b/>
                <w:bCs/>
                <w:sz w:val="18"/>
                <w:szCs w:val="18"/>
              </w:rPr>
            </w:rPrChange>
          </w:rPr>
          <w:t>theYoung</w:t>
        </w:r>
        <w:proofErr w:type="spellEnd"/>
        <w:r w:rsidR="004D7F67" w:rsidRPr="002C66A2">
          <w:rPr>
            <w:rFonts w:asciiTheme="minorHAnsi" w:hAnsiTheme="minorHAnsi"/>
            <w:rPrChange w:id="388" w:author="Tim Vigers" w:date="2020-08-09T12:51:00Z">
              <w:rPr>
                <w:rFonts w:ascii="Corbel" w:hAnsi="Corbel"/>
                <w:b/>
                <w:bCs/>
                <w:sz w:val="18"/>
                <w:szCs w:val="18"/>
              </w:rPr>
            </w:rPrChange>
          </w:rPr>
          <w:t xml:space="preserve"> </w:t>
        </w:r>
        <w:r w:rsidR="004D7F67" w:rsidRPr="002C66A2">
          <w:rPr>
            <w:rFonts w:asciiTheme="minorHAnsi" w:hAnsiTheme="minorHAnsi"/>
            <w:rPrChange w:id="389" w:author="Tim Vigers" w:date="2020-08-09T12:51:00Z">
              <w:rPr>
                <w:rFonts w:ascii="Corbel" w:hAnsi="Corbel"/>
                <w:b/>
                <w:bCs/>
                <w:sz w:val="18"/>
                <w:szCs w:val="18"/>
              </w:rPr>
            </w:rPrChange>
          </w:rPr>
          <w:t>(TEDDY) study is an international consortium</w:t>
        </w:r>
      </w:ins>
      <w:ins w:id="390" w:author="Tim Vigers" w:date="2020-08-09T12:44:00Z">
        <w:r w:rsidR="00FF41F6" w:rsidRPr="002C66A2">
          <w:rPr>
            <w:rFonts w:asciiTheme="minorHAnsi" w:hAnsiTheme="minorHAnsi"/>
            <w:rPrChange w:id="391" w:author="Tim Vigers" w:date="2020-08-09T12:51:00Z">
              <w:rPr>
                <w:rFonts w:ascii="Corbel" w:hAnsi="Corbel"/>
                <w:b/>
                <w:bCs/>
                <w:sz w:val="18"/>
                <w:szCs w:val="18"/>
              </w:rPr>
            </w:rPrChange>
          </w:rPr>
          <w:t xml:space="preserve"> study </w:t>
        </w:r>
      </w:ins>
      <w:ins w:id="392" w:author="Tim Vigers" w:date="2020-08-09T12:48:00Z">
        <w:r w:rsidR="00515FA1" w:rsidRPr="002C66A2">
          <w:rPr>
            <w:rFonts w:asciiTheme="minorHAnsi" w:hAnsiTheme="minorHAnsi"/>
            <w:rPrChange w:id="393" w:author="Tim Vigers" w:date="2020-08-09T12:51:00Z">
              <w:rPr>
                <w:rFonts w:ascii="Corbel" w:hAnsi="Corbel"/>
                <w:b/>
                <w:bCs/>
                <w:sz w:val="18"/>
                <w:szCs w:val="18"/>
              </w:rPr>
            </w:rPrChange>
          </w:rPr>
          <w:t xml:space="preserve">founded </w:t>
        </w:r>
      </w:ins>
      <w:ins w:id="394" w:author="Tim Vigers" w:date="2020-08-09T12:44:00Z">
        <w:r w:rsidR="00FF41F6" w:rsidRPr="002C66A2">
          <w:rPr>
            <w:rFonts w:asciiTheme="minorHAnsi" w:hAnsiTheme="minorHAnsi"/>
            <w:rPrChange w:id="395" w:author="Tim Vigers" w:date="2020-08-09T12:51:00Z">
              <w:rPr>
                <w:rFonts w:ascii="Corbel" w:hAnsi="Corbel"/>
                <w:b/>
                <w:bCs/>
                <w:sz w:val="18"/>
                <w:szCs w:val="18"/>
              </w:rPr>
            </w:rPrChange>
          </w:rPr>
          <w:t>on DAISY, which</w:t>
        </w:r>
      </w:ins>
      <w:ins w:id="396" w:author="Tim Vigers" w:date="2020-08-09T12:43:00Z">
        <w:r w:rsidR="004D7F67" w:rsidRPr="002C66A2">
          <w:rPr>
            <w:rFonts w:asciiTheme="minorHAnsi" w:hAnsiTheme="minorHAnsi"/>
            <w:rPrChange w:id="397" w:author="Tim Vigers" w:date="2020-08-09T12:51:00Z">
              <w:rPr>
                <w:rFonts w:ascii="Corbel" w:hAnsi="Corbel"/>
                <w:b/>
                <w:bCs/>
                <w:sz w:val="18"/>
                <w:szCs w:val="18"/>
              </w:rPr>
            </w:rPrChange>
          </w:rPr>
          <w:t xml:space="preserve"> follow</w:t>
        </w:r>
      </w:ins>
      <w:ins w:id="398" w:author="Tim Vigers" w:date="2020-08-09T12:45:00Z">
        <w:r w:rsidR="00FF41F6" w:rsidRPr="002C66A2">
          <w:rPr>
            <w:rFonts w:asciiTheme="minorHAnsi" w:hAnsiTheme="minorHAnsi"/>
            <w:rPrChange w:id="399" w:author="Tim Vigers" w:date="2020-08-09T12:51:00Z">
              <w:rPr>
                <w:rFonts w:ascii="Corbel" w:hAnsi="Corbel"/>
                <w:b/>
                <w:bCs/>
                <w:sz w:val="18"/>
                <w:szCs w:val="18"/>
              </w:rPr>
            </w:rPrChange>
          </w:rPr>
          <w:t>s</w:t>
        </w:r>
      </w:ins>
      <w:ins w:id="400" w:author="Tim Vigers" w:date="2020-08-09T12:43:00Z">
        <w:r w:rsidR="004D7F67" w:rsidRPr="002C66A2">
          <w:rPr>
            <w:rFonts w:asciiTheme="minorHAnsi" w:hAnsiTheme="minorHAnsi"/>
            <w:rPrChange w:id="401" w:author="Tim Vigers" w:date="2020-08-09T12:51:00Z">
              <w:rPr>
                <w:rFonts w:ascii="Corbel" w:hAnsi="Corbel"/>
                <w:b/>
                <w:bCs/>
                <w:sz w:val="18"/>
                <w:szCs w:val="18"/>
              </w:rPr>
            </w:rPrChange>
          </w:rPr>
          <w:t xml:space="preserve"> </w:t>
        </w:r>
      </w:ins>
      <w:ins w:id="402" w:author="Tim Vigers" w:date="2020-08-09T12:44:00Z">
        <w:r w:rsidR="00E47753" w:rsidRPr="002C66A2">
          <w:rPr>
            <w:rFonts w:asciiTheme="minorHAnsi" w:hAnsiTheme="minorHAnsi"/>
            <w:rPrChange w:id="403" w:author="Tim Vigers" w:date="2020-08-09T12:51:00Z">
              <w:rPr>
                <w:rFonts w:ascii="Corbel" w:hAnsi="Corbel"/>
                <w:b/>
                <w:bCs/>
                <w:sz w:val="18"/>
                <w:szCs w:val="18"/>
              </w:rPr>
            </w:rPrChange>
          </w:rPr>
          <w:t>8,</w:t>
        </w:r>
      </w:ins>
      <w:ins w:id="404" w:author="Tim Vigers" w:date="2020-08-09T12:45:00Z">
        <w:r w:rsidR="003D4BAC" w:rsidRPr="002C66A2">
          <w:rPr>
            <w:rFonts w:asciiTheme="minorHAnsi" w:hAnsiTheme="minorHAnsi"/>
            <w:rPrChange w:id="405" w:author="Tim Vigers" w:date="2020-08-09T12:51:00Z">
              <w:rPr>
                <w:rFonts w:ascii="Corbel" w:hAnsi="Corbel"/>
                <w:b/>
                <w:bCs/>
                <w:sz w:val="18"/>
                <w:szCs w:val="18"/>
              </w:rPr>
            </w:rPrChange>
          </w:rPr>
          <w:t>67</w:t>
        </w:r>
      </w:ins>
      <w:ins w:id="406" w:author="Tim Vigers" w:date="2020-08-09T12:44:00Z">
        <w:r w:rsidR="00E47753" w:rsidRPr="002C66A2">
          <w:rPr>
            <w:rFonts w:asciiTheme="minorHAnsi" w:hAnsiTheme="minorHAnsi"/>
            <w:rPrChange w:id="407" w:author="Tim Vigers" w:date="2020-08-09T12:51:00Z">
              <w:rPr>
                <w:rFonts w:ascii="Corbel" w:hAnsi="Corbel"/>
                <w:b/>
                <w:bCs/>
                <w:sz w:val="18"/>
                <w:szCs w:val="18"/>
              </w:rPr>
            </w:rPrChange>
          </w:rPr>
          <w:t>6</w:t>
        </w:r>
      </w:ins>
      <w:ins w:id="408" w:author="Tim Vigers" w:date="2020-08-09T12:45:00Z">
        <w:r w:rsidR="001C7E8C" w:rsidRPr="002C66A2">
          <w:rPr>
            <w:rFonts w:asciiTheme="minorHAnsi" w:hAnsiTheme="minorHAnsi"/>
            <w:rPrChange w:id="409" w:author="Tim Vigers" w:date="2020-08-09T12:51:00Z">
              <w:rPr>
                <w:rFonts w:ascii="Corbel" w:hAnsi="Corbel"/>
                <w:b/>
                <w:bCs/>
                <w:sz w:val="18"/>
                <w:szCs w:val="18"/>
              </w:rPr>
            </w:rPrChange>
          </w:rPr>
          <w:t xml:space="preserve"> </w:t>
        </w:r>
        <w:r w:rsidR="00F90ABF" w:rsidRPr="002C66A2">
          <w:rPr>
            <w:rFonts w:asciiTheme="minorHAnsi" w:hAnsiTheme="minorHAnsi"/>
            <w:rPrChange w:id="410" w:author="Tim Vigers" w:date="2020-08-09T12:51:00Z">
              <w:rPr>
                <w:rFonts w:ascii="Corbel" w:hAnsi="Corbel"/>
                <w:b/>
                <w:bCs/>
                <w:sz w:val="18"/>
                <w:szCs w:val="18"/>
              </w:rPr>
            </w:rPrChange>
          </w:rPr>
          <w:t xml:space="preserve">high- or moderate-risk </w:t>
        </w:r>
      </w:ins>
      <w:ins w:id="411" w:author="Tim Vigers" w:date="2020-08-09T12:46:00Z">
        <w:r w:rsidR="00CC08A4" w:rsidRPr="002C66A2">
          <w:rPr>
            <w:rFonts w:asciiTheme="minorHAnsi" w:hAnsiTheme="minorHAnsi"/>
            <w:rPrChange w:id="412" w:author="Tim Vigers" w:date="2020-08-09T12:51:00Z">
              <w:rPr>
                <w:rFonts w:ascii="Corbel" w:hAnsi="Corbel"/>
                <w:b/>
                <w:bCs/>
                <w:sz w:val="18"/>
                <w:szCs w:val="18"/>
              </w:rPr>
            </w:rPrChange>
          </w:rPr>
          <w:t xml:space="preserve">participants for the </w:t>
        </w:r>
      </w:ins>
      <w:ins w:id="413" w:author="Tim Vigers" w:date="2020-08-09T12:45:00Z">
        <w:r w:rsidR="00F90ABF" w:rsidRPr="002C66A2">
          <w:rPr>
            <w:rFonts w:asciiTheme="minorHAnsi" w:hAnsiTheme="minorHAnsi"/>
            <w:rPrChange w:id="414" w:author="Tim Vigers" w:date="2020-08-09T12:51:00Z">
              <w:rPr>
                <w:rFonts w:ascii="MinionPro" w:hAnsi="MinionPro"/>
                <w:sz w:val="18"/>
                <w:szCs w:val="18"/>
              </w:rPr>
            </w:rPrChange>
          </w:rPr>
          <w:t>development of IA or type 1 diabetes</w:t>
        </w:r>
      </w:ins>
      <w:ins w:id="415" w:author="Tim Vigers" w:date="2020-08-09T12:46:00Z">
        <w:r w:rsidR="00F94EF7" w:rsidRPr="002C66A2">
          <w:rPr>
            <w:rFonts w:asciiTheme="minorHAnsi" w:hAnsiTheme="minorHAnsi"/>
            <w:rPrChange w:id="416" w:author="Tim Vigers" w:date="2020-08-09T12:51:00Z">
              <w:rPr>
                <w:rFonts w:ascii="MinionPro" w:hAnsi="MinionPro"/>
                <w:sz w:val="18"/>
                <w:szCs w:val="18"/>
              </w:rPr>
            </w:rPrChange>
          </w:rPr>
          <w:t xml:space="preserve">. </w:t>
        </w:r>
      </w:ins>
      <w:ins w:id="417" w:author="Tim Vigers" w:date="2020-08-09T12:47:00Z">
        <w:r w:rsidR="0088545B" w:rsidRPr="002C66A2">
          <w:rPr>
            <w:rFonts w:asciiTheme="minorHAnsi" w:hAnsiTheme="minorHAnsi"/>
            <w:rPrChange w:id="418" w:author="Tim Vigers" w:date="2020-08-09T12:51:00Z">
              <w:rPr>
                <w:rFonts w:ascii="MinionPro" w:hAnsi="MinionPro"/>
                <w:sz w:val="18"/>
                <w:szCs w:val="18"/>
              </w:rPr>
            </w:rPrChange>
          </w:rPr>
          <w:t>A “</w:t>
        </w:r>
        <w:r w:rsidR="0088545B" w:rsidRPr="002C66A2">
          <w:rPr>
            <w:rFonts w:asciiTheme="minorHAnsi" w:hAnsiTheme="minorHAnsi"/>
            <w:rPrChange w:id="419" w:author="Tim Vigers" w:date="2020-08-09T12:51:00Z">
              <w:rPr>
                <w:rFonts w:ascii="MinionPro" w:hAnsi="MinionPro"/>
                <w:sz w:val="18"/>
                <w:szCs w:val="18"/>
              </w:rPr>
            </w:rPrChange>
          </w:rPr>
          <w:t xml:space="preserve">nested case-control biomarker study was designed using risk set sampling to select three controls per IA case (n </w:t>
        </w:r>
        <w:r w:rsidR="0088545B" w:rsidRPr="002C66A2">
          <w:rPr>
            <w:rFonts w:asciiTheme="minorHAnsi" w:hAnsiTheme="minorHAnsi"/>
            <w:rPrChange w:id="420" w:author="Tim Vigers" w:date="2020-08-09T12:51:00Z">
              <w:rPr>
                <w:rFonts w:ascii="EuclidSymbol" w:hAnsi="EuclidSymbol"/>
                <w:sz w:val="18"/>
                <w:szCs w:val="18"/>
              </w:rPr>
            </w:rPrChange>
          </w:rPr>
          <w:t xml:space="preserve">= </w:t>
        </w:r>
        <w:r w:rsidR="0088545B" w:rsidRPr="002C66A2">
          <w:rPr>
            <w:rFonts w:asciiTheme="minorHAnsi" w:hAnsiTheme="minorHAnsi"/>
            <w:rPrChange w:id="421" w:author="Tim Vigers" w:date="2020-08-09T12:51:00Z">
              <w:rPr>
                <w:rFonts w:ascii="MinionPro" w:hAnsi="MinionPro"/>
                <w:sz w:val="18"/>
                <w:szCs w:val="18"/>
              </w:rPr>
            </w:rPrChange>
          </w:rPr>
          <w:t>418) that had developed in TEDDY as of May 2012. Eligible controls were autoantibody-negative at the case’s event age, and further matched on clinical center, sex, and family history of type 1 diabetes</w:t>
        </w:r>
        <w:r w:rsidR="00A1547B" w:rsidRPr="002C66A2">
          <w:rPr>
            <w:rFonts w:asciiTheme="minorHAnsi" w:hAnsiTheme="minorHAnsi"/>
            <w:rPrChange w:id="422" w:author="Tim Vigers" w:date="2020-08-09T12:51:00Z">
              <w:rPr/>
            </w:rPrChange>
          </w:rPr>
          <w:t>.”</w:t>
        </w:r>
      </w:ins>
      <w:r w:rsidR="008E5120" w:rsidRPr="002C66A2">
        <w:rPr>
          <w:rFonts w:asciiTheme="minorHAnsi" w:hAnsiTheme="minorHAnsi"/>
          <w:rPrChange w:id="423" w:author="Tim Vigers" w:date="2020-08-09T12:51:00Z">
            <w:rPr/>
          </w:rPrChange>
        </w:rPr>
        <w:fldChar w:fldCharType="begin"/>
      </w:r>
      <w:r w:rsidR="008E5120" w:rsidRPr="002C66A2">
        <w:rPr>
          <w:rFonts w:asciiTheme="minorHAnsi" w:hAnsiTheme="minorHAnsi"/>
          <w:rPrChange w:id="424" w:author="Tim Vigers" w:date="2020-08-09T12:51:00Z">
            <w:rPr/>
          </w:rPrChange>
        </w:rPr>
        <w:instrText xml:space="preserve"> ADDIN ZOTERO_ITEM CSL_CITATION {"citationID":"lH1VdrbM","properties":{"formattedCitation":"\\super 27\\nosupersub{}","plainCitation":"27","noteIndex":0},"citationItems":[{"id":273,"uris":["http://zotero.org/users/5622226/items/G7QHI4BG"],"uri":["http://zotero.org/users/5622226/items/G7QHI4BG"],"itemData":{"id":273,"type":"article-journal","container-title":"Scientific Reports","DOI":"10.1038/s41598-019-51251-4","ISSN":"2045-2322","issue":"1","journalAbbreviation":"Sci Rep","language":"en","page":"14819","source":"DOI.org (Crossref)","title":"Metabolite-related dietary patterns and the development of islet autoimmunity","volume":"9","author":[{"family":"Johnson","given":"Randi K."},{"family":"Vanderlinden","given":"Lauren"},{"family":"DeFelice","given":"Brian C."},{"family":"Kechris","given":"Katerina"},{"family":"Uusitalo","given":"Ulla"},{"family":"Fiehn","given":"Oliver"},{"family":"Sontag","given":"Marci"},{"family":"Crume","given":"Tessa"},{"family":"Beyerlein","given":"Andreas"},{"family":"Lernmark","given":"Åke"},{"family":"Toppari","given":"Jorma"},{"family":"Ziegler","given":"Anette-G."},{"family":"She","given":"Jin-Xiong"},{"family":"Hagopian","given":"William"},{"family":"Rewers","given":"Marian"},{"family":"Akolkar","given":"Beena"},{"family":"Krischer","given":"Jeffrey"},{"family":"Virtanen","given":"Suvi M."},{"family":"Norris","given":"Jill M."}],"issued":{"date-parts":[["2019",12]]}}}],"schema":"https://github.com/citation-style-language/schema/raw/master/csl-citation.json"} </w:instrText>
      </w:r>
      <w:r w:rsidR="008E5120" w:rsidRPr="002C66A2">
        <w:rPr>
          <w:rFonts w:asciiTheme="minorHAnsi" w:hAnsiTheme="minorHAnsi"/>
          <w:rPrChange w:id="425" w:author="Tim Vigers" w:date="2020-08-09T12:51:00Z">
            <w:rPr/>
          </w:rPrChange>
        </w:rPr>
        <w:fldChar w:fldCharType="separate"/>
      </w:r>
      <w:r w:rsidR="008E5120" w:rsidRPr="002C66A2">
        <w:rPr>
          <w:rFonts w:asciiTheme="minorHAnsi" w:hAnsiTheme="minorHAnsi"/>
          <w:vertAlign w:val="superscript"/>
          <w:rPrChange w:id="426" w:author="Tim Vigers" w:date="2020-08-09T12:51:00Z">
            <w:rPr>
              <w:rFonts w:ascii="Times New Roman" w:hAnsi="Times New Roman" w:cs="Times New Roman"/>
              <w:color w:val="auto"/>
              <w:sz w:val="24"/>
              <w:vertAlign w:val="superscript"/>
            </w:rPr>
          </w:rPrChange>
        </w:rPr>
        <w:t>27</w:t>
      </w:r>
      <w:r w:rsidR="008E5120" w:rsidRPr="002C66A2">
        <w:rPr>
          <w:rFonts w:asciiTheme="minorHAnsi" w:hAnsiTheme="minorHAnsi"/>
          <w:rPrChange w:id="427" w:author="Tim Vigers" w:date="2020-08-09T12:51:00Z">
            <w:rPr/>
          </w:rPrChange>
        </w:rPr>
        <w:fldChar w:fldCharType="end"/>
      </w:r>
      <w:ins w:id="428" w:author="Tim Vigers" w:date="2020-08-09T12:48:00Z">
        <w:r w:rsidR="00D10EEF" w:rsidRPr="002C66A2">
          <w:rPr>
            <w:rFonts w:asciiTheme="minorHAnsi" w:hAnsiTheme="minorHAnsi"/>
            <w:rPrChange w:id="429" w:author="Tim Vigers" w:date="2020-08-09T12:51:00Z">
              <w:rPr/>
            </w:rPrChange>
          </w:rPr>
          <w:t xml:space="preserve"> </w:t>
        </w:r>
        <w:r w:rsidR="007913FE" w:rsidRPr="002C66A2">
          <w:rPr>
            <w:rFonts w:asciiTheme="minorHAnsi" w:hAnsiTheme="minorHAnsi"/>
            <w:rPrChange w:id="430" w:author="Tim Vigers" w:date="2020-08-09T12:51:00Z">
              <w:rPr/>
            </w:rPrChange>
          </w:rPr>
          <w:t>Partic</w:t>
        </w:r>
        <w:r w:rsidR="00D44941" w:rsidRPr="002C66A2">
          <w:rPr>
            <w:rFonts w:asciiTheme="minorHAnsi" w:hAnsiTheme="minorHAnsi"/>
            <w:rPrChange w:id="431" w:author="Tim Vigers" w:date="2020-08-09T12:51:00Z">
              <w:rPr/>
            </w:rPrChange>
          </w:rPr>
          <w:t>ipants with</w:t>
        </w:r>
      </w:ins>
      <w:ins w:id="432" w:author="Tim Vigers" w:date="2020-08-09T12:50:00Z">
        <w:r w:rsidR="00E13F1D" w:rsidRPr="002C66A2">
          <w:rPr>
            <w:rFonts w:asciiTheme="minorHAnsi" w:hAnsiTheme="minorHAnsi"/>
            <w:rPrChange w:id="433" w:author="Tim Vigers" w:date="2020-08-09T12:51:00Z">
              <w:rPr/>
            </w:rPrChange>
          </w:rPr>
          <w:t xml:space="preserve"> both</w:t>
        </w:r>
      </w:ins>
      <w:ins w:id="434" w:author="Tim Vigers" w:date="2020-08-09T12:48:00Z">
        <w:r w:rsidR="00D44941" w:rsidRPr="002C66A2">
          <w:rPr>
            <w:rFonts w:asciiTheme="minorHAnsi" w:hAnsiTheme="minorHAnsi"/>
            <w:rPrChange w:id="435" w:author="Tim Vigers" w:date="2020-08-09T12:51:00Z">
              <w:rPr/>
            </w:rPrChange>
          </w:rPr>
          <w:t xml:space="preserve"> methylation </w:t>
        </w:r>
      </w:ins>
      <w:ins w:id="436" w:author="Tim Vigers" w:date="2020-08-09T12:49:00Z">
        <w:r w:rsidR="005036A2" w:rsidRPr="002C66A2">
          <w:rPr>
            <w:rFonts w:asciiTheme="minorHAnsi" w:hAnsiTheme="minorHAnsi"/>
            <w:rPrChange w:id="437" w:author="Tim Vigers" w:date="2020-08-09T12:51:00Z">
              <w:rPr/>
            </w:rPrChange>
          </w:rPr>
          <w:t>measures</w:t>
        </w:r>
        <w:r w:rsidR="009719F8" w:rsidRPr="002C66A2">
          <w:rPr>
            <w:rFonts w:asciiTheme="minorHAnsi" w:hAnsiTheme="minorHAnsi"/>
            <w:rPrChange w:id="438" w:author="Tim Vigers" w:date="2020-08-09T12:51:00Z">
              <w:rPr/>
            </w:rPrChange>
          </w:rPr>
          <w:t xml:space="preserve"> from DAISY</w:t>
        </w:r>
        <w:r w:rsidR="005036A2" w:rsidRPr="002C66A2">
          <w:rPr>
            <w:rFonts w:asciiTheme="minorHAnsi" w:hAnsiTheme="minorHAnsi"/>
            <w:rPrChange w:id="439" w:author="Tim Vigers" w:date="2020-08-09T12:51:00Z">
              <w:rPr/>
            </w:rPrChange>
          </w:rPr>
          <w:t xml:space="preserve"> </w:t>
        </w:r>
      </w:ins>
      <w:ins w:id="440" w:author="Tim Vigers" w:date="2020-08-09T12:48:00Z">
        <w:r w:rsidR="00D44941" w:rsidRPr="002C66A2">
          <w:rPr>
            <w:rFonts w:asciiTheme="minorHAnsi" w:hAnsiTheme="minorHAnsi"/>
            <w:rPrChange w:id="441" w:author="Tim Vigers" w:date="2020-08-09T12:51:00Z">
              <w:rPr/>
            </w:rPrChange>
          </w:rPr>
          <w:t>and m</w:t>
        </w:r>
      </w:ins>
      <w:ins w:id="442" w:author="Tim Vigers" w:date="2020-08-09T12:49:00Z">
        <w:r w:rsidR="00D44941" w:rsidRPr="002C66A2">
          <w:rPr>
            <w:rFonts w:asciiTheme="minorHAnsi" w:hAnsiTheme="minorHAnsi"/>
            <w:rPrChange w:id="443" w:author="Tim Vigers" w:date="2020-08-09T12:51:00Z">
              <w:rPr/>
            </w:rPrChange>
          </w:rPr>
          <w:t>etabolomic</w:t>
        </w:r>
        <w:r w:rsidR="005036A2" w:rsidRPr="002C66A2">
          <w:rPr>
            <w:rFonts w:asciiTheme="minorHAnsi" w:hAnsiTheme="minorHAnsi"/>
            <w:rPrChange w:id="444" w:author="Tim Vigers" w:date="2020-08-09T12:51:00Z">
              <w:rPr/>
            </w:rPrChange>
          </w:rPr>
          <w:t xml:space="preserve"> measures from the TEDDY biomarker study </w:t>
        </w:r>
        <w:r w:rsidR="008752DA" w:rsidRPr="002C66A2">
          <w:rPr>
            <w:rFonts w:asciiTheme="minorHAnsi" w:hAnsiTheme="minorHAnsi"/>
            <w:rPrChange w:id="445" w:author="Tim Vigers" w:date="2020-08-09T12:51:00Z">
              <w:rPr/>
            </w:rPrChange>
          </w:rPr>
          <w:t>w</w:t>
        </w:r>
        <w:r w:rsidR="009F7DF0" w:rsidRPr="002C66A2">
          <w:rPr>
            <w:rFonts w:asciiTheme="minorHAnsi" w:hAnsiTheme="minorHAnsi"/>
            <w:rPrChange w:id="446" w:author="Tim Vigers" w:date="2020-08-09T12:51:00Z">
              <w:rPr/>
            </w:rPrChange>
          </w:rPr>
          <w:t xml:space="preserve">ill be </w:t>
        </w:r>
        <w:r w:rsidR="00DE4EE2" w:rsidRPr="002C66A2">
          <w:rPr>
            <w:rFonts w:asciiTheme="minorHAnsi" w:hAnsiTheme="minorHAnsi"/>
            <w:rPrChange w:id="447" w:author="Tim Vigers" w:date="2020-08-09T12:51:00Z">
              <w:rPr/>
            </w:rPrChange>
          </w:rPr>
          <w:t>included in these analys</w:t>
        </w:r>
      </w:ins>
      <w:ins w:id="448" w:author="Tim Vigers" w:date="2020-08-09T12:50:00Z">
        <w:r w:rsidR="00B3680C" w:rsidRPr="002C66A2">
          <w:rPr>
            <w:rFonts w:asciiTheme="minorHAnsi" w:hAnsiTheme="minorHAnsi"/>
            <w:rPrChange w:id="449" w:author="Tim Vigers" w:date="2020-08-09T12:51:00Z">
              <w:rPr/>
            </w:rPrChange>
          </w:rPr>
          <w:t>e</w:t>
        </w:r>
      </w:ins>
      <w:ins w:id="450" w:author="Tim Vigers" w:date="2020-08-09T12:49:00Z">
        <w:r w:rsidR="00DE4EE2" w:rsidRPr="002C66A2">
          <w:rPr>
            <w:rFonts w:asciiTheme="minorHAnsi" w:hAnsiTheme="minorHAnsi"/>
            <w:rPrChange w:id="451" w:author="Tim Vigers" w:date="2020-08-09T12:51:00Z">
              <w:rPr/>
            </w:rPrChange>
          </w:rPr>
          <w:t>s.</w:t>
        </w:r>
      </w:ins>
    </w:p>
    <w:p w14:paraId="72D67101" w14:textId="77777777" w:rsidR="00E5250C" w:rsidRPr="00255520" w:rsidRDefault="00E5250C" w:rsidP="00C77B6F">
      <w:pPr>
        <w:pStyle w:val="Heading2"/>
        <w:rPr>
          <w:rFonts w:ascii="Calibri" w:eastAsiaTheme="minorEastAsia" w:hAnsi="Calibri" w:cs="Calibri"/>
          <w:u w:val="single"/>
        </w:rPr>
      </w:pPr>
      <w:bookmarkStart w:id="452" w:name="_Toc47869930"/>
      <w:r w:rsidRPr="00255520">
        <w:rPr>
          <w:rFonts w:ascii="Calibri" w:eastAsiaTheme="minorEastAsia" w:hAnsi="Calibri" w:cs="Calibri"/>
          <w:u w:val="single"/>
        </w:rPr>
        <w:t>Methylation</w:t>
      </w:r>
      <w:bookmarkEnd w:id="452"/>
    </w:p>
    <w:p w14:paraId="32BAE234" w14:textId="77777777" w:rsidR="00B852D6" w:rsidRDefault="00B852D6" w:rsidP="00132235"/>
    <w:p w14:paraId="780A56CA" w14:textId="5225D132" w:rsidR="00132235" w:rsidRDefault="007853A8" w:rsidP="00B852D6">
      <w:pPr>
        <w:ind w:firstLine="720"/>
      </w:pPr>
      <w:r>
        <w:t xml:space="preserve">DNA methylation </w:t>
      </w:r>
      <w:r w:rsidR="00C25886">
        <w:t xml:space="preserve">was </w:t>
      </w:r>
      <w:r w:rsidR="00CE11D3">
        <w:t>measured in peripheral whole blood</w:t>
      </w:r>
      <w:r w:rsidR="00B6322E">
        <w:t>, and study participants were split into two groups</w:t>
      </w:r>
      <w:r w:rsidR="001D4B3D">
        <w:t xml:space="preserve">. </w:t>
      </w:r>
      <w:r w:rsidR="004F2963">
        <w:t>One group</w:t>
      </w:r>
      <w:r w:rsidR="00B74A78">
        <w:t xml:space="preserve"> was measured </w:t>
      </w:r>
      <w:r w:rsidR="00B74A78" w:rsidRPr="00B74A78">
        <w:t xml:space="preserve">﻿using the Infinium HumanMethylation450K </w:t>
      </w:r>
      <w:proofErr w:type="spellStart"/>
      <w:r w:rsidR="00B74A78" w:rsidRPr="00B74A78">
        <w:t>Beadchip</w:t>
      </w:r>
      <w:proofErr w:type="spellEnd"/>
      <w:r w:rsidR="00B74A78" w:rsidRPr="00B74A78">
        <w:t xml:space="preserve"> (“450 K”)</w:t>
      </w:r>
      <w:r w:rsidR="00451486">
        <w:t xml:space="preserve"> and the other using </w:t>
      </w:r>
      <w:r w:rsidR="00C378FD" w:rsidRPr="00C378FD">
        <w:t xml:space="preserve">﻿the Infinium </w:t>
      </w:r>
      <w:proofErr w:type="spellStart"/>
      <w:r w:rsidR="00C378FD" w:rsidRPr="00C378FD">
        <w:t>MethylationEPIC</w:t>
      </w:r>
      <w:proofErr w:type="spellEnd"/>
      <w:r w:rsidR="00C378FD" w:rsidRPr="00C378FD">
        <w:t xml:space="preserve"> </w:t>
      </w:r>
      <w:proofErr w:type="spellStart"/>
      <w:r w:rsidR="00C378FD" w:rsidRPr="00C378FD">
        <w:t>Beadchip</w:t>
      </w:r>
      <w:proofErr w:type="spellEnd"/>
      <w:r w:rsidR="00C378FD" w:rsidRPr="00C378FD">
        <w:t xml:space="preserve"> (“EPIC”)</w:t>
      </w:r>
      <w:r w:rsidR="00C378FD">
        <w:t>.</w:t>
      </w:r>
      <w:r w:rsidR="00A13D69">
        <w:fldChar w:fldCharType="begin"/>
      </w:r>
      <w:r w:rsidR="00AE2DB0">
        <w:instrText xml:space="preserve"> ADDIN ZOTERO_ITEM CSL_CITATION {"citationID":"cZPYHpTi","properties":{"formattedCitation":"\\super 14\\nosupersub{}","plainCitation":"14","noteIndex":0},"citationItems":[{"id":"IOO5UE9A/Amt8l1FW","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Reports","id":"h8769NE6/m7MeedPR","issue":"1","issued":{"date-parts":[["2020"]]},"page":"1-13","title":"Longitudinal DNA methylation differences precede type 1 diabetes","type":"article-journal","volume":"10"}}],"schema":"https://github.com/citation-style-language/schema/raw/master/csl-citation.json"} </w:instrText>
      </w:r>
      <w:r w:rsidR="00A13D69">
        <w:fldChar w:fldCharType="separate"/>
      </w:r>
      <w:r w:rsidR="004F7371" w:rsidRPr="004F7371">
        <w:rPr>
          <w:rFonts w:ascii="Calibri" w:cs="Calibri"/>
          <w:vertAlign w:val="superscript"/>
        </w:rPr>
        <w:t>14</w:t>
      </w:r>
      <w:r w:rsidR="00A13D69">
        <w:fldChar w:fldCharType="end"/>
      </w:r>
      <w:r w:rsidR="005C2A65">
        <w:t xml:space="preserve"> </w:t>
      </w:r>
      <w:r w:rsidR="00A661C6">
        <w:t xml:space="preserve">Measurement </w:t>
      </w:r>
      <w:r w:rsidR="009D7E04">
        <w:t>platform w</w:t>
      </w:r>
      <w:r w:rsidR="00992698">
        <w:t xml:space="preserve">ill be included as a </w:t>
      </w:r>
      <w:r w:rsidR="0054740E">
        <w:t>covariate in all linear model</w:t>
      </w:r>
      <w:r w:rsidR="001A2103">
        <w:t>s</w:t>
      </w:r>
      <w:r w:rsidR="0058113E">
        <w:t xml:space="preserve">, in order to adjust for potential </w:t>
      </w:r>
      <w:r w:rsidR="00D77642">
        <w:t xml:space="preserve">platform </w:t>
      </w:r>
      <w:r w:rsidR="0058113E">
        <w:t>differences</w:t>
      </w:r>
      <w:r w:rsidR="0036112A">
        <w:t>.</w:t>
      </w:r>
      <w:ins w:id="453" w:author="Tim Vigers" w:date="2020-08-08T14:36:00Z">
        <w:r w:rsidR="001D13EE">
          <w:t xml:space="preserve"> Measurements were collected at up</w:t>
        </w:r>
      </w:ins>
      <w:ins w:id="454" w:author="Tim Vigers" w:date="2020-08-08T14:37:00Z">
        <w:r w:rsidR="001D13EE">
          <w:t xml:space="preserve"> to five time points prior to diagnosis, but </w:t>
        </w:r>
        <w:r w:rsidR="00AF45C6">
          <w:t xml:space="preserve">we will </w:t>
        </w:r>
      </w:ins>
      <w:ins w:id="455" w:author="Tim Vigers" w:date="2020-08-08T14:38:00Z">
        <w:r w:rsidR="001C1CA0">
          <w:t>examine</w:t>
        </w:r>
      </w:ins>
      <w:ins w:id="456" w:author="Tim Vigers" w:date="2020-08-08T14:37:00Z">
        <w:r w:rsidR="00AF45C6">
          <w:t xml:space="preserve"> only a c</w:t>
        </w:r>
      </w:ins>
      <w:ins w:id="457" w:author="Tim Vigers" w:date="2020-08-08T14:38:00Z">
        <w:r w:rsidR="002D1E32">
          <w:t>ro</w:t>
        </w:r>
        <w:r w:rsidR="00AF45C6">
          <w:t>ss-section</w:t>
        </w:r>
        <w:r w:rsidR="00A6786D">
          <w:t xml:space="preserve">al </w:t>
        </w:r>
        <w:r w:rsidR="00AF6C80">
          <w:t xml:space="preserve">cohort at the </w:t>
        </w:r>
        <w:r w:rsidR="00525603">
          <w:t>seroconversion visit.</w:t>
        </w:r>
      </w:ins>
    </w:p>
    <w:p w14:paraId="716746A7" w14:textId="77777777" w:rsidR="00132235" w:rsidRPr="00132235" w:rsidRDefault="00132235" w:rsidP="00132235"/>
    <w:p w14:paraId="02B36438" w14:textId="70B86BDF" w:rsidR="00D51083" w:rsidDel="00440176" w:rsidRDefault="00E5250C" w:rsidP="00C77B6F">
      <w:pPr>
        <w:pStyle w:val="Heading2"/>
        <w:rPr>
          <w:del w:id="458" w:author="Tim Vigers" w:date="2020-08-09T11:36:00Z"/>
          <w:rFonts w:ascii="Calibri" w:eastAsiaTheme="minorEastAsia" w:hAnsi="Calibri" w:cs="Calibri"/>
          <w:u w:val="single"/>
        </w:rPr>
      </w:pPr>
      <w:bookmarkStart w:id="459" w:name="_Toc47869931"/>
      <w:r w:rsidRPr="00255520">
        <w:rPr>
          <w:rFonts w:ascii="Calibri" w:eastAsiaTheme="minorEastAsia" w:hAnsi="Calibri" w:cs="Calibri"/>
          <w:u w:val="single"/>
        </w:rPr>
        <w:t>Metabolomics</w:t>
      </w:r>
      <w:bookmarkEnd w:id="459"/>
    </w:p>
    <w:p w14:paraId="3BF08B5D" w14:textId="44D06734" w:rsidR="00D51083" w:rsidRDefault="00D51083" w:rsidP="00C77B6F">
      <w:pPr>
        <w:pStyle w:val="Heading2"/>
        <w:rPr>
          <w:ins w:id="460" w:author="Tim Vigers" w:date="2020-08-08T14:38:00Z"/>
          <w:rFonts w:ascii="Calibri" w:eastAsiaTheme="minorEastAsia" w:hAnsi="Calibri" w:cs="Calibri"/>
          <w:u w:val="single"/>
        </w:rPr>
      </w:pPr>
    </w:p>
    <w:p w14:paraId="0A1403BF" w14:textId="63603254" w:rsidR="00E52D91" w:rsidRPr="00625642" w:rsidDel="00625642" w:rsidRDefault="00E52D91">
      <w:pPr>
        <w:pStyle w:val="NormalWeb"/>
        <w:shd w:val="clear" w:color="auto" w:fill="FFFFFF"/>
        <w:rPr>
          <w:del w:id="461" w:author="Tim Vigers" w:date="2020-08-08T14:45:00Z"/>
          <w:rPrChange w:id="462" w:author="Tim Vigers" w:date="2020-08-08T14:45:00Z">
            <w:rPr>
              <w:del w:id="463" w:author="Tim Vigers" w:date="2020-08-08T14:45:00Z"/>
              <w:rFonts w:ascii="Calibri" w:eastAsiaTheme="minorEastAsia" w:hAnsi="Calibri" w:cs="Calibri"/>
              <w:u w:val="single"/>
            </w:rPr>
          </w:rPrChange>
        </w:rPr>
        <w:pPrChange w:id="464" w:author="Tim Vigers" w:date="2020-08-08T14:45:00Z">
          <w:pPr>
            <w:pStyle w:val="Heading2"/>
          </w:pPr>
        </w:pPrChange>
      </w:pPr>
      <w:ins w:id="465" w:author="Tim Vigers" w:date="2020-08-08T14:38:00Z">
        <w:r>
          <w:tab/>
        </w:r>
      </w:ins>
      <w:ins w:id="466" w:author="Tim Vigers" w:date="2020-08-08T14:39:00Z">
        <w:r w:rsidR="00AA2DD2" w:rsidRPr="003012BD">
          <w:rPr>
            <w:rFonts w:asciiTheme="minorHAnsi" w:hAnsiTheme="minorHAnsi" w:cstheme="minorHAnsi"/>
            <w:rPrChange w:id="467" w:author="Tim Vigers" w:date="2020-08-08T14:45:00Z">
              <w:rPr/>
            </w:rPrChange>
          </w:rPr>
          <w:t>Metabolites and complex lipids at seroconversion were</w:t>
        </w:r>
        <w:r w:rsidR="00016E43" w:rsidRPr="003012BD">
          <w:rPr>
            <w:rFonts w:asciiTheme="minorHAnsi" w:hAnsiTheme="minorHAnsi" w:cstheme="minorHAnsi"/>
            <w:rPrChange w:id="468" w:author="Tim Vigers" w:date="2020-08-08T14:45:00Z">
              <w:rPr/>
            </w:rPrChange>
          </w:rPr>
          <w:t xml:space="preserve"> qua</w:t>
        </w:r>
      </w:ins>
      <w:ins w:id="469" w:author="Tim Vigers" w:date="2020-08-08T14:40:00Z">
        <w:r w:rsidR="005750D3" w:rsidRPr="003012BD">
          <w:rPr>
            <w:rFonts w:asciiTheme="minorHAnsi" w:hAnsiTheme="minorHAnsi" w:cstheme="minorHAnsi"/>
            <w:rPrChange w:id="470" w:author="Tim Vigers" w:date="2020-08-08T14:45:00Z">
              <w:rPr/>
            </w:rPrChange>
          </w:rPr>
          <w:t>n</w:t>
        </w:r>
      </w:ins>
      <w:ins w:id="471" w:author="Tim Vigers" w:date="2020-08-08T14:39:00Z">
        <w:r w:rsidR="00016E43" w:rsidRPr="003012BD">
          <w:rPr>
            <w:rFonts w:asciiTheme="minorHAnsi" w:hAnsiTheme="minorHAnsi" w:cstheme="minorHAnsi"/>
            <w:rPrChange w:id="472" w:author="Tim Vigers" w:date="2020-08-08T14:45:00Z">
              <w:rPr/>
            </w:rPrChange>
          </w:rPr>
          <w:t>tified</w:t>
        </w:r>
        <w:r w:rsidR="00AA2DD2" w:rsidRPr="003012BD">
          <w:rPr>
            <w:rFonts w:asciiTheme="minorHAnsi" w:hAnsiTheme="minorHAnsi" w:cstheme="minorHAnsi"/>
            <w:rPrChange w:id="473" w:author="Tim Vigers" w:date="2020-08-08T14:45:00Z">
              <w:rPr/>
            </w:rPrChange>
          </w:rPr>
          <w:t xml:space="preserve"> </w:t>
        </w:r>
        <w:r w:rsidR="00E51442" w:rsidRPr="003012BD">
          <w:rPr>
            <w:rFonts w:asciiTheme="minorHAnsi" w:hAnsiTheme="minorHAnsi" w:cstheme="minorHAnsi"/>
            <w:rPrChange w:id="474" w:author="Tim Vigers" w:date="2020-08-08T14:45:00Z">
              <w:rPr>
                <w:rFonts w:ascii="MinionPro" w:hAnsi="MinionPro"/>
                <w:sz w:val="18"/>
                <w:szCs w:val="18"/>
              </w:rPr>
            </w:rPrChange>
          </w:rPr>
          <w:t>using</w:t>
        </w:r>
      </w:ins>
      <w:ins w:id="475" w:author="Tim Vigers" w:date="2020-08-08T14:40:00Z">
        <w:r w:rsidR="005750D3" w:rsidRPr="003012BD">
          <w:rPr>
            <w:rFonts w:asciiTheme="minorHAnsi" w:hAnsiTheme="minorHAnsi" w:cstheme="minorHAnsi"/>
            <w:rPrChange w:id="476" w:author="Tim Vigers" w:date="2020-08-08T14:45:00Z">
              <w:rPr>
                <w:rFonts w:ascii="MinionPro" w:hAnsi="MinionPro"/>
                <w:sz w:val="18"/>
                <w:szCs w:val="18"/>
              </w:rPr>
            </w:rPrChange>
          </w:rPr>
          <w:t xml:space="preserve"> </w:t>
        </w:r>
        <w:r w:rsidR="005750D3" w:rsidRPr="003012BD">
          <w:rPr>
            <w:rFonts w:asciiTheme="minorHAnsi" w:hAnsiTheme="minorHAnsi" w:cstheme="minorHAnsi"/>
            <w:rPrChange w:id="477" w:author="Tim Vigers" w:date="2020-08-08T14:45:00Z">
              <w:rPr>
                <w:rFonts w:ascii="Times New Roman" w:eastAsia="Times New Roman" w:hAnsi="Times New Roman" w:cs="Times New Roman"/>
              </w:rPr>
            </w:rPrChange>
          </w:rPr>
          <w:t>gas chromatography/time-of-flight mass spectrometry</w:t>
        </w:r>
      </w:ins>
      <w:ins w:id="478" w:author="Tim Vigers" w:date="2020-08-08T14:39:00Z">
        <w:r w:rsidR="00E51442" w:rsidRPr="003012BD">
          <w:rPr>
            <w:rFonts w:asciiTheme="minorHAnsi" w:hAnsiTheme="minorHAnsi" w:cstheme="minorHAnsi"/>
            <w:rPrChange w:id="479" w:author="Tim Vigers" w:date="2020-08-08T14:45:00Z">
              <w:rPr>
                <w:rFonts w:ascii="MinionPro" w:hAnsi="MinionPro"/>
                <w:sz w:val="18"/>
                <w:szCs w:val="18"/>
              </w:rPr>
            </w:rPrChange>
          </w:rPr>
          <w:t xml:space="preserve"> </w:t>
        </w:r>
      </w:ins>
      <w:ins w:id="480" w:author="Tim Vigers" w:date="2020-08-08T14:40:00Z">
        <w:r w:rsidR="005750D3" w:rsidRPr="003012BD">
          <w:rPr>
            <w:rFonts w:asciiTheme="minorHAnsi" w:hAnsiTheme="minorHAnsi" w:cstheme="minorHAnsi"/>
            <w:rPrChange w:id="481" w:author="Tim Vigers" w:date="2020-08-08T14:45:00Z">
              <w:rPr>
                <w:rFonts w:ascii="MinionPro" w:hAnsi="MinionPro"/>
                <w:sz w:val="18"/>
                <w:szCs w:val="18"/>
              </w:rPr>
            </w:rPrChange>
          </w:rPr>
          <w:t>(</w:t>
        </w:r>
      </w:ins>
      <w:ins w:id="482" w:author="Tim Vigers" w:date="2020-08-08T14:39:00Z">
        <w:r w:rsidR="00E51442" w:rsidRPr="003012BD">
          <w:rPr>
            <w:rFonts w:asciiTheme="minorHAnsi" w:hAnsiTheme="minorHAnsi" w:cstheme="minorHAnsi"/>
            <w:rPrChange w:id="483" w:author="Tim Vigers" w:date="2020-08-08T14:45:00Z">
              <w:rPr>
                <w:rFonts w:ascii="MinionPro" w:hAnsi="MinionPro"/>
                <w:sz w:val="18"/>
                <w:szCs w:val="18"/>
              </w:rPr>
            </w:rPrChange>
          </w:rPr>
          <w:t>GC-TOF MS</w:t>
        </w:r>
      </w:ins>
      <w:ins w:id="484" w:author="Tim Vigers" w:date="2020-08-08T14:40:00Z">
        <w:r w:rsidR="005750D3" w:rsidRPr="003012BD">
          <w:rPr>
            <w:rFonts w:asciiTheme="minorHAnsi" w:hAnsiTheme="minorHAnsi" w:cstheme="minorHAnsi"/>
            <w:rPrChange w:id="485" w:author="Tim Vigers" w:date="2020-08-08T14:45:00Z">
              <w:rPr>
                <w:rFonts w:ascii="MinionPro" w:hAnsi="MinionPro"/>
                <w:sz w:val="18"/>
                <w:szCs w:val="18"/>
              </w:rPr>
            </w:rPrChange>
          </w:rPr>
          <w:t>)</w:t>
        </w:r>
      </w:ins>
      <w:ins w:id="486" w:author="Tim Vigers" w:date="2020-08-08T14:39:00Z">
        <w:r w:rsidR="00E51442" w:rsidRPr="003012BD">
          <w:rPr>
            <w:rFonts w:asciiTheme="minorHAnsi" w:hAnsiTheme="minorHAnsi" w:cstheme="minorHAnsi"/>
            <w:rPrChange w:id="487" w:author="Tim Vigers" w:date="2020-08-08T14:45:00Z">
              <w:rPr>
                <w:rFonts w:ascii="MinionPro" w:hAnsi="MinionPro"/>
                <w:sz w:val="18"/>
                <w:szCs w:val="18"/>
              </w:rPr>
            </w:rPrChange>
          </w:rPr>
          <w:t xml:space="preserve"> and</w:t>
        </w:r>
      </w:ins>
      <w:ins w:id="488" w:author="Tim Vigers" w:date="2020-08-08T14:41:00Z">
        <w:r w:rsidR="009D0014" w:rsidRPr="003012BD">
          <w:rPr>
            <w:rFonts w:asciiTheme="minorHAnsi" w:hAnsiTheme="minorHAnsi" w:cstheme="minorHAnsi"/>
            <w:rPrChange w:id="489" w:author="Tim Vigers" w:date="2020-08-08T14:45:00Z">
              <w:rPr>
                <w:rFonts w:ascii="MinionPro" w:hAnsi="MinionPro"/>
                <w:sz w:val="18"/>
                <w:szCs w:val="18"/>
              </w:rPr>
            </w:rPrChange>
          </w:rPr>
          <w:t xml:space="preserve"> charged surface hybr</w:t>
        </w:r>
      </w:ins>
      <w:ins w:id="490" w:author="Tim Vigers" w:date="2020-08-08T14:42:00Z">
        <w:r w:rsidR="009D0014" w:rsidRPr="003012BD">
          <w:rPr>
            <w:rFonts w:asciiTheme="minorHAnsi" w:hAnsiTheme="minorHAnsi" w:cstheme="minorHAnsi"/>
            <w:rPrChange w:id="491" w:author="Tim Vigers" w:date="2020-08-08T14:45:00Z">
              <w:rPr>
                <w:rFonts w:ascii="MinionPro" w:hAnsi="MinionPro"/>
                <w:sz w:val="18"/>
                <w:szCs w:val="18"/>
              </w:rPr>
            </w:rPrChange>
          </w:rPr>
          <w:t xml:space="preserve">id </w:t>
        </w:r>
        <w:r w:rsidR="004312D0" w:rsidRPr="003012BD">
          <w:rPr>
            <w:rFonts w:asciiTheme="minorHAnsi" w:hAnsiTheme="minorHAnsi" w:cstheme="minorHAnsi"/>
            <w:rPrChange w:id="492" w:author="Tim Vigers" w:date="2020-08-08T14:45:00Z">
              <w:rPr>
                <w:rFonts w:ascii="MinionPro" w:hAnsi="MinionPro"/>
                <w:sz w:val="18"/>
                <w:szCs w:val="18"/>
              </w:rPr>
            </w:rPrChange>
          </w:rPr>
          <w:t>mass spectrometry</w:t>
        </w:r>
      </w:ins>
      <w:ins w:id="493" w:author="Tim Vigers" w:date="2020-08-08T14:39:00Z">
        <w:r w:rsidR="00E51442" w:rsidRPr="003012BD">
          <w:rPr>
            <w:rFonts w:asciiTheme="minorHAnsi" w:hAnsiTheme="minorHAnsi" w:cstheme="minorHAnsi"/>
            <w:rPrChange w:id="494" w:author="Tim Vigers" w:date="2020-08-08T14:45:00Z">
              <w:rPr>
                <w:rFonts w:ascii="MinionPro" w:hAnsi="MinionPro"/>
                <w:sz w:val="18"/>
                <w:szCs w:val="18"/>
              </w:rPr>
            </w:rPrChange>
          </w:rPr>
          <w:t xml:space="preserve"> </w:t>
        </w:r>
      </w:ins>
      <w:ins w:id="495" w:author="Tim Vigers" w:date="2020-08-08T14:42:00Z">
        <w:r w:rsidR="004312D0" w:rsidRPr="003012BD">
          <w:rPr>
            <w:rFonts w:asciiTheme="minorHAnsi" w:hAnsiTheme="minorHAnsi" w:cstheme="minorHAnsi"/>
            <w:rPrChange w:id="496" w:author="Tim Vigers" w:date="2020-08-08T14:45:00Z">
              <w:rPr>
                <w:rFonts w:ascii="MinionPro" w:hAnsi="MinionPro"/>
                <w:sz w:val="18"/>
                <w:szCs w:val="18"/>
              </w:rPr>
            </w:rPrChange>
          </w:rPr>
          <w:t>(</w:t>
        </w:r>
      </w:ins>
      <w:ins w:id="497" w:author="Tim Vigers" w:date="2020-08-08T14:39:00Z">
        <w:r w:rsidR="00E51442" w:rsidRPr="003012BD">
          <w:rPr>
            <w:rFonts w:asciiTheme="minorHAnsi" w:hAnsiTheme="minorHAnsi" w:cstheme="minorHAnsi"/>
            <w:rPrChange w:id="498" w:author="Tim Vigers" w:date="2020-08-08T14:45:00Z">
              <w:rPr>
                <w:rFonts w:ascii="MinionPro" w:hAnsi="MinionPro"/>
                <w:sz w:val="18"/>
                <w:szCs w:val="18"/>
              </w:rPr>
            </w:rPrChange>
          </w:rPr>
          <w:t xml:space="preserve">CSH-QTOF </w:t>
        </w:r>
      </w:ins>
      <w:ins w:id="499" w:author="Tim Vigers" w:date="2020-08-08T14:42:00Z">
        <w:r w:rsidR="0005472A" w:rsidRPr="003012BD">
          <w:rPr>
            <w:rFonts w:asciiTheme="minorHAnsi" w:hAnsiTheme="minorHAnsi" w:cstheme="minorHAnsi"/>
            <w:rPrChange w:id="500" w:author="Tim Vigers" w:date="2020-08-08T14:45:00Z">
              <w:rPr>
                <w:rFonts w:ascii="MinionPro" w:hAnsi="MinionPro"/>
                <w:sz w:val="18"/>
                <w:szCs w:val="18"/>
              </w:rPr>
            </w:rPrChange>
          </w:rPr>
          <w:t>MS</w:t>
        </w:r>
        <w:r w:rsidR="004312D0" w:rsidRPr="003012BD">
          <w:rPr>
            <w:rFonts w:asciiTheme="minorHAnsi" w:hAnsiTheme="minorHAnsi" w:cstheme="minorHAnsi"/>
            <w:rPrChange w:id="501" w:author="Tim Vigers" w:date="2020-08-08T14:45:00Z">
              <w:rPr>
                <w:rFonts w:ascii="MinionPro" w:hAnsi="MinionPro"/>
                <w:sz w:val="18"/>
                <w:szCs w:val="18"/>
              </w:rPr>
            </w:rPrChange>
          </w:rPr>
          <w:t>)</w:t>
        </w:r>
      </w:ins>
      <w:ins w:id="502" w:author="Tim Vigers" w:date="2020-08-08T14:43:00Z">
        <w:r w:rsidR="00E72D7D" w:rsidRPr="003012BD">
          <w:rPr>
            <w:rFonts w:asciiTheme="minorHAnsi" w:hAnsiTheme="minorHAnsi" w:cstheme="minorHAnsi"/>
            <w:rPrChange w:id="503" w:author="Tim Vigers" w:date="2020-08-08T14:45:00Z">
              <w:rPr>
                <w:rFonts w:ascii="MinionPro" w:hAnsi="MinionPro"/>
                <w:sz w:val="18"/>
                <w:szCs w:val="18"/>
              </w:rPr>
            </w:rPrChange>
          </w:rPr>
          <w:t xml:space="preserve"> at the NIH West Coast Metabolomics Center at the University of California, Davis</w:t>
        </w:r>
        <w:r w:rsidR="00E451FD" w:rsidRPr="003012BD">
          <w:rPr>
            <w:rFonts w:asciiTheme="minorHAnsi" w:hAnsiTheme="minorHAnsi" w:cstheme="minorHAnsi"/>
            <w:rPrChange w:id="504" w:author="Tim Vigers" w:date="2020-08-08T14:45:00Z">
              <w:rPr>
                <w:rFonts w:ascii="MinionPro" w:hAnsi="MinionPro"/>
                <w:sz w:val="18"/>
                <w:szCs w:val="18"/>
              </w:rPr>
            </w:rPrChange>
          </w:rPr>
          <w:t>.</w:t>
        </w:r>
      </w:ins>
      <w:ins w:id="505" w:author="Tim Vigers" w:date="2020-08-08T14:44:00Z">
        <w:r w:rsidR="00F05888" w:rsidRPr="003012BD">
          <w:rPr>
            <w:rFonts w:asciiTheme="minorHAnsi" w:hAnsiTheme="minorHAnsi" w:cstheme="minorHAnsi"/>
            <w:rPrChange w:id="506" w:author="Tim Vigers" w:date="2020-08-08T14:45:00Z">
              <w:rPr>
                <w:rFonts w:ascii="MinionPro" w:hAnsi="MinionPro"/>
                <w:sz w:val="18"/>
                <w:szCs w:val="18"/>
              </w:rPr>
            </w:rPrChange>
          </w:rPr>
          <w:t xml:space="preserve"> Data </w:t>
        </w:r>
        <w:r w:rsidR="0073327D" w:rsidRPr="003012BD">
          <w:rPr>
            <w:rFonts w:asciiTheme="minorHAnsi" w:hAnsiTheme="minorHAnsi" w:cstheme="minorHAnsi"/>
            <w:rPrChange w:id="507" w:author="Tim Vigers" w:date="2020-08-08T14:45:00Z">
              <w:rPr>
                <w:rFonts w:ascii="MinionPro" w:hAnsi="MinionPro"/>
                <w:sz w:val="18"/>
                <w:szCs w:val="18"/>
              </w:rPr>
            </w:rPrChange>
          </w:rPr>
          <w:t xml:space="preserve">collection and </w:t>
        </w:r>
        <w:r w:rsidR="00451A3E" w:rsidRPr="003012BD">
          <w:rPr>
            <w:rFonts w:asciiTheme="minorHAnsi" w:hAnsiTheme="minorHAnsi" w:cstheme="minorHAnsi"/>
            <w:rPrChange w:id="508" w:author="Tim Vigers" w:date="2020-08-08T14:45:00Z">
              <w:rPr>
                <w:rFonts w:ascii="MinionPro" w:hAnsi="MinionPro"/>
                <w:sz w:val="18"/>
                <w:szCs w:val="18"/>
              </w:rPr>
            </w:rPrChange>
          </w:rPr>
          <w:t xml:space="preserve">processing are </w:t>
        </w:r>
        <w:r w:rsidR="00F7482E" w:rsidRPr="003012BD">
          <w:rPr>
            <w:rFonts w:asciiTheme="minorHAnsi" w:hAnsiTheme="minorHAnsi" w:cstheme="minorHAnsi"/>
            <w:rPrChange w:id="509" w:author="Tim Vigers" w:date="2020-08-08T14:45:00Z">
              <w:rPr>
                <w:rFonts w:ascii="MinionPro" w:hAnsi="MinionPro"/>
                <w:sz w:val="18"/>
                <w:szCs w:val="18"/>
              </w:rPr>
            </w:rPrChange>
          </w:rPr>
          <w:t>described</w:t>
        </w:r>
        <w:r w:rsidR="00742B39" w:rsidRPr="003012BD">
          <w:rPr>
            <w:rFonts w:asciiTheme="minorHAnsi" w:hAnsiTheme="minorHAnsi" w:cstheme="minorHAnsi"/>
            <w:rPrChange w:id="510" w:author="Tim Vigers" w:date="2020-08-08T14:45:00Z">
              <w:rPr>
                <w:rFonts w:ascii="MinionPro" w:hAnsi="MinionPro"/>
                <w:sz w:val="18"/>
                <w:szCs w:val="18"/>
              </w:rPr>
            </w:rPrChange>
          </w:rPr>
          <w:t xml:space="preserve"> in further detail</w:t>
        </w:r>
        <w:r w:rsidR="00F7482E" w:rsidRPr="003012BD">
          <w:rPr>
            <w:rFonts w:asciiTheme="minorHAnsi" w:hAnsiTheme="minorHAnsi" w:cstheme="minorHAnsi"/>
            <w:rPrChange w:id="511" w:author="Tim Vigers" w:date="2020-08-08T14:45:00Z">
              <w:rPr>
                <w:rFonts w:ascii="MinionPro" w:hAnsi="MinionPro"/>
                <w:sz w:val="18"/>
                <w:szCs w:val="18"/>
              </w:rPr>
            </w:rPrChange>
          </w:rPr>
          <w:t xml:space="preserve"> in </w:t>
        </w:r>
        <w:r w:rsidR="00215E6A" w:rsidRPr="003012BD">
          <w:rPr>
            <w:rFonts w:asciiTheme="minorHAnsi" w:hAnsiTheme="minorHAnsi" w:cstheme="minorHAnsi"/>
            <w:rPrChange w:id="512" w:author="Tim Vigers" w:date="2020-08-08T14:45:00Z">
              <w:rPr>
                <w:rFonts w:ascii="MinionPro" w:hAnsi="MinionPro"/>
                <w:sz w:val="18"/>
                <w:szCs w:val="18"/>
              </w:rPr>
            </w:rPrChange>
          </w:rPr>
          <w:t>Johnson et al. (2019).</w:t>
        </w:r>
      </w:ins>
      <w:r w:rsidR="00625642">
        <w:rPr>
          <w:rFonts w:ascii="MinionPro" w:hAnsi="MinionPro"/>
          <w:sz w:val="18"/>
          <w:szCs w:val="18"/>
        </w:rPr>
        <w:fldChar w:fldCharType="begin"/>
      </w:r>
      <w:r w:rsidR="00625642">
        <w:rPr>
          <w:rFonts w:ascii="MinionPro" w:hAnsi="MinionPro"/>
          <w:sz w:val="18"/>
          <w:szCs w:val="18"/>
        </w:rPr>
        <w:instrText xml:space="preserve"> ADDIN ZOTERO_ITEM CSL_CITATION {"citationID":"Jo6EKhdP","properties":{"formattedCitation":"\\super 27\\nosupersub{}","plainCitation":"27","noteIndex":0},"citationItems":[{"id":273,"uris":["http://zotero.org/users/5622226/items/G7QHI4BG"],"uri":["http://zotero.org/users/5622226/items/G7QHI4BG"],"itemData":{"id":273,"type":"article-journal","container-title":"Scientific Reports","DOI":"10.1038/s41598-019-51251-4","ISSN":"2045-2322","issue":"1","journalAbbreviation":"Sci Rep","language":"en","page":"14819","source":"DOI.org (Crossref)","title":"Metabolite-related dietary patterns and the development of islet autoimmunity","volume":"9","author":[{"family":"Johnson","given":"Randi K."},{"family":"Vanderlinden","given":"Lauren"},{"family":"DeFelice","given":"Brian C."},{"family":"Kechris","given":"Katerina"},{"family":"Uusitalo","given":"Ulla"},{"family":"Fiehn","given":"Oliver"},{"family":"Sontag","given":"Marci"},{"family":"Crume","given":"Tessa"},{"family":"Beyerlein","given":"Andreas"},{"family":"Lernmark","given":"</w:instrText>
      </w:r>
      <w:r w:rsidR="00625642">
        <w:rPr>
          <w:rFonts w:ascii="MinionPro" w:hAnsi="MinionPro" w:hint="eastAsia"/>
          <w:sz w:val="18"/>
          <w:szCs w:val="18"/>
        </w:rPr>
        <w:instrText>Å</w:instrText>
      </w:r>
      <w:r w:rsidR="00625642">
        <w:rPr>
          <w:rFonts w:ascii="MinionPro" w:hAnsi="MinionPro"/>
          <w:sz w:val="18"/>
          <w:szCs w:val="18"/>
        </w:rPr>
        <w:instrText xml:space="preserve">ke"},{"family":"Toppari","given":"Jorma"},{"family":"Ziegler","given":"Anette-G."},{"family":"She","given":"Jin-Xiong"},{"family":"Hagopian","given":"William"},{"family":"Rewers","given":"Marian"},{"family":"Akolkar","given":"Beena"},{"family":"Krischer","given":"Jeffrey"},{"family":"Virtanen","given":"Suvi M."},{"family":"Norris","given":"Jill M."}],"issued":{"date-parts":[["2019",12]]}}}],"schema":"https://github.com/citation-style-language/schema/raw/master/csl-citation.json"} </w:instrText>
      </w:r>
      <w:r w:rsidR="00625642">
        <w:rPr>
          <w:rFonts w:ascii="MinionPro" w:hAnsi="MinionPro"/>
          <w:sz w:val="18"/>
          <w:szCs w:val="18"/>
        </w:rPr>
        <w:fldChar w:fldCharType="separate"/>
      </w:r>
      <w:r w:rsidR="00625642" w:rsidRPr="00625642">
        <w:rPr>
          <w:rFonts w:ascii="MinionPro" w:hAnsi="MinionPro"/>
          <w:sz w:val="18"/>
          <w:vertAlign w:val="superscript"/>
        </w:rPr>
        <w:t>27</w:t>
      </w:r>
      <w:r w:rsidR="00625642">
        <w:rPr>
          <w:rFonts w:ascii="MinionPro" w:hAnsi="MinionPro"/>
          <w:sz w:val="18"/>
          <w:szCs w:val="18"/>
        </w:rPr>
        <w:fldChar w:fldCharType="end"/>
      </w:r>
    </w:p>
    <w:p w14:paraId="1061F529" w14:textId="1906EC1B" w:rsidR="00982DC7" w:rsidRPr="00982DC7" w:rsidRDefault="00982DC7">
      <w:pPr>
        <w:pStyle w:val="NormalWeb"/>
        <w:shd w:val="clear" w:color="auto" w:fill="FFFFFF"/>
        <w:pPrChange w:id="513" w:author="Tim Vigers" w:date="2020-08-08T14:45:00Z">
          <w:pPr/>
        </w:pPrChange>
      </w:pPr>
      <w:del w:id="514" w:author="Tim Vigers" w:date="2020-08-08T14:45:00Z">
        <w:r w:rsidDel="00625642">
          <w:tab/>
        </w:r>
      </w:del>
    </w:p>
    <w:p w14:paraId="07DB5CBC" w14:textId="77777777" w:rsidR="0067296D" w:rsidRPr="00255520" w:rsidRDefault="00C3470E" w:rsidP="00C77B6F">
      <w:pPr>
        <w:pStyle w:val="Heading2"/>
        <w:rPr>
          <w:rFonts w:ascii="Calibri" w:eastAsiaTheme="minorEastAsia" w:hAnsi="Calibri" w:cs="Calibri"/>
          <w:u w:val="single"/>
        </w:rPr>
      </w:pPr>
      <w:bookmarkStart w:id="515" w:name="_Toc47869932"/>
      <w:r w:rsidRPr="00255520">
        <w:rPr>
          <w:rFonts w:ascii="Calibri" w:eastAsiaTheme="minorEastAsia" w:hAnsi="Calibri" w:cs="Calibri"/>
          <w:u w:val="single"/>
        </w:rPr>
        <w:lastRenderedPageBreak/>
        <w:t>Feature Reduction</w:t>
      </w:r>
      <w:bookmarkEnd w:id="515"/>
    </w:p>
    <w:p w14:paraId="49D218CB" w14:textId="77777777" w:rsidR="0067296D" w:rsidRPr="00255520" w:rsidRDefault="0067296D" w:rsidP="00C77B6F">
      <w:pPr>
        <w:pStyle w:val="Heading2"/>
        <w:rPr>
          <w:rFonts w:ascii="Calibri" w:eastAsiaTheme="minorEastAsia" w:hAnsi="Calibri" w:cs="Calibri"/>
          <w:u w:val="single"/>
        </w:rPr>
      </w:pPr>
    </w:p>
    <w:p w14:paraId="7DA6DC9A" w14:textId="127A53C8" w:rsidR="00724F65" w:rsidRDefault="0067296D" w:rsidP="00FD6AB4">
      <w:pPr>
        <w:ind w:firstLine="720"/>
        <w:rPr>
          <w:ins w:id="516" w:author="Tim Vigers" w:date="2020-08-09T10:41:00Z"/>
          <w:rFonts w:ascii="Calibri" w:hAnsi="Calibri" w:cs="Calibri"/>
        </w:rPr>
      </w:pPr>
      <w:r w:rsidRPr="00255520">
        <w:rPr>
          <w:rFonts w:ascii="Calibri" w:hAnsi="Calibri" w:cs="Calibri"/>
        </w:rPr>
        <w:t xml:space="preserve">First, we will select methylation-metabolite pairs by using linear models to correlate all combinations of probe and metabolite. We will also use logistic regression to find probes and metabolites that are significantly associated with the T1D phenotype. </w:t>
      </w:r>
      <w:commentRangeStart w:id="517"/>
      <w:r w:rsidRPr="00255520">
        <w:rPr>
          <w:rFonts w:ascii="Calibri" w:hAnsi="Calibri" w:cs="Calibri"/>
        </w:rPr>
        <w:t xml:space="preserve">Candidate pairs that are strongly associated (nominal p-value &lt; 0.001) and contain either a probe or metabolite (or both) that is significantly associated with the T1D phenotype (nominal p-value &lt; 0.05) will continue on to the next step. We will not adjust these p-values for multiple comparisons because doing is complicated with many correlated variables, and there are no </w:t>
      </w:r>
      <w:commentRangeEnd w:id="517"/>
      <w:r w:rsidR="00817DA6">
        <w:rPr>
          <w:rStyle w:val="CommentReference"/>
        </w:rPr>
        <w:commentReference w:id="517"/>
      </w:r>
      <w:r w:rsidRPr="00255520">
        <w:rPr>
          <w:rFonts w:ascii="Calibri" w:hAnsi="Calibri" w:cs="Calibri"/>
        </w:rPr>
        <w:t>agreed upon best practices</w:t>
      </w:r>
      <w:r w:rsidR="005010B4" w:rsidRPr="00255520">
        <w:rPr>
          <w:rFonts w:ascii="Calibri" w:hAnsi="Calibri" w:cs="Calibri"/>
        </w:rPr>
        <w:t>.</w:t>
      </w:r>
      <w:r w:rsidR="006E265A">
        <w:rPr>
          <w:rFonts w:ascii="Calibri" w:hAnsi="Calibri" w:cs="Calibri"/>
        </w:rPr>
        <w:fldChar w:fldCharType="begin"/>
      </w:r>
      <w:r w:rsidR="00625642">
        <w:rPr>
          <w:rFonts w:ascii="Calibri" w:hAnsi="Calibri" w:cs="Calibri"/>
        </w:rPr>
        <w:instrText xml:space="preserve"> ADDIN ZOTERO_ITEM CSL_CITATION {"citationID":"gM5GV8vq","properties":{"formattedCitation":"\\super 28\\nosupersub{}","plainCitation":"28","noteIndex":0},"citationItems":[{"id":74,"uris":["http://zotero.org/users/5622226/items/FQRETNU7"],"uri":["http://zotero.org/users/5622226/items/FQRETNU7"],"itemData":{"id":74,"type":"article-journal","abstract":"Contemporary genetic association studies may test hundreds of thousands of genetic variants for association, often with multiple binary and continuous traits or under more than one model of inheritance. Many of these association tests may be correlated with one another because of linkage disequilibrium between nearby markers and correlation between traits and models. Permutation tests and simulation-based methods are often employed to adjust groups of correlated tests for multiple testing, since conventional methods such as Bonferroni correction are overly conservative when tests are correlated. We present here a method of computing P values adjusted for correlated tests (PACT) that attains the accuracy of permutation or simulation-based tests in much less computation time, and we show that our method applies to many common association tests that are based on multiple traits, markers, and genetic models. Simulation demonstrates that PACT attains the power of permutation testing and provides a valid adjustment for hundreds of correlated association tests. In data analyzed as part of the Finland–United States Investigation of NIDDM Genetics (FUSION) study, we observe a near one-to-one relationship (r2&gt;.999) between PACT and the corresponding permutation-based P values, achieving the same precision as permutation testing but thousands of times faster.","container-title":"The American Journal of Human Genetics","DOI":"10.1086/522036","ISSN":"0002-9297","issue":"6","journalAbbreviation":"The American Journal of Human Genetics","language":"en","page":"1158-1168","source":"ScienceDirect","title":"So Many Correlated Tests, So Little Time! Rapid Adjustment of P Values for Multiple Correlated Tests","volume":"81","author":[{"family":"Conneely","given":"Karen N."},{"family":"Boehnke","given":"Michael"}],"issued":{"date-parts":[["2007",12,1]]}}}],"schema":"https://github.com/citation-style-language/schema/raw/master/csl-citation.json"} </w:instrText>
      </w:r>
      <w:r w:rsidR="006E265A">
        <w:rPr>
          <w:rFonts w:ascii="Calibri" w:hAnsi="Calibri" w:cs="Calibri"/>
        </w:rPr>
        <w:fldChar w:fldCharType="separate"/>
      </w:r>
      <w:r w:rsidR="00625642" w:rsidRPr="00625642">
        <w:rPr>
          <w:rFonts w:ascii="Calibri" w:hAnsi="Calibri" w:cs="Calibri"/>
          <w:vertAlign w:val="superscript"/>
        </w:rPr>
        <w:t>28</w:t>
      </w:r>
      <w:r w:rsidR="006E265A">
        <w:rPr>
          <w:rFonts w:ascii="Calibri" w:hAnsi="Calibri" w:cs="Calibri"/>
        </w:rPr>
        <w:fldChar w:fldCharType="end"/>
      </w:r>
      <w:r w:rsidR="00983CAC" w:rsidRPr="00255520">
        <w:rPr>
          <w:rFonts w:ascii="Calibri" w:hAnsi="Calibri" w:cs="Calibri"/>
        </w:rPr>
        <w:t xml:space="preserve"> However, careful network development with strict thresholds in later steps should prevent false positives in the final results, as described in Rudra et al.</w:t>
      </w:r>
    </w:p>
    <w:p w14:paraId="792EACCB" w14:textId="0EA7D94E" w:rsidR="00F271D7" w:rsidRDefault="00F271D7" w:rsidP="00F271D7">
      <w:pPr>
        <w:rPr>
          <w:ins w:id="518" w:author="Tim Vigers" w:date="2020-08-09T10:42:00Z"/>
          <w:rFonts w:ascii="Calibri" w:hAnsi="Calibri" w:cs="Calibri"/>
        </w:rPr>
      </w:pPr>
    </w:p>
    <w:p w14:paraId="58483045" w14:textId="20ADB515" w:rsidR="00F271D7" w:rsidRDefault="00697A24" w:rsidP="00697A24">
      <w:pPr>
        <w:pStyle w:val="Heading3"/>
        <w:rPr>
          <w:ins w:id="519" w:author="Tim Vigers" w:date="2020-08-09T10:53:00Z"/>
          <w:rFonts w:ascii="Calibri" w:hAnsi="Calibri" w:cs="Calibri"/>
        </w:rPr>
      </w:pPr>
      <w:bookmarkStart w:id="520" w:name="_Toc47869933"/>
      <w:ins w:id="521" w:author="Tim Vigers" w:date="2020-08-09T10:43:00Z">
        <w:r>
          <w:rPr>
            <w:rFonts w:ascii="Calibri" w:hAnsi="Calibri" w:cs="Calibri"/>
          </w:rPr>
          <w:t xml:space="preserve">Figure 3: </w:t>
        </w:r>
        <w:r w:rsidR="00CF4F77">
          <w:rPr>
            <w:rFonts w:ascii="Calibri" w:hAnsi="Calibri" w:cs="Calibri"/>
          </w:rPr>
          <w:t xml:space="preserve">Metabolite, </w:t>
        </w:r>
      </w:ins>
      <w:ins w:id="522" w:author="Tim Vigers" w:date="2020-08-09T11:01:00Z">
        <w:r w:rsidR="00981762">
          <w:rPr>
            <w:rFonts w:ascii="Calibri" w:hAnsi="Calibri" w:cs="Calibri"/>
          </w:rPr>
          <w:t>M</w:t>
        </w:r>
      </w:ins>
      <w:ins w:id="523" w:author="Tim Vigers" w:date="2020-08-09T10:43:00Z">
        <w:r w:rsidR="00CF4F77">
          <w:rPr>
            <w:rFonts w:ascii="Calibri" w:hAnsi="Calibri" w:cs="Calibri"/>
          </w:rPr>
          <w:t xml:space="preserve">ethylation, and T1D Status Triad </w:t>
        </w:r>
        <w:proofErr w:type="gramStart"/>
        <w:r w:rsidR="00CF4F77">
          <w:rPr>
            <w:rFonts w:ascii="Calibri" w:hAnsi="Calibri" w:cs="Calibri"/>
          </w:rPr>
          <w:t>With</w:t>
        </w:r>
        <w:proofErr w:type="gramEnd"/>
        <w:r w:rsidR="00CF4F77">
          <w:rPr>
            <w:rFonts w:ascii="Calibri" w:hAnsi="Calibri" w:cs="Calibri"/>
          </w:rPr>
          <w:t xml:space="preserve"> Nominal P Value C</w:t>
        </w:r>
      </w:ins>
      <w:ins w:id="524" w:author="Tim Vigers" w:date="2020-08-09T10:44:00Z">
        <w:r w:rsidR="00CF4F77">
          <w:rPr>
            <w:rFonts w:ascii="Calibri" w:hAnsi="Calibri" w:cs="Calibri"/>
          </w:rPr>
          <w:t>utoffs</w:t>
        </w:r>
      </w:ins>
      <w:bookmarkEnd w:id="520"/>
    </w:p>
    <w:p w14:paraId="0A2D382F" w14:textId="77777777" w:rsidR="00111895" w:rsidRPr="00111895" w:rsidRDefault="00111895" w:rsidP="00111895">
      <w:pPr>
        <w:rPr>
          <w:ins w:id="525" w:author="Tim Vigers" w:date="2020-08-09T10:41:00Z"/>
          <w:rPrChange w:id="526" w:author="Tim Vigers" w:date="2020-08-09T10:53:00Z">
            <w:rPr>
              <w:ins w:id="527" w:author="Tim Vigers" w:date="2020-08-09T10:41:00Z"/>
              <w:rFonts w:ascii="Calibri" w:hAnsi="Calibri" w:cs="Calibri"/>
            </w:rPr>
          </w:rPrChange>
        </w:rPr>
        <w:pPrChange w:id="528" w:author="Tim Vigers" w:date="2020-08-09T10:53:00Z">
          <w:pPr>
            <w:ind w:firstLine="720"/>
          </w:pPr>
        </w:pPrChange>
      </w:pPr>
    </w:p>
    <w:p w14:paraId="1706E050" w14:textId="39CF5B96" w:rsidR="00A7192E" w:rsidRDefault="00825125" w:rsidP="00F271D7">
      <w:pPr>
        <w:jc w:val="center"/>
        <w:rPr>
          <w:ins w:id="529" w:author="Tim Vigers" w:date="2020-08-09T10:41:00Z"/>
          <w:rFonts w:ascii="Calibri" w:hAnsi="Calibri" w:cs="Calibri"/>
        </w:rPr>
        <w:pPrChange w:id="530" w:author="Tim Vigers" w:date="2020-08-09T10:42:00Z">
          <w:pPr>
            <w:ind w:firstLine="720"/>
          </w:pPr>
        </w:pPrChange>
      </w:pPr>
      <w:ins w:id="531" w:author="Tim Vigers" w:date="2020-08-09T10:42:00Z">
        <w:r>
          <w:rPr>
            <w:rFonts w:ascii="Calibri" w:hAnsi="Calibri" w:cs="Calibri"/>
            <w:noProof/>
          </w:rPr>
          <w:drawing>
            <wp:inline distT="0" distB="0" distL="0" distR="0" wp14:anchorId="62F94E93" wp14:editId="53EF1FE0">
              <wp:extent cx="4559474" cy="3471241"/>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0998" cy="3487628"/>
                      </a:xfrm>
                      <a:prstGeom prst="rect">
                        <a:avLst/>
                      </a:prstGeom>
                    </pic:spPr>
                  </pic:pic>
                </a:graphicData>
              </a:graphic>
            </wp:inline>
          </w:drawing>
        </w:r>
      </w:ins>
    </w:p>
    <w:p w14:paraId="504F90A6" w14:textId="77777777" w:rsidR="00F271D7" w:rsidRDefault="00F271D7" w:rsidP="00FD6AB4">
      <w:pPr>
        <w:ind w:firstLine="720"/>
        <w:rPr>
          <w:rFonts w:ascii="Calibri" w:hAnsi="Calibri" w:cs="Calibri"/>
        </w:rPr>
      </w:pPr>
    </w:p>
    <w:p w14:paraId="13C47196" w14:textId="456552A4" w:rsidR="00714376" w:rsidRDefault="00714376" w:rsidP="004160CB">
      <w:pPr>
        <w:rPr>
          <w:rFonts w:ascii="Calibri" w:hAnsi="Calibri" w:cs="Calibri"/>
        </w:rPr>
      </w:pPr>
      <w:r>
        <w:rPr>
          <w:rFonts w:ascii="Calibri" w:hAnsi="Calibri" w:cs="Calibri"/>
        </w:rPr>
        <w:tab/>
      </w:r>
      <w:r w:rsidR="006E26EF">
        <w:rPr>
          <w:rFonts w:ascii="Calibri" w:hAnsi="Calibri" w:cs="Calibri"/>
        </w:rPr>
        <w:t>Metabolite-methylation pairs</w:t>
      </w:r>
      <w:r w:rsidR="00BC2C60">
        <w:rPr>
          <w:rFonts w:ascii="Calibri" w:hAnsi="Calibri" w:cs="Calibri"/>
        </w:rPr>
        <w:t xml:space="preserve"> fitting the above criteria w</w:t>
      </w:r>
      <w:r w:rsidR="006642C2">
        <w:rPr>
          <w:rFonts w:ascii="Calibri" w:hAnsi="Calibri" w:cs="Calibri"/>
        </w:rPr>
        <w:t xml:space="preserve">ill be further pared down using causal inference testing. </w:t>
      </w:r>
      <w:r w:rsidR="007B55CF">
        <w:rPr>
          <w:rFonts w:ascii="Calibri" w:hAnsi="Calibri" w:cs="Calibri"/>
        </w:rPr>
        <w:t xml:space="preserve">The </w:t>
      </w:r>
      <w:r w:rsidR="00D21604">
        <w:rPr>
          <w:rFonts w:ascii="Calibri" w:hAnsi="Calibri" w:cs="Calibri"/>
        </w:rPr>
        <w:t>R package “</w:t>
      </w:r>
      <w:proofErr w:type="spellStart"/>
      <w:r w:rsidR="00D21604">
        <w:rPr>
          <w:rFonts w:ascii="Calibri" w:hAnsi="Calibri" w:cs="Calibri"/>
        </w:rPr>
        <w:t>cit</w:t>
      </w:r>
      <w:proofErr w:type="spellEnd"/>
      <w:r w:rsidR="00D21604">
        <w:rPr>
          <w:rFonts w:ascii="Calibri" w:hAnsi="Calibri" w:cs="Calibri"/>
        </w:rPr>
        <w:t>”</w:t>
      </w:r>
      <w:r w:rsidR="00A73D6E">
        <w:rPr>
          <w:rFonts w:ascii="Calibri" w:hAnsi="Calibri" w:cs="Calibri"/>
        </w:rPr>
        <w:t xml:space="preserve"> </w:t>
      </w:r>
      <w:r w:rsidR="00690F63">
        <w:rPr>
          <w:rFonts w:ascii="Calibri" w:hAnsi="Calibri" w:cs="Calibri"/>
        </w:rPr>
        <w:t>performs multiple statistical tests</w:t>
      </w:r>
      <w:r w:rsidR="006536B2">
        <w:rPr>
          <w:rFonts w:ascii="Calibri" w:hAnsi="Calibri" w:cs="Calibri"/>
        </w:rPr>
        <w:t xml:space="preserve"> associated with causal mediation</w:t>
      </w:r>
      <w:r w:rsidR="00D16BD8">
        <w:rPr>
          <w:rFonts w:ascii="Calibri" w:hAnsi="Calibri" w:cs="Calibri"/>
        </w:rPr>
        <w:t xml:space="preserve">, and generates an omnibus p-value </w:t>
      </w:r>
      <w:r w:rsidR="00160BCE">
        <w:rPr>
          <w:rFonts w:ascii="Calibri" w:hAnsi="Calibri" w:cs="Calibri"/>
        </w:rPr>
        <w:t>for the component tests.</w:t>
      </w:r>
      <w:r w:rsidR="001A4383">
        <w:rPr>
          <w:rFonts w:ascii="Calibri" w:hAnsi="Calibri" w:cs="Calibri"/>
        </w:rPr>
        <w:fldChar w:fldCharType="begin"/>
      </w:r>
      <w:r w:rsidR="00625642">
        <w:rPr>
          <w:rFonts w:ascii="Calibri" w:hAnsi="Calibri" w:cs="Calibri"/>
        </w:rPr>
        <w:instrText xml:space="preserve"> ADDIN ZOTERO_ITEM CSL_CITATION {"citationID":"BbMrWS1g","properties":{"formattedCitation":"\\super 29\\nosupersub{}","plainCitation":"29","noteIndex":0},"citationItems":[{"id":224,"uris":["http://zotero.org/users/5622226/items/PXYKVWDI"],"uri":["http://zotero.org/users/5622226/items/PXYKVWDI"],"itemData":{"id":224,"type":"article-journal","abstract":"Abstract.  Motivation: The challenges of successfully applying causal inference methods include: (i) satisfying underlying assumptions, (ii) limitations in data","container-title":"Bioinformatics","DOI":"10.1093/bioinformatics/btw135","ISSN":"1367-4803","issue":"15","journalAbbreviation":"Bioinformatics","language":"en","note":"publisher: Oxford Academic","page":"2364-2365","source":"academic.oup.com","title":"cit: hypothesis testing software for mediation analysis in genomic applications","title-short":"cit","volume":"32","author":[{"family":"Millstein","given":"Joshua"},{"family":"Chen","given":"Gary K."},{"family":"Breton","given":"Carrie V."}],"issued":{"date-parts":[["2016",8,1]]}}}],"schema":"https://github.com/citation-style-language/schema/raw/master/csl-citation.json"} </w:instrText>
      </w:r>
      <w:r w:rsidR="001A4383">
        <w:rPr>
          <w:rFonts w:ascii="Calibri" w:hAnsi="Calibri" w:cs="Calibri"/>
        </w:rPr>
        <w:fldChar w:fldCharType="separate"/>
      </w:r>
      <w:r w:rsidR="00625642" w:rsidRPr="00625642">
        <w:rPr>
          <w:rFonts w:ascii="Calibri" w:hAnsi="Calibri" w:cs="Calibri"/>
          <w:vertAlign w:val="superscript"/>
        </w:rPr>
        <w:t>29</w:t>
      </w:r>
      <w:r w:rsidR="001A4383">
        <w:rPr>
          <w:rFonts w:ascii="Calibri" w:hAnsi="Calibri" w:cs="Calibri"/>
        </w:rPr>
        <w:fldChar w:fldCharType="end"/>
      </w:r>
      <w:r w:rsidR="00014991">
        <w:rPr>
          <w:rFonts w:ascii="Calibri" w:hAnsi="Calibri" w:cs="Calibri"/>
        </w:rPr>
        <w:t xml:space="preserve"> For example, </w:t>
      </w:r>
      <w:r w:rsidR="00726BD1">
        <w:rPr>
          <w:rFonts w:ascii="Calibri" w:hAnsi="Calibri" w:cs="Calibri"/>
        </w:rPr>
        <w:t xml:space="preserve">let L </w:t>
      </w:r>
      <w:r w:rsidR="001E1B94">
        <w:rPr>
          <w:rFonts w:ascii="Calibri" w:hAnsi="Calibri" w:cs="Calibri"/>
        </w:rPr>
        <w:t xml:space="preserve">represent </w:t>
      </w:r>
      <w:r w:rsidR="001324BB">
        <w:rPr>
          <w:rFonts w:ascii="Calibri" w:hAnsi="Calibri" w:cs="Calibri"/>
        </w:rPr>
        <w:t xml:space="preserve">a methylation </w:t>
      </w:r>
      <w:r w:rsidR="00DB2D64">
        <w:rPr>
          <w:rFonts w:ascii="Calibri" w:hAnsi="Calibri" w:cs="Calibri"/>
        </w:rPr>
        <w:t xml:space="preserve">probe, G represent a metabolite, and </w:t>
      </w:r>
      <w:r w:rsidR="00F8284A">
        <w:rPr>
          <w:rFonts w:ascii="Calibri" w:hAnsi="Calibri" w:cs="Calibri"/>
        </w:rPr>
        <w:t xml:space="preserve">T represent the outcome </w:t>
      </w:r>
      <w:r w:rsidR="004C70CB">
        <w:rPr>
          <w:rFonts w:ascii="Calibri" w:hAnsi="Calibri" w:cs="Calibri"/>
        </w:rPr>
        <w:t xml:space="preserve">of T1D. </w:t>
      </w:r>
      <w:r w:rsidR="007D33A7">
        <w:rPr>
          <w:rFonts w:ascii="Calibri" w:hAnsi="Calibri" w:cs="Calibri"/>
        </w:rPr>
        <w:t xml:space="preserve">To test </w:t>
      </w:r>
      <w:r w:rsidR="00113BF3">
        <w:rPr>
          <w:rFonts w:ascii="Calibri" w:hAnsi="Calibri" w:cs="Calibri"/>
        </w:rPr>
        <w:t xml:space="preserve">for causal relationships, </w:t>
      </w:r>
      <w:r w:rsidR="00827724">
        <w:rPr>
          <w:rFonts w:ascii="Calibri" w:hAnsi="Calibri" w:cs="Calibri"/>
        </w:rPr>
        <w:t xml:space="preserve">the package </w:t>
      </w:r>
      <w:r w:rsidR="00DC5431">
        <w:rPr>
          <w:rFonts w:ascii="Calibri" w:hAnsi="Calibri" w:cs="Calibri"/>
        </w:rPr>
        <w:t>fits three linear regression models</w:t>
      </w:r>
      <w:r w:rsidR="007D0266">
        <w:rPr>
          <w:rFonts w:ascii="Calibri" w:hAnsi="Calibri" w:cs="Calibri"/>
        </w:rPr>
        <w:t xml:space="preserve"> </w:t>
      </w:r>
      <w:r w:rsidR="00DE68E0">
        <w:rPr>
          <w:rFonts w:ascii="Calibri" w:hAnsi="Calibri" w:cs="Calibri"/>
        </w:rPr>
        <w:t>(</w:t>
      </w:r>
      <w:r w:rsidR="008306CB">
        <w:rPr>
          <w:rFonts w:ascii="Calibri" w:hAnsi="Calibri" w:cs="Calibri"/>
        </w:rPr>
        <w:t xml:space="preserve">with </w:t>
      </w:r>
      <w:proofErr w:type="spellStart"/>
      <w:r w:rsidR="00DE68E0">
        <w:rPr>
          <w:rFonts w:ascii="Calibri" w:hAnsi="Calibri" w:cs="Calibri"/>
        </w:rPr>
        <w:t>i</w:t>
      </w:r>
      <w:proofErr w:type="spellEnd"/>
      <w:r w:rsidR="00DE68E0">
        <w:rPr>
          <w:rFonts w:ascii="Calibri" w:hAnsi="Calibri" w:cs="Calibri"/>
        </w:rPr>
        <w:t xml:space="preserve"> index</w:t>
      </w:r>
      <w:r w:rsidR="008306CB">
        <w:rPr>
          <w:rFonts w:ascii="Calibri" w:hAnsi="Calibri" w:cs="Calibri"/>
        </w:rPr>
        <w:t>ing subject)</w:t>
      </w:r>
      <w:r w:rsidR="00DC5431">
        <w:rPr>
          <w:rFonts w:ascii="Calibri" w:hAnsi="Calibri" w:cs="Calibri"/>
        </w:rPr>
        <w:t>:</w:t>
      </w:r>
    </w:p>
    <w:p w14:paraId="65B7BEFA" w14:textId="5526718F" w:rsidR="00E972C3" w:rsidRDefault="00E972C3" w:rsidP="004160CB">
      <w:pPr>
        <w:rPr>
          <w:rFonts w:ascii="Calibri" w:hAnsi="Calibri" w:cs="Calibri"/>
        </w:rPr>
      </w:pPr>
    </w:p>
    <w:p w14:paraId="3EDF6BA4" w14:textId="19390EC3" w:rsidR="00E972C3" w:rsidRPr="00E8492A" w:rsidRDefault="00FD6D53" w:rsidP="00E40FD6">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1i</m:t>
            </m:r>
          </m:sub>
        </m:sSub>
      </m:oMath>
    </w:p>
    <w:p w14:paraId="4BD2B345" w14:textId="1E0DC4D6" w:rsidR="00E8492A" w:rsidRPr="001A5BAB" w:rsidRDefault="00FD6D53" w:rsidP="00E40FD6">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G</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2i</m:t>
            </m:r>
          </m:sub>
        </m:sSub>
      </m:oMath>
    </w:p>
    <w:p w14:paraId="0E2E8B96" w14:textId="66DD5532" w:rsidR="001A5BAB" w:rsidRPr="00160571" w:rsidRDefault="00FD6D53" w:rsidP="005611B1">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3</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sSub>
          <m:sSubPr>
            <m:ctrlPr>
              <w:rPr>
                <w:rFonts w:ascii="Cambria Math" w:hAnsi="Cambria Math" w:cs="Calibri"/>
                <w:i/>
              </w:rPr>
            </m:ctrlPr>
          </m:sSubPr>
          <m:e>
            <m:r>
              <w:rPr>
                <w:rFonts w:ascii="Cambria Math" w:hAnsi="Cambria Math" w:cs="Calibri"/>
              </w:rPr>
              <m:t>G</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3i</m:t>
            </m:r>
          </m:sub>
        </m:sSub>
      </m:oMath>
    </w:p>
    <w:p w14:paraId="541A510E" w14:textId="6F3D5AEC" w:rsidR="00160571" w:rsidRDefault="00160571" w:rsidP="00160571">
      <w:pPr>
        <w:rPr>
          <w:rFonts w:ascii="Calibri" w:hAnsi="Calibri" w:cs="Calibri"/>
        </w:rPr>
      </w:pPr>
    </w:p>
    <w:p w14:paraId="1FD5FDCE" w14:textId="5584EAA2" w:rsidR="00160571" w:rsidRDefault="00BA3158" w:rsidP="00160571">
      <w:pPr>
        <w:rPr>
          <w:rFonts w:ascii="Calibri" w:hAnsi="Calibri" w:cs="Calibri"/>
        </w:rPr>
      </w:pPr>
      <w:r>
        <w:rPr>
          <w:rFonts w:ascii="Calibri" w:hAnsi="Calibri" w:cs="Calibri"/>
        </w:rPr>
        <w:t xml:space="preserve">And tests </w:t>
      </w:r>
      <w:r w:rsidR="00EF3DC2">
        <w:rPr>
          <w:rFonts w:ascii="Calibri" w:hAnsi="Calibri" w:cs="Calibri"/>
        </w:rPr>
        <w:t>four null hypotheses:</w:t>
      </w:r>
    </w:p>
    <w:p w14:paraId="672A2337" w14:textId="5695D111" w:rsidR="00EF3DC2" w:rsidRDefault="00EF3DC2" w:rsidP="00160571">
      <w:pPr>
        <w:rPr>
          <w:rFonts w:ascii="Calibri" w:hAnsi="Calibri" w:cs="Calibri"/>
        </w:rPr>
      </w:pPr>
    </w:p>
    <w:p w14:paraId="4C825C15" w14:textId="6C8C9AF2" w:rsidR="00EF3DC2" w:rsidRPr="00570E15" w:rsidRDefault="00FD6D53" w:rsidP="00EF3DC2">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r>
          <w:rPr>
            <w:rFonts w:ascii="Cambria Math" w:hAnsi="Cambria Math" w:cs="Calibri"/>
          </w:rPr>
          <m:t>≠0</m:t>
        </m:r>
      </m:oMath>
    </w:p>
    <w:p w14:paraId="48A14F89" w14:textId="5C93D2DE" w:rsidR="001A551E" w:rsidRPr="00570E15" w:rsidRDefault="00FD6D53" w:rsidP="001A551E">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r>
          <w:rPr>
            <w:rFonts w:ascii="Cambria Math" w:hAnsi="Cambria Math" w:cs="Calibri"/>
          </w:rPr>
          <m:t>≠0</m:t>
        </m:r>
      </m:oMath>
    </w:p>
    <w:p w14:paraId="67C8740F" w14:textId="60586DE1" w:rsidR="00572079" w:rsidRPr="00570E15" w:rsidRDefault="00FD6D53" w:rsidP="00572079">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r>
          <w:rPr>
            <w:rFonts w:ascii="Cambria Math" w:hAnsi="Cambria Math" w:cs="Calibri"/>
          </w:rPr>
          <m:t>≠0</m:t>
        </m:r>
      </m:oMath>
    </w:p>
    <w:p w14:paraId="6921324B" w14:textId="59A03005" w:rsidR="00570E15" w:rsidRPr="00CB1883" w:rsidRDefault="00FD6D53" w:rsidP="00CB1883">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r>
          <w:rPr>
            <w:rFonts w:ascii="Cambria Math" w:hAnsi="Cambria Math" w:cs="Calibri"/>
          </w:rPr>
          <m:t>≠0</m:t>
        </m:r>
      </m:oMath>
    </w:p>
    <w:p w14:paraId="1E4BDFF1" w14:textId="3DAF41A7" w:rsidR="00724F65" w:rsidRDefault="00724F65" w:rsidP="004160CB">
      <w:pPr>
        <w:rPr>
          <w:rFonts w:ascii="Calibri" w:hAnsi="Calibri" w:cs="Calibri"/>
        </w:rPr>
      </w:pPr>
    </w:p>
    <w:p w14:paraId="0776684E" w14:textId="6E0DFB8A" w:rsidR="004B2059" w:rsidRDefault="009B3AEC" w:rsidP="004160CB">
      <w:pPr>
        <w:rPr>
          <w:ins w:id="532" w:author="Tim Vigers" w:date="2020-08-09T11:52:00Z"/>
          <w:rFonts w:ascii="Calibri" w:hAnsi="Calibri" w:cs="Calibri"/>
        </w:rPr>
      </w:pPr>
      <w:r>
        <w:rPr>
          <w:rFonts w:ascii="Calibri" w:hAnsi="Calibri" w:cs="Calibri"/>
        </w:rPr>
        <w:t xml:space="preserve">The omnibus p-value is simply the </w:t>
      </w:r>
      <w:r w:rsidR="00EE4565">
        <w:rPr>
          <w:rFonts w:ascii="Calibri" w:hAnsi="Calibri" w:cs="Calibri"/>
        </w:rPr>
        <w:t xml:space="preserve">highest </w:t>
      </w:r>
      <w:r w:rsidR="00C9326F">
        <w:rPr>
          <w:rFonts w:ascii="Calibri" w:hAnsi="Calibri" w:cs="Calibri"/>
        </w:rPr>
        <w:t>p-value from the four tests above,</w:t>
      </w:r>
      <w:r w:rsidR="00C74482">
        <w:rPr>
          <w:rFonts w:ascii="Calibri" w:hAnsi="Calibri" w:cs="Calibri"/>
        </w:rPr>
        <w:fldChar w:fldCharType="begin"/>
      </w:r>
      <w:r w:rsidR="00625642">
        <w:rPr>
          <w:rFonts w:ascii="Calibri" w:hAnsi="Calibri" w:cs="Calibri"/>
        </w:rPr>
        <w:instrText xml:space="preserve"> ADDIN ZOTERO_ITEM CSL_CITATION {"citationID":"3vfOFFZI","properties":{"formattedCitation":"\\super 30\\nosupersub{}","plainCitation":"30","noteIndex":0},"citationItems":[{"id":39,"uris":["http://zotero.org/users/5622226/items/8Y4PINLK"],"uri":["http://zotero.org/users/5622226/items/8Y4PINLK"],"itemData":{"id":39,"type":"article-journal","abstract":"There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trait.","container-title":"BMC Genetics","DOI":"10.1186/1471-2156-10-23","ISSN":"1471-2156","issue":"1","journalAbbreviation":"BMC Genet","language":"en","page":"23","source":"Springer Link","title":"Disentangling molecular relationships with a causal inference test","volume":"10","author":[{"family":"Millstein","given":"Joshua"},{"family":"Zhang","given":"Bin"},{"family":"Zhu","given":"Jun"},{"family":"Schadt","given":"Eric E."}],"issued":{"date-parts":[["2009",5,27]]}}}],"schema":"https://github.com/citation-style-language/schema/raw/master/csl-citation.json"} </w:instrText>
      </w:r>
      <w:r w:rsidR="00C74482">
        <w:rPr>
          <w:rFonts w:ascii="Calibri" w:hAnsi="Calibri" w:cs="Calibri"/>
        </w:rPr>
        <w:fldChar w:fldCharType="separate"/>
      </w:r>
      <w:r w:rsidR="00625642" w:rsidRPr="00625642">
        <w:rPr>
          <w:rFonts w:ascii="Calibri" w:hAnsi="Calibri" w:cs="Calibri"/>
          <w:vertAlign w:val="superscript"/>
        </w:rPr>
        <w:t>30</w:t>
      </w:r>
      <w:r w:rsidR="00C74482">
        <w:rPr>
          <w:rFonts w:ascii="Calibri" w:hAnsi="Calibri" w:cs="Calibri"/>
        </w:rPr>
        <w:fldChar w:fldCharType="end"/>
      </w:r>
      <w:r w:rsidR="00677934">
        <w:rPr>
          <w:rFonts w:ascii="Calibri" w:hAnsi="Calibri" w:cs="Calibri"/>
        </w:rPr>
        <w:t xml:space="preserve"> </w:t>
      </w:r>
      <w:r w:rsidR="0039071D">
        <w:rPr>
          <w:rFonts w:ascii="Calibri" w:hAnsi="Calibri" w:cs="Calibri"/>
        </w:rPr>
        <w:t xml:space="preserve">and </w:t>
      </w:r>
      <w:r w:rsidR="008D211E">
        <w:rPr>
          <w:rFonts w:ascii="Calibri" w:hAnsi="Calibri" w:cs="Calibri"/>
        </w:rPr>
        <w:t xml:space="preserve">if all </w:t>
      </w:r>
      <w:r w:rsidR="00303D0A">
        <w:rPr>
          <w:rFonts w:ascii="Calibri" w:hAnsi="Calibri" w:cs="Calibri"/>
        </w:rPr>
        <w:t xml:space="preserve">four null hypotheses are rejected </w:t>
      </w:r>
      <w:r w:rsidR="00C8084D">
        <w:rPr>
          <w:rFonts w:ascii="Calibri" w:hAnsi="Calibri" w:cs="Calibri"/>
        </w:rPr>
        <w:t xml:space="preserve">(i.e. an omnibus p-value &lt; 0.05) </w:t>
      </w:r>
      <w:r w:rsidR="00303D0A">
        <w:rPr>
          <w:rFonts w:ascii="Calibri" w:hAnsi="Calibri" w:cs="Calibri"/>
        </w:rPr>
        <w:t xml:space="preserve">the </w:t>
      </w:r>
      <w:r w:rsidR="004D6DEE">
        <w:rPr>
          <w:rFonts w:ascii="Calibri" w:hAnsi="Calibri" w:cs="Calibri"/>
        </w:rPr>
        <w:t xml:space="preserve">methylation-metabolite pair </w:t>
      </w:r>
      <w:r w:rsidR="002A0128">
        <w:rPr>
          <w:rFonts w:ascii="Calibri" w:hAnsi="Calibri" w:cs="Calibri"/>
        </w:rPr>
        <w:t xml:space="preserve">will move on to the </w:t>
      </w:r>
      <w:r w:rsidR="0028233B">
        <w:rPr>
          <w:rFonts w:ascii="Calibri" w:hAnsi="Calibri" w:cs="Calibri"/>
        </w:rPr>
        <w:t xml:space="preserve">Bayesian network </w:t>
      </w:r>
      <w:r w:rsidR="001F6844">
        <w:rPr>
          <w:rFonts w:ascii="Calibri" w:hAnsi="Calibri" w:cs="Calibri"/>
        </w:rPr>
        <w:t>analysis.</w:t>
      </w:r>
      <w:r w:rsidR="00C9326F">
        <w:rPr>
          <w:rFonts w:ascii="Calibri" w:hAnsi="Calibri" w:cs="Calibri"/>
        </w:rPr>
        <w:t xml:space="preserve"> </w:t>
      </w:r>
    </w:p>
    <w:p w14:paraId="2977C55C" w14:textId="44C19977" w:rsidR="005E69CF" w:rsidRDefault="005E69CF" w:rsidP="004160CB">
      <w:pPr>
        <w:rPr>
          <w:ins w:id="533" w:author="Tim Vigers" w:date="2020-08-09T11:52:00Z"/>
          <w:rFonts w:ascii="Calibri" w:hAnsi="Calibri" w:cs="Calibri"/>
        </w:rPr>
      </w:pPr>
    </w:p>
    <w:p w14:paraId="522951DB" w14:textId="15D75A43" w:rsidR="005E69CF" w:rsidRDefault="005E69CF" w:rsidP="005E69CF">
      <w:pPr>
        <w:pStyle w:val="Heading3"/>
        <w:rPr>
          <w:ins w:id="534" w:author="Tim Vigers" w:date="2020-08-09T11:52:00Z"/>
          <w:rFonts w:ascii="Calibri" w:hAnsi="Calibri" w:cs="Calibri"/>
        </w:rPr>
        <w:pPrChange w:id="535" w:author="Tim Vigers" w:date="2020-08-09T11:52:00Z">
          <w:pPr/>
        </w:pPrChange>
      </w:pPr>
      <w:bookmarkStart w:id="536" w:name="_Toc47869934"/>
      <w:ins w:id="537" w:author="Tim Vigers" w:date="2020-08-09T11:52:00Z">
        <w:r>
          <w:rPr>
            <w:rFonts w:ascii="Calibri" w:hAnsi="Calibri" w:cs="Calibri"/>
          </w:rPr>
          <w:t xml:space="preserve">Figure 4: </w:t>
        </w:r>
        <w:r w:rsidR="00917433">
          <w:rPr>
            <w:rFonts w:ascii="Calibri" w:hAnsi="Calibri" w:cs="Calibri"/>
          </w:rPr>
          <w:t>The Causal Infer</w:t>
        </w:r>
      </w:ins>
      <w:ins w:id="538" w:author="Tim Vigers" w:date="2020-08-09T11:53:00Z">
        <w:r w:rsidR="00917433">
          <w:rPr>
            <w:rFonts w:ascii="Calibri" w:hAnsi="Calibri" w:cs="Calibri"/>
          </w:rPr>
          <w:t>ence Testing (CIT) Model</w:t>
        </w:r>
      </w:ins>
      <w:bookmarkEnd w:id="536"/>
    </w:p>
    <w:p w14:paraId="5C825641" w14:textId="171A3788" w:rsidR="005E69CF" w:rsidRDefault="005E69CF" w:rsidP="004160CB">
      <w:pPr>
        <w:rPr>
          <w:rFonts w:ascii="Calibri" w:hAnsi="Calibri" w:cs="Calibri"/>
        </w:rPr>
      </w:pPr>
      <w:ins w:id="539" w:author="Tim Vigers" w:date="2020-08-09T11:52:00Z">
        <w:r>
          <w:rPr>
            <w:rFonts w:ascii="Calibri" w:hAnsi="Calibri" w:cs="Calibri"/>
            <w:noProof/>
          </w:rPr>
          <w:drawing>
            <wp:inline distT="0" distB="0" distL="0" distR="0" wp14:anchorId="63D126F5" wp14:editId="7E0945A4">
              <wp:extent cx="3543300" cy="1663700"/>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lo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43300" cy="1663700"/>
                      </a:xfrm>
                      <a:prstGeom prst="rect">
                        <a:avLst/>
                      </a:prstGeom>
                    </pic:spPr>
                  </pic:pic>
                </a:graphicData>
              </a:graphic>
            </wp:inline>
          </w:drawing>
        </w:r>
      </w:ins>
    </w:p>
    <w:p w14:paraId="3CBEFDD6" w14:textId="5DA2DBDF" w:rsidR="00C405DF" w:rsidRPr="00255520" w:rsidRDefault="002E3907" w:rsidP="00633417">
      <w:pPr>
        <w:pStyle w:val="NormalWeb"/>
        <w:rPr>
          <w:rFonts w:ascii="Calibri" w:hAnsi="Calibri" w:cs="Calibri"/>
        </w:rPr>
        <w:pPrChange w:id="540" w:author="Tim Vigers" w:date="2020-08-09T11:53:00Z">
          <w:pPr/>
        </w:pPrChange>
      </w:pPr>
      <w:ins w:id="541" w:author="Tim Vigers" w:date="2020-08-09T11:53:00Z">
        <w:r w:rsidRPr="00255520">
          <w:rPr>
            <w:rFonts w:ascii="Calibri" w:hAnsi="Calibri" w:cs="Calibri"/>
          </w:rPr>
          <w:t xml:space="preserve">From </w:t>
        </w:r>
        <w:r w:rsidR="00FD09E5">
          <w:rPr>
            <w:rFonts w:ascii="Calibri" w:hAnsi="Calibri" w:cs="Calibri"/>
          </w:rPr>
          <w:t>Millstein</w:t>
        </w:r>
        <w:r>
          <w:rPr>
            <w:rFonts w:ascii="Calibri" w:hAnsi="Calibri" w:cs="Calibri"/>
          </w:rPr>
          <w:t xml:space="preserve"> et al. </w:t>
        </w:r>
        <w:r w:rsidRPr="00255520">
          <w:rPr>
            <w:rFonts w:ascii="Calibri" w:hAnsi="Calibri" w:cs="Calibri"/>
          </w:rPr>
          <w:t>(20</w:t>
        </w:r>
      </w:ins>
      <w:ins w:id="542" w:author="Tim Vigers" w:date="2020-08-09T11:54:00Z">
        <w:r w:rsidR="000F1FC3">
          <w:rPr>
            <w:rFonts w:ascii="Calibri" w:hAnsi="Calibri" w:cs="Calibri"/>
          </w:rPr>
          <w:t>09</w:t>
        </w:r>
      </w:ins>
      <w:ins w:id="543" w:author="Tim Vigers" w:date="2020-08-09T11:53:00Z">
        <w:r w:rsidR="00DB6C1C">
          <w:rPr>
            <w:rFonts w:ascii="Calibri" w:hAnsi="Calibri" w:cs="Calibri"/>
          </w:rPr>
          <w:t>)</w:t>
        </w:r>
      </w:ins>
      <w:r w:rsidR="00B72390">
        <w:rPr>
          <w:rFonts w:ascii="Calibri" w:hAnsi="Calibri" w:cs="Calibri"/>
        </w:rPr>
        <w:fldChar w:fldCharType="begin"/>
      </w:r>
      <w:r w:rsidR="00B72390">
        <w:rPr>
          <w:rFonts w:ascii="Calibri" w:hAnsi="Calibri" w:cs="Calibri"/>
        </w:rPr>
        <w:instrText xml:space="preserve"> ADDIN ZOTERO_ITEM CSL_CITATION {"citationID":"4F16UEJh","properties":{"formattedCitation":"\\super 30\\nosupersub{}","plainCitation":"30","noteIndex":0},"citationItems":[{"id":39,"uris":["http://zotero.org/users/5622226/items/8Y4PINLK"],"uri":["http://zotero.org/users/5622226/items/8Y4PINLK"],"itemData":{"id":39,"type":"article-journal","abstract":"There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trait.","container-title":"BMC Genetics","DOI":"10.1186/1471-2156-10-23","ISSN":"1471-2156","issue":"1","journalAbbreviation":"BMC Genet","language":"en","page":"23","source":"Springer Link","title":"Disentangling molecular relationships with a causal inference test","volume":"10","author":[{"family":"Millstein","given":"Joshua"},{"family":"Zhang","given":"Bin"},{"family":"Zhu","given":"Jun"},{"family":"Schadt","given":"Eric E."}],"issued":{"date-parts":[["2009",5,27]]}}}],"schema":"https://github.com/citation-style-language/schema/raw/master/csl-citation.json"} </w:instrText>
      </w:r>
      <w:r w:rsidR="00B72390">
        <w:rPr>
          <w:rFonts w:ascii="Calibri" w:hAnsi="Calibri" w:cs="Calibri"/>
        </w:rPr>
        <w:fldChar w:fldCharType="separate"/>
      </w:r>
      <w:r w:rsidR="00B72390" w:rsidRPr="00B72390">
        <w:rPr>
          <w:rFonts w:ascii="Calibri" w:hAnsi="Calibri" w:cs="Calibri"/>
          <w:vertAlign w:val="superscript"/>
        </w:rPr>
        <w:t>30</w:t>
      </w:r>
      <w:r w:rsidR="00B72390">
        <w:rPr>
          <w:rFonts w:ascii="Calibri" w:hAnsi="Calibri" w:cs="Calibri"/>
        </w:rPr>
        <w:fldChar w:fldCharType="end"/>
      </w:r>
    </w:p>
    <w:p w14:paraId="013B0C79" w14:textId="77777777" w:rsidR="000C270C" w:rsidRPr="00255520" w:rsidRDefault="007F4E49" w:rsidP="007F4E49">
      <w:pPr>
        <w:pStyle w:val="Heading2"/>
        <w:rPr>
          <w:rFonts w:ascii="Calibri" w:eastAsiaTheme="minorEastAsia" w:hAnsi="Calibri" w:cs="Calibri"/>
          <w:u w:val="single"/>
        </w:rPr>
      </w:pPr>
      <w:bookmarkStart w:id="544" w:name="_Toc47869935"/>
      <w:r w:rsidRPr="00255520">
        <w:rPr>
          <w:rFonts w:ascii="Calibri" w:eastAsiaTheme="minorEastAsia" w:hAnsi="Calibri" w:cs="Calibri"/>
          <w:u w:val="single"/>
        </w:rPr>
        <w:t>Bayesian Network Analysis</w:t>
      </w:r>
      <w:bookmarkEnd w:id="544"/>
    </w:p>
    <w:p w14:paraId="0D1FE5D0" w14:textId="77777777" w:rsidR="000C270C" w:rsidRPr="00255520" w:rsidRDefault="000C270C" w:rsidP="007F4E49">
      <w:pPr>
        <w:pStyle w:val="Heading2"/>
        <w:rPr>
          <w:rFonts w:ascii="Calibri" w:eastAsiaTheme="minorEastAsia" w:hAnsi="Calibri" w:cs="Calibri"/>
          <w:u w:val="single"/>
        </w:rPr>
      </w:pPr>
    </w:p>
    <w:p w14:paraId="2FD26E55" w14:textId="26593E43" w:rsidR="00CD7747" w:rsidRPr="00B67993" w:rsidDel="00ED350A" w:rsidRDefault="00DB4856" w:rsidP="00836D97">
      <w:pPr>
        <w:ind w:firstLine="720"/>
        <w:rPr>
          <w:del w:id="545" w:author="Tim Vigers" w:date="2020-08-09T10:44:00Z"/>
          <w:rFonts w:ascii="Calibri" w:hAnsi="Calibri" w:cs="Calibri"/>
        </w:rPr>
      </w:pPr>
      <w:commentRangeStart w:id="546"/>
      <w:r>
        <w:rPr>
          <w:rFonts w:ascii="Calibri" w:hAnsi="Calibri" w:cs="Calibri"/>
        </w:rPr>
        <w:t xml:space="preserve">A graph </w:t>
      </w:r>
      <m:oMath>
        <m:r>
          <w:rPr>
            <w:rFonts w:ascii="Cambria Math" w:hAnsi="Cambria Math" w:cs="Calibri"/>
          </w:rPr>
          <m:t>G=(</m:t>
        </m:r>
        <m:r>
          <m:rPr>
            <m:sty m:val="bi"/>
          </m:rPr>
          <w:rPr>
            <w:rFonts w:ascii="Cambria Math" w:hAnsi="Cambria Math" w:cs="Calibri"/>
          </w:rPr>
          <m:t>V,A)</m:t>
        </m:r>
      </m:oMath>
      <w:r w:rsidR="000A0705">
        <w:rPr>
          <w:rFonts w:ascii="Calibri" w:eastAsiaTheme="minorEastAsia" w:hAnsi="Calibri" w:cs="Calibri"/>
          <w:b/>
          <w:bCs/>
        </w:rPr>
        <w:t xml:space="preserve"> </w:t>
      </w:r>
      <w:r w:rsidR="005B135B">
        <w:rPr>
          <w:rFonts w:ascii="Calibri" w:eastAsiaTheme="minorEastAsia" w:hAnsi="Calibri" w:cs="Calibri"/>
        </w:rPr>
        <w:t xml:space="preserve">consists of </w:t>
      </w:r>
      <w:r w:rsidR="00883D3A">
        <w:rPr>
          <w:rFonts w:ascii="Calibri" w:eastAsiaTheme="minorEastAsia" w:hAnsi="Calibri" w:cs="Calibri"/>
        </w:rPr>
        <w:t xml:space="preserve">a non-empty set </w:t>
      </w:r>
      <m:oMath>
        <m:r>
          <m:rPr>
            <m:sty m:val="bi"/>
          </m:rPr>
          <w:rPr>
            <w:rFonts w:ascii="Cambria Math" w:eastAsiaTheme="minorEastAsia" w:hAnsi="Cambria Math" w:cs="Calibri"/>
          </w:rPr>
          <m:t>V</m:t>
        </m:r>
      </m:oMath>
      <w:r w:rsidR="0062111E">
        <w:rPr>
          <w:rFonts w:ascii="Calibri" w:eastAsiaTheme="minorEastAsia" w:hAnsi="Calibri" w:cs="Calibri"/>
          <w:b/>
          <w:bCs/>
        </w:rPr>
        <w:t xml:space="preserve"> </w:t>
      </w:r>
      <w:r w:rsidR="00B67993">
        <w:rPr>
          <w:rFonts w:ascii="Calibri" w:eastAsiaTheme="minorEastAsia" w:hAnsi="Calibri" w:cs="Calibri"/>
        </w:rPr>
        <w:t xml:space="preserve">of vertices (or nodes) </w:t>
      </w:r>
      <w:r w:rsidR="00F043C6">
        <w:rPr>
          <w:rFonts w:ascii="Calibri" w:eastAsiaTheme="minorEastAsia" w:hAnsi="Calibri" w:cs="Calibri"/>
        </w:rPr>
        <w:t>and a finite</w:t>
      </w:r>
      <w:r w:rsidR="00487D29">
        <w:rPr>
          <w:rFonts w:ascii="Calibri" w:eastAsiaTheme="minorEastAsia" w:hAnsi="Calibri" w:cs="Calibri"/>
        </w:rPr>
        <w:t xml:space="preserve"> set </w:t>
      </w:r>
      <m:oMath>
        <m:r>
          <w:rPr>
            <w:rFonts w:ascii="Cambria Math" w:eastAsiaTheme="minorEastAsia" w:hAnsi="Cambria Math" w:cs="Calibri"/>
          </w:rPr>
          <m:t>A</m:t>
        </m:r>
      </m:oMath>
      <w:ins w:id="547" w:author="Tim Vigers" w:date="2020-08-09T10:44:00Z">
        <w:r w:rsidR="00ED350A">
          <w:rPr>
            <w:rFonts w:ascii="Calibri" w:hAnsi="Calibri" w:cs="Calibri"/>
          </w:rPr>
          <w:t xml:space="preserve"> </w:t>
        </w:r>
      </w:ins>
    </w:p>
    <w:p w14:paraId="7CDC3E74" w14:textId="4F6212DF" w:rsidR="00A80A7A" w:rsidRDefault="00A04467" w:rsidP="00ED350A">
      <w:pPr>
        <w:ind w:firstLine="720"/>
        <w:rPr>
          <w:ins w:id="548" w:author="Tim Vigers" w:date="2020-08-09T10:51:00Z"/>
          <w:rStyle w:val="CommentReference"/>
        </w:rPr>
      </w:pPr>
      <w:r>
        <w:rPr>
          <w:rFonts w:ascii="Calibri" w:hAnsi="Calibri" w:cs="Calibri"/>
        </w:rPr>
        <w:t>o</w:t>
      </w:r>
      <w:r w:rsidR="00EC3D8F">
        <w:rPr>
          <w:rFonts w:ascii="Calibri" w:hAnsi="Calibri" w:cs="Calibri"/>
        </w:rPr>
        <w:t xml:space="preserve">f </w:t>
      </w:r>
      <w:r w:rsidR="00E32F3F">
        <w:rPr>
          <w:rFonts w:ascii="Calibri" w:hAnsi="Calibri" w:cs="Calibri"/>
        </w:rPr>
        <w:t xml:space="preserve">pairs of vertices </w:t>
      </w:r>
      <w:r w:rsidR="00110C9A">
        <w:rPr>
          <w:rFonts w:ascii="Calibri" w:hAnsi="Calibri" w:cs="Calibri"/>
        </w:rPr>
        <w:t>called arcs, links, or edges (</w:t>
      </w:r>
      <w:r w:rsidR="00A67724">
        <w:rPr>
          <w:rFonts w:ascii="Calibri" w:hAnsi="Calibri" w:cs="Calibri"/>
        </w:rPr>
        <w:t xml:space="preserve">unlike </w:t>
      </w:r>
      <m:oMath>
        <m:r>
          <m:rPr>
            <m:sty m:val="bi"/>
          </m:rPr>
          <w:rPr>
            <w:rFonts w:ascii="Cambria Math" w:eastAsiaTheme="minorEastAsia" w:hAnsi="Cambria Math" w:cs="Calibri"/>
          </w:rPr>
          <m:t>V</m:t>
        </m:r>
      </m:oMath>
      <w:r w:rsidR="00A67724">
        <w:rPr>
          <w:rFonts w:ascii="Calibri" w:eastAsiaTheme="minorEastAsia" w:hAnsi="Calibri" w:cs="Calibri"/>
        </w:rPr>
        <w:t xml:space="preserve">, this set can be empty). </w:t>
      </w:r>
      <w:r w:rsidR="002B05DF">
        <w:rPr>
          <w:rFonts w:ascii="Calibri" w:eastAsiaTheme="minorEastAsia" w:hAnsi="Calibri" w:cs="Calibri"/>
        </w:rPr>
        <w:t>If</w:t>
      </w:r>
      <w:r w:rsidR="0053356E">
        <w:rPr>
          <w:rFonts w:ascii="Calibri" w:eastAsiaTheme="minorEastAsia" w:hAnsi="Calibri" w:cs="Calibri"/>
        </w:rPr>
        <w:t xml:space="preserve"> arc </w:t>
      </w:r>
      <m:oMath>
        <m:r>
          <w:rPr>
            <w:rFonts w:ascii="Cambria Math" w:eastAsiaTheme="minorEastAsia" w:hAnsi="Cambria Math" w:cs="Calibri"/>
          </w:rPr>
          <m:t>a=(u,v)</m:t>
        </m:r>
      </m:oMath>
      <w:r w:rsidR="00247CD5">
        <w:rPr>
          <w:rFonts w:ascii="Calibri" w:eastAsiaTheme="minorEastAsia" w:hAnsi="Calibri" w:cs="Calibri"/>
        </w:rPr>
        <w:t xml:space="preserve"> </w:t>
      </w:r>
      <w:r w:rsidR="002B05DF">
        <w:rPr>
          <w:rFonts w:ascii="Calibri" w:eastAsiaTheme="minorEastAsia" w:hAnsi="Calibri" w:cs="Calibri"/>
        </w:rPr>
        <w:t xml:space="preserve">is an ordered pair, the </w:t>
      </w:r>
      <w:r w:rsidR="00F90992">
        <w:rPr>
          <w:rFonts w:ascii="Calibri" w:eastAsiaTheme="minorEastAsia" w:hAnsi="Calibri" w:cs="Calibri"/>
        </w:rPr>
        <w:t xml:space="preserve">arc is said to be directed from </w:t>
      </w:r>
      <m:oMath>
        <m:r>
          <w:rPr>
            <w:rFonts w:ascii="Cambria Math" w:eastAsiaTheme="minorEastAsia" w:hAnsi="Cambria Math" w:cs="Calibri"/>
          </w:rPr>
          <m:t>u</m:t>
        </m:r>
      </m:oMath>
      <w:r w:rsidR="009665D6">
        <w:rPr>
          <w:rFonts w:ascii="Calibri" w:eastAsiaTheme="minorEastAsia" w:hAnsi="Calibri" w:cs="Calibri"/>
        </w:rPr>
        <w:t xml:space="preserve"> to </w:t>
      </w:r>
      <m:oMath>
        <m:r>
          <w:rPr>
            <w:rFonts w:ascii="Cambria Math" w:eastAsiaTheme="minorEastAsia" w:hAnsi="Cambria Math" w:cs="Calibri"/>
          </w:rPr>
          <m:t>v</m:t>
        </m:r>
      </m:oMath>
      <w:r w:rsidR="00291C50">
        <w:rPr>
          <w:rFonts w:ascii="Calibri" w:eastAsiaTheme="minorEastAsia" w:hAnsi="Calibri" w:cs="Calibri"/>
        </w:rPr>
        <w:t xml:space="preserve"> and is usually represented by an arrow</w:t>
      </w:r>
      <w:r w:rsidR="008435BB">
        <w:rPr>
          <w:rFonts w:ascii="Calibri" w:eastAsiaTheme="minorEastAsia" w:hAnsi="Calibri" w:cs="Calibri"/>
        </w:rPr>
        <w:t xml:space="preserve"> of the form</w:t>
      </w:r>
      <w:r w:rsidR="00291C50">
        <w:rPr>
          <w:rFonts w:ascii="Calibri" w:eastAsiaTheme="minorEastAsia" w:hAnsi="Calibri" w:cs="Calibri"/>
        </w:rPr>
        <w:t xml:space="preserve"> </w:t>
      </w:r>
      <m:oMath>
        <m:r>
          <w:rPr>
            <w:rFonts w:ascii="Cambria Math" w:eastAsiaTheme="minorEastAsia" w:hAnsi="Cambria Math" w:cs="Calibri"/>
          </w:rPr>
          <m:t>u→v</m:t>
        </m:r>
      </m:oMath>
      <w:r w:rsidR="008435BB">
        <w:rPr>
          <w:rFonts w:ascii="Calibri" w:eastAsiaTheme="minorEastAsia" w:hAnsi="Calibri" w:cs="Calibri"/>
        </w:rPr>
        <w:t>.</w:t>
      </w:r>
      <w:r w:rsidR="00AE3723">
        <w:rPr>
          <w:rFonts w:ascii="Calibri" w:eastAsiaTheme="minorEastAsia" w:hAnsi="Calibri" w:cs="Calibri"/>
        </w:rPr>
        <w:t xml:space="preserve"> Graphs themselves can also be described as </w:t>
      </w:r>
      <w:r w:rsidR="0033261A">
        <w:rPr>
          <w:rFonts w:ascii="Calibri" w:eastAsiaTheme="minorEastAsia" w:hAnsi="Calibri" w:cs="Calibri"/>
        </w:rPr>
        <w:t xml:space="preserve">directed </w:t>
      </w:r>
      <w:r w:rsidR="00E33BE5">
        <w:rPr>
          <w:rFonts w:ascii="Calibri" w:eastAsiaTheme="minorEastAsia" w:hAnsi="Calibri" w:cs="Calibri"/>
        </w:rPr>
        <w:t xml:space="preserve">if </w:t>
      </w:r>
      <w:r w:rsidR="001C5D93">
        <w:rPr>
          <w:rFonts w:ascii="Calibri" w:eastAsiaTheme="minorEastAsia" w:hAnsi="Calibri" w:cs="Calibri"/>
        </w:rPr>
        <w:t>all arcs</w:t>
      </w:r>
      <w:r w:rsidR="00884B4A">
        <w:rPr>
          <w:rFonts w:ascii="Calibri" w:eastAsiaTheme="minorEastAsia" w:hAnsi="Calibri" w:cs="Calibri"/>
        </w:rPr>
        <w:t xml:space="preserve"> </w:t>
      </w:r>
      <m:oMath>
        <m:r>
          <w:rPr>
            <w:rFonts w:ascii="Cambria Math" w:eastAsiaTheme="minorEastAsia" w:hAnsi="Cambria Math" w:cs="Calibri"/>
          </w:rPr>
          <m:t>A</m:t>
        </m:r>
      </m:oMath>
      <w:r w:rsidR="001C5D93">
        <w:rPr>
          <w:rFonts w:ascii="Calibri" w:eastAsiaTheme="minorEastAsia" w:hAnsi="Calibri" w:cs="Calibri"/>
        </w:rPr>
        <w:t xml:space="preserve"> are directed.</w:t>
      </w:r>
      <w:r w:rsidR="00EC2A43">
        <w:rPr>
          <w:rFonts w:ascii="Calibri" w:eastAsiaTheme="minorEastAsia" w:hAnsi="Calibri" w:cs="Calibri"/>
        </w:rPr>
        <w:fldChar w:fldCharType="begin"/>
      </w:r>
      <w:r w:rsidR="00AE2DB0">
        <w:rPr>
          <w:rFonts w:ascii="Calibri" w:eastAsiaTheme="minorEastAsia" w:hAnsi="Calibri" w:cs="Calibri"/>
        </w:rPr>
        <w:instrText xml:space="preserve"> ADDIN ZOTERO_ITEM CSL_CITATION {"citationID":"dUVxNIFi","properties":{"formattedCitation":"\\super 31\\nosupersub{}","plainCitation":"31","noteIndex":0},"citationItems":[{"id":"IOO5UE9A/6r0O3t3y","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EC2A43">
        <w:rPr>
          <w:rFonts w:ascii="Calibri" w:eastAsiaTheme="minorEastAsia" w:hAnsi="Calibri" w:cs="Calibri"/>
        </w:rPr>
        <w:fldChar w:fldCharType="separate"/>
      </w:r>
      <w:r w:rsidR="00625642" w:rsidRPr="00625642">
        <w:rPr>
          <w:rFonts w:ascii="Calibri" w:hAnsi="Calibri" w:cs="Calibri"/>
          <w:vertAlign w:val="superscript"/>
        </w:rPr>
        <w:t>31</w:t>
      </w:r>
      <w:r w:rsidR="00EC2A43">
        <w:rPr>
          <w:rFonts w:ascii="Calibri" w:eastAsiaTheme="minorEastAsia" w:hAnsi="Calibri" w:cs="Calibri"/>
        </w:rPr>
        <w:fldChar w:fldCharType="end"/>
      </w:r>
      <w:r w:rsidR="00246331">
        <w:rPr>
          <w:rFonts w:ascii="Calibri" w:eastAsiaTheme="minorEastAsia" w:hAnsi="Calibri" w:cs="Calibri"/>
        </w:rPr>
        <w:t xml:space="preserve"> Sequences of arcs </w:t>
      </w:r>
      <w:r w:rsidR="00D927C9">
        <w:rPr>
          <w:rFonts w:ascii="Calibri" w:eastAsiaTheme="minorEastAsia" w:hAnsi="Calibri" w:cs="Calibri"/>
        </w:rPr>
        <w:t xml:space="preserve">form a path from one vertex to another, and imply </w:t>
      </w:r>
      <w:r w:rsidR="00B303A1">
        <w:rPr>
          <w:rFonts w:ascii="Calibri" w:eastAsiaTheme="minorEastAsia" w:hAnsi="Calibri" w:cs="Calibri"/>
        </w:rPr>
        <w:t xml:space="preserve">that </w:t>
      </w:r>
      <w:r w:rsidR="00EB63D2">
        <w:rPr>
          <w:rFonts w:ascii="Calibri" w:eastAsiaTheme="minorEastAsia" w:hAnsi="Calibri" w:cs="Calibri"/>
        </w:rPr>
        <w:t>the first</w:t>
      </w:r>
      <w:r w:rsidR="00B303A1">
        <w:rPr>
          <w:rFonts w:ascii="Calibri" w:eastAsiaTheme="minorEastAsia" w:hAnsi="Calibri" w:cs="Calibri"/>
        </w:rPr>
        <w:t xml:space="preserve"> </w:t>
      </w:r>
      <w:r w:rsidR="00944683">
        <w:rPr>
          <w:rFonts w:ascii="Calibri" w:eastAsiaTheme="minorEastAsia" w:hAnsi="Calibri" w:cs="Calibri"/>
        </w:rPr>
        <w:t xml:space="preserve">node is a cause the and </w:t>
      </w:r>
      <w:r w:rsidR="000F1C4A">
        <w:rPr>
          <w:rFonts w:ascii="Calibri" w:eastAsiaTheme="minorEastAsia" w:hAnsi="Calibri" w:cs="Calibri"/>
        </w:rPr>
        <w:t xml:space="preserve">the other </w:t>
      </w:r>
      <w:r w:rsidR="00BF1D6C">
        <w:rPr>
          <w:rFonts w:ascii="Calibri" w:eastAsiaTheme="minorEastAsia" w:hAnsi="Calibri" w:cs="Calibri"/>
        </w:rPr>
        <w:t>an effect.</w:t>
      </w:r>
      <w:r w:rsidR="00EC2A43">
        <w:rPr>
          <w:rFonts w:ascii="Calibri" w:eastAsiaTheme="minorEastAsia" w:hAnsi="Calibri" w:cs="Calibri"/>
        </w:rPr>
        <w:fldChar w:fldCharType="begin"/>
      </w:r>
      <w:r w:rsidR="00625642">
        <w:rPr>
          <w:rFonts w:ascii="Calibri" w:eastAsiaTheme="minorEastAsia" w:hAnsi="Calibri" w:cs="Calibri"/>
        </w:rPr>
        <w:instrText xml:space="preserve"> ADDIN ZOTERO_ITEM CSL_CITATION {"citationID":"bGxX9BAr","properties":{"formattedCitation":"\\super 32\\nosupersub{}","plainCitation":"32","noteIndex":0},"citationItems":[{"id":228,"uris":["http://zotero.org/users/5622226/items/A5AW9ZRQ"],"uri":["http://zotero.org/users/5622226/items/A5AW9ZRQ"],"itemData":{"id":228,"type":"book","edition":"0","ISBN":"978-0-429-19624-9","language":"en","note":"DOI: 10.1201/b17065","publisher":"Chapman and Hall/CRC","source":"DOI.org (Crossref)","title":"Bayesian Networks: With Examples in R","title-short":"Bayesian Networks","URL":"https://www.taylorfrancis.com/books/9781482225594","author":[{"family":"Scutari","given":"Marco"},{"family":"Denis","given":"Jean-Baptiste"}],"accessed":{"date-parts":[["2020",8,8]]},"issued":{"date-parts":[["2014",6,20]]}}}],"schema":"https://github.com/citation-style-language/schema/raw/master/csl-citation.json"} </w:instrText>
      </w:r>
      <w:r w:rsidR="00EC2A43">
        <w:rPr>
          <w:rFonts w:ascii="Calibri" w:eastAsiaTheme="minorEastAsia" w:hAnsi="Calibri" w:cs="Calibri"/>
        </w:rPr>
        <w:fldChar w:fldCharType="separate"/>
      </w:r>
      <w:r w:rsidR="00625642" w:rsidRPr="00625642">
        <w:rPr>
          <w:rFonts w:ascii="Calibri" w:hAnsi="Calibri" w:cs="Calibri"/>
          <w:vertAlign w:val="superscript"/>
        </w:rPr>
        <w:t>32</w:t>
      </w:r>
      <w:r w:rsidR="00EC2A43">
        <w:rPr>
          <w:rFonts w:ascii="Calibri" w:eastAsiaTheme="minorEastAsia" w:hAnsi="Calibri" w:cs="Calibri"/>
        </w:rPr>
        <w:fldChar w:fldCharType="end"/>
      </w:r>
      <w:r w:rsidR="00335C24">
        <w:rPr>
          <w:rFonts w:ascii="Calibri" w:eastAsiaTheme="minorEastAsia" w:hAnsi="Calibri" w:cs="Calibri"/>
        </w:rPr>
        <w:t xml:space="preserve"> </w:t>
      </w:r>
      <w:r w:rsidR="000D3D0A">
        <w:rPr>
          <w:rFonts w:ascii="Calibri" w:eastAsiaTheme="minorEastAsia" w:hAnsi="Calibri" w:cs="Calibri"/>
        </w:rPr>
        <w:t xml:space="preserve">Bayesian networks are a specific </w:t>
      </w:r>
      <w:r w:rsidR="00250863">
        <w:rPr>
          <w:rFonts w:ascii="Calibri" w:eastAsiaTheme="minorEastAsia" w:hAnsi="Calibri" w:cs="Calibri"/>
        </w:rPr>
        <w:t xml:space="preserve">case of </w:t>
      </w:r>
      <w:r w:rsidR="00A1601B">
        <w:rPr>
          <w:rFonts w:ascii="Calibri" w:eastAsiaTheme="minorEastAsia" w:hAnsi="Calibri" w:cs="Calibri"/>
        </w:rPr>
        <w:t xml:space="preserve">graphical models, </w:t>
      </w:r>
      <w:r w:rsidR="0083131A">
        <w:rPr>
          <w:rFonts w:ascii="Calibri" w:eastAsiaTheme="minorEastAsia" w:hAnsi="Calibri" w:cs="Calibri"/>
        </w:rPr>
        <w:t>where each arc represents a probabilistic dependency between two variables</w:t>
      </w:r>
      <w:r w:rsidR="0023144D">
        <w:rPr>
          <w:rFonts w:ascii="Calibri" w:eastAsiaTheme="minorEastAsia" w:hAnsi="Calibri" w:cs="Calibri"/>
        </w:rPr>
        <w:t xml:space="preserve">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j</m:t>
            </m:r>
          </m:sub>
        </m:sSub>
        <m:r>
          <w:rPr>
            <w:rFonts w:ascii="Cambria Math" w:eastAsiaTheme="minorEastAsia" w:hAnsi="Cambria Math" w:cs="Calibri"/>
          </w:rPr>
          <m:t>}</m:t>
        </m:r>
      </m:oMath>
      <w:r w:rsidR="00F67EC1">
        <w:rPr>
          <w:rFonts w:ascii="Calibri" w:eastAsiaTheme="minorEastAsia" w:hAnsi="Calibri" w:cs="Calibri"/>
        </w:rPr>
        <w:t xml:space="preserve">, which are represented as nodes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j</m:t>
            </m:r>
          </m:sub>
        </m:sSub>
        <m:r>
          <w:rPr>
            <w:rFonts w:ascii="Cambria Math" w:eastAsiaTheme="minorEastAsia" w:hAnsi="Cambria Math" w:cs="Calibri"/>
          </w:rPr>
          <m:t>}</m:t>
        </m:r>
      </m:oMath>
      <w:r w:rsidR="0083131A">
        <w:rPr>
          <w:rFonts w:ascii="Calibri" w:eastAsiaTheme="minorEastAsia" w:hAnsi="Calibri" w:cs="Calibri"/>
        </w:rPr>
        <w:t xml:space="preserve">. </w:t>
      </w:r>
      <w:r w:rsidR="0011034D">
        <w:rPr>
          <w:rFonts w:ascii="Calibri" w:eastAsiaTheme="minorEastAsia" w:hAnsi="Calibri" w:cs="Calibri"/>
        </w:rPr>
        <w:t>The</w:t>
      </w:r>
      <w:r w:rsidR="00C16EAD">
        <w:rPr>
          <w:rFonts w:ascii="Calibri" w:eastAsiaTheme="minorEastAsia" w:hAnsi="Calibri" w:cs="Calibri"/>
        </w:rPr>
        <w:t xml:space="preserve"> graphs</w:t>
      </w:r>
      <w:r w:rsidR="0011034D">
        <w:rPr>
          <w:rFonts w:ascii="Calibri" w:eastAsiaTheme="minorEastAsia" w:hAnsi="Calibri" w:cs="Calibri"/>
        </w:rPr>
        <w:t xml:space="preserve"> must be directed and acyclic (</w:t>
      </w:r>
      <w:r w:rsidR="00FD1950">
        <w:rPr>
          <w:rFonts w:ascii="Calibri" w:eastAsiaTheme="minorEastAsia" w:hAnsi="Calibri" w:cs="Calibri"/>
        </w:rPr>
        <w:t xml:space="preserve">i.e. </w:t>
      </w:r>
      <w:r w:rsidR="00854160">
        <w:rPr>
          <w:rFonts w:ascii="Calibri" w:eastAsiaTheme="minorEastAsia" w:hAnsi="Calibri" w:cs="Calibri"/>
        </w:rPr>
        <w:t>no path of the for</w:t>
      </w:r>
      <w:r w:rsidR="00C6190E">
        <w:rPr>
          <w:rFonts w:ascii="Calibri" w:eastAsiaTheme="minorEastAsia" w:hAnsi="Calibri" w:cs="Calibri"/>
        </w:rPr>
        <w:t xml:space="preserve">m </w:t>
      </w:r>
      <m:oMath>
        <m:r>
          <w:rPr>
            <w:rFonts w:ascii="Cambria Math" w:eastAsiaTheme="minorEastAsia" w:hAnsi="Cambria Math" w:cs="Calibri"/>
          </w:rPr>
          <m:t>V→…→V</m:t>
        </m:r>
      </m:oMath>
      <w:r w:rsidR="003822A5">
        <w:rPr>
          <w:rFonts w:ascii="Calibri" w:eastAsiaTheme="minorEastAsia" w:hAnsi="Calibri" w:cs="Calibri"/>
        </w:rPr>
        <w:t xml:space="preserve"> exists)</w:t>
      </w:r>
      <w:r w:rsidR="009360CC">
        <w:rPr>
          <w:rFonts w:ascii="Calibri" w:eastAsiaTheme="minorEastAsia" w:hAnsi="Calibri" w:cs="Calibri"/>
        </w:rPr>
        <w:t>.</w:t>
      </w:r>
      <w:commentRangeEnd w:id="546"/>
      <w:r w:rsidR="000F3335">
        <w:rPr>
          <w:rFonts w:ascii="Calibri" w:eastAsiaTheme="minorEastAsia" w:hAnsi="Calibri" w:cs="Calibri"/>
        </w:rPr>
        <w:fldChar w:fldCharType="begin"/>
      </w:r>
      <w:r w:rsidR="00AE2DB0">
        <w:rPr>
          <w:rFonts w:ascii="Calibri" w:eastAsiaTheme="minorEastAsia" w:hAnsi="Calibri" w:cs="Calibri"/>
        </w:rPr>
        <w:instrText xml:space="preserve"> ADDIN ZOTERO_ITEM CSL_CITATION {"citationID":"kOrOmdcn","properties":{"formattedCitation":"\\super 31\\nosupersub{}","plainCitation":"31","noteIndex":0},"citationItems":[{"id":"IOO5UE9A/6r0O3t3y","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0F3335">
        <w:rPr>
          <w:rFonts w:ascii="Calibri" w:eastAsiaTheme="minorEastAsia" w:hAnsi="Calibri" w:cs="Calibri"/>
        </w:rPr>
        <w:fldChar w:fldCharType="separate"/>
      </w:r>
      <w:r w:rsidR="00625642" w:rsidRPr="00625642">
        <w:rPr>
          <w:rFonts w:ascii="Calibri" w:hAnsi="Calibri" w:cs="Calibri"/>
          <w:vertAlign w:val="superscript"/>
        </w:rPr>
        <w:t>31</w:t>
      </w:r>
      <w:r w:rsidR="000F3335">
        <w:rPr>
          <w:rFonts w:ascii="Calibri" w:eastAsiaTheme="minorEastAsia" w:hAnsi="Calibri" w:cs="Calibri"/>
        </w:rPr>
        <w:fldChar w:fldCharType="end"/>
      </w:r>
      <w:r w:rsidR="00EC2A43">
        <w:rPr>
          <w:rStyle w:val="CommentReference"/>
        </w:rPr>
        <w:t xml:space="preserve"> </w:t>
      </w:r>
      <w:r w:rsidR="00817DA6">
        <w:rPr>
          <w:rStyle w:val="CommentReference"/>
        </w:rPr>
        <w:commentReference w:id="546"/>
      </w:r>
    </w:p>
    <w:p w14:paraId="5EFC719F" w14:textId="159FBB6E" w:rsidR="009C66CC" w:rsidRDefault="009C66CC" w:rsidP="009C66CC">
      <w:pPr>
        <w:rPr>
          <w:ins w:id="549" w:author="Tim Vigers" w:date="2020-08-09T10:53:00Z"/>
          <w:rStyle w:val="CommentReference"/>
        </w:rPr>
      </w:pPr>
    </w:p>
    <w:p w14:paraId="2BE61632" w14:textId="4F9AE843" w:rsidR="009C66CC" w:rsidRPr="00EA120B" w:rsidRDefault="009C66CC" w:rsidP="009C66CC">
      <w:pPr>
        <w:pStyle w:val="Heading3"/>
        <w:rPr>
          <w:ins w:id="550" w:author="Tim Vigers" w:date="2020-08-09T10:51:00Z"/>
          <w:rStyle w:val="CommentReference"/>
          <w:rFonts w:asciiTheme="minorHAnsi" w:hAnsiTheme="minorHAnsi" w:cstheme="minorHAnsi"/>
          <w:sz w:val="24"/>
          <w:szCs w:val="24"/>
          <w:rPrChange w:id="551" w:author="Tim Vigers" w:date="2020-08-09T10:54:00Z">
            <w:rPr>
              <w:ins w:id="552" w:author="Tim Vigers" w:date="2020-08-09T10:51:00Z"/>
              <w:rStyle w:val="CommentReference"/>
            </w:rPr>
          </w:rPrChange>
        </w:rPr>
        <w:pPrChange w:id="553" w:author="Tim Vigers" w:date="2020-08-09T10:53:00Z">
          <w:pPr>
            <w:ind w:firstLine="720"/>
          </w:pPr>
        </w:pPrChange>
      </w:pPr>
      <w:bookmarkStart w:id="554" w:name="_Toc47869936"/>
      <w:ins w:id="555" w:author="Tim Vigers" w:date="2020-08-09T10:53:00Z">
        <w:r w:rsidRPr="00EA120B">
          <w:rPr>
            <w:rStyle w:val="CommentReference"/>
            <w:rFonts w:asciiTheme="minorHAnsi" w:hAnsiTheme="minorHAnsi" w:cstheme="minorHAnsi"/>
            <w:sz w:val="24"/>
            <w:szCs w:val="24"/>
            <w:rPrChange w:id="556" w:author="Tim Vigers" w:date="2020-08-09T10:54:00Z">
              <w:rPr>
                <w:rStyle w:val="CommentReference"/>
              </w:rPr>
            </w:rPrChange>
          </w:rPr>
          <w:lastRenderedPageBreak/>
          <w:t xml:space="preserve">Figure </w:t>
        </w:r>
      </w:ins>
      <w:ins w:id="557" w:author="Tim Vigers" w:date="2020-08-09T12:02:00Z">
        <w:r w:rsidR="0035460F">
          <w:rPr>
            <w:rStyle w:val="CommentReference"/>
            <w:rFonts w:asciiTheme="minorHAnsi" w:hAnsiTheme="minorHAnsi" w:cstheme="minorHAnsi"/>
            <w:sz w:val="24"/>
            <w:szCs w:val="24"/>
          </w:rPr>
          <w:t>5</w:t>
        </w:r>
      </w:ins>
      <w:ins w:id="558" w:author="Tim Vigers" w:date="2020-08-09T10:53:00Z">
        <w:r w:rsidRPr="00EA120B">
          <w:rPr>
            <w:rStyle w:val="CommentReference"/>
            <w:rFonts w:asciiTheme="minorHAnsi" w:hAnsiTheme="minorHAnsi" w:cstheme="minorHAnsi"/>
            <w:sz w:val="24"/>
            <w:szCs w:val="24"/>
            <w:rPrChange w:id="559" w:author="Tim Vigers" w:date="2020-08-09T10:54:00Z">
              <w:rPr>
                <w:rStyle w:val="CommentReference"/>
              </w:rPr>
            </w:rPrChange>
          </w:rPr>
          <w:t xml:space="preserve">: </w:t>
        </w:r>
        <w:r w:rsidR="00A276D1" w:rsidRPr="00EA120B">
          <w:rPr>
            <w:rStyle w:val="CommentReference"/>
            <w:rFonts w:asciiTheme="minorHAnsi" w:hAnsiTheme="minorHAnsi" w:cstheme="minorHAnsi"/>
            <w:sz w:val="24"/>
            <w:szCs w:val="24"/>
            <w:rPrChange w:id="560" w:author="Tim Vigers" w:date="2020-08-09T10:54:00Z">
              <w:rPr>
                <w:rStyle w:val="CommentReference"/>
              </w:rPr>
            </w:rPrChange>
          </w:rPr>
          <w:t>Graph Structures</w:t>
        </w:r>
      </w:ins>
      <w:bookmarkEnd w:id="554"/>
    </w:p>
    <w:p w14:paraId="63547CF1" w14:textId="435EB79D" w:rsidR="00D67D11" w:rsidRDefault="009C66CC" w:rsidP="009C66CC">
      <w:pPr>
        <w:jc w:val="center"/>
        <w:rPr>
          <w:ins w:id="561" w:author="Tim Vigers" w:date="2020-08-09T10:51:00Z"/>
          <w:rStyle w:val="CommentReference"/>
        </w:rPr>
        <w:pPrChange w:id="562" w:author="Tim Vigers" w:date="2020-08-09T10:52:00Z">
          <w:pPr>
            <w:ind w:firstLine="720"/>
          </w:pPr>
        </w:pPrChange>
      </w:pPr>
      <w:ins w:id="563" w:author="Tim Vigers" w:date="2020-08-09T10:52:00Z">
        <w:r>
          <w:rPr>
            <w:noProof/>
            <w:sz w:val="16"/>
            <w:szCs w:val="16"/>
          </w:rPr>
          <w:drawing>
            <wp:inline distT="0" distB="0" distL="0" distR="0" wp14:anchorId="23B6DC07" wp14:editId="3ABA3514">
              <wp:extent cx="3369501" cy="1393019"/>
              <wp:effectExtent l="0" t="0" r="0" b="4445"/>
              <wp:docPr id="5" name="Picture 5" descr="A close up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atc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2315" cy="1398317"/>
                      </a:xfrm>
                      <a:prstGeom prst="rect">
                        <a:avLst/>
                      </a:prstGeom>
                    </pic:spPr>
                  </pic:pic>
                </a:graphicData>
              </a:graphic>
            </wp:inline>
          </w:drawing>
        </w:r>
      </w:ins>
    </w:p>
    <w:p w14:paraId="05CACD3D" w14:textId="2A44D4E0" w:rsidR="00EA120B" w:rsidRPr="00790FB8" w:rsidRDefault="00EA120B" w:rsidP="00790FB8">
      <w:pPr>
        <w:pStyle w:val="NormalWeb"/>
        <w:rPr>
          <w:rFonts w:ascii="Calibri" w:hAnsi="Calibri" w:cs="Calibri"/>
          <w:rPrChange w:id="564" w:author="Tim Vigers" w:date="2020-08-09T11:00:00Z">
            <w:rPr>
              <w:rFonts w:ascii="Calibri" w:eastAsiaTheme="minorEastAsia" w:hAnsi="Calibri" w:cs="Calibri"/>
            </w:rPr>
          </w:rPrChange>
        </w:rPr>
        <w:pPrChange w:id="565" w:author="Tim Vigers" w:date="2020-08-09T11:00:00Z">
          <w:pPr/>
        </w:pPrChange>
      </w:pPr>
      <w:ins w:id="566" w:author="Tim Vigers" w:date="2020-08-09T10:54:00Z">
        <w:r w:rsidRPr="00255520">
          <w:rPr>
            <w:rFonts w:ascii="Calibri" w:hAnsi="Calibri" w:cs="Calibri"/>
          </w:rPr>
          <w:t xml:space="preserve">From </w:t>
        </w:r>
        <w:r>
          <w:rPr>
            <w:rFonts w:ascii="Calibri" w:hAnsi="Calibri" w:cs="Calibri"/>
          </w:rPr>
          <w:t xml:space="preserve">Nagarajan et al. </w:t>
        </w:r>
        <w:r w:rsidRPr="00255520">
          <w:rPr>
            <w:rFonts w:ascii="Calibri" w:hAnsi="Calibri" w:cs="Calibri"/>
          </w:rPr>
          <w:t>(201</w:t>
        </w:r>
      </w:ins>
      <w:ins w:id="567" w:author="Tim Vigers" w:date="2020-08-09T10:55:00Z">
        <w:r w:rsidR="00AE2DB0">
          <w:rPr>
            <w:rFonts w:ascii="Calibri" w:hAnsi="Calibri" w:cs="Calibri"/>
          </w:rPr>
          <w:t>3</w:t>
        </w:r>
      </w:ins>
      <w:ins w:id="568" w:author="Tim Vigers" w:date="2020-08-09T10:54:00Z">
        <w:r w:rsidRPr="00255520">
          <w:rPr>
            <w:rFonts w:ascii="Calibri" w:hAnsi="Calibri" w:cs="Calibri"/>
          </w:rPr>
          <w:t>)</w:t>
        </w:r>
      </w:ins>
      <w:r w:rsidR="00AE2DB0">
        <w:rPr>
          <w:rFonts w:ascii="Calibri" w:hAnsi="Calibri" w:cs="Calibri"/>
        </w:rPr>
        <w:fldChar w:fldCharType="begin"/>
      </w:r>
      <w:r w:rsidR="00AE2DB0">
        <w:rPr>
          <w:rFonts w:ascii="Calibri" w:hAnsi="Calibri" w:cs="Calibri"/>
        </w:rPr>
        <w:instrText xml:space="preserve"> ADDIN ZOTERO_ITEM CSL_CITATION {"citationID":"WJkEhdrk","properties":{"formattedCitation":"\\super 33\\nosupersub{}","plainCitation":"33","noteIndex":0},"citationItems":[{"id":227,"uris":["http://zotero.org/users/5622226/items/GQXSEJYL"],"uri":["http://zotero.org/users/5622226/items/GQXSEJYL"],"itemData":{"id":227,"type":"book","event-place":"New York, NY","ISBN":"978-1-4614-6445-7","language":"en","note":"DOI: 10.1007/978-1-4614-6446-4","publisher":"Springer New York","publisher-place":"New York, NY","source":"DOI.org (Crossref)","title":"Bayesian Networks in R","URL":"http://link.springer.com/10.1007/978-1-4614-6446-4","author":[{"family":"Nagarajan","given":"Radhakrishnan"},{"family":"Scutari","given":"Marco"},{"family":"Lèbre","given":"Sophie"}],"accessed":{"date-parts":[["2020",8,8]]},"issued":{"date-parts":[["2013"]]}}}],"schema":"https://github.com/citation-style-language/schema/raw/master/csl-citation.json"} </w:instrText>
      </w:r>
      <w:r w:rsidR="00AE2DB0">
        <w:rPr>
          <w:rFonts w:ascii="Calibri" w:hAnsi="Calibri" w:cs="Calibri"/>
        </w:rPr>
        <w:fldChar w:fldCharType="separate"/>
      </w:r>
      <w:r w:rsidR="00AE2DB0" w:rsidRPr="00AE2DB0">
        <w:rPr>
          <w:rFonts w:ascii="Calibri" w:hAnsi="Calibri" w:cs="Calibri"/>
          <w:vertAlign w:val="superscript"/>
        </w:rPr>
        <w:t>33</w:t>
      </w:r>
      <w:r w:rsidR="00AE2DB0">
        <w:rPr>
          <w:rFonts w:ascii="Calibri" w:hAnsi="Calibri" w:cs="Calibri"/>
        </w:rPr>
        <w:fldChar w:fldCharType="end"/>
      </w:r>
      <w:ins w:id="569" w:author="Tim Vigers" w:date="2020-08-09T10:54:00Z">
        <w:r w:rsidRPr="00255520">
          <w:rPr>
            <w:rFonts w:ascii="Calibri" w:hAnsi="Calibri" w:cs="Calibri"/>
          </w:rPr>
          <w:t xml:space="preserve">: </w:t>
        </w:r>
      </w:ins>
      <w:ins w:id="570" w:author="Tim Vigers" w:date="2020-08-09T10:55:00Z">
        <w:r w:rsidR="00F41B78">
          <w:rPr>
            <w:rFonts w:ascii="Calibri" w:hAnsi="Calibri" w:cs="Calibri"/>
          </w:rPr>
          <w:t xml:space="preserve">An undirected graph </w:t>
        </w:r>
      </w:ins>
      <w:ins w:id="571" w:author="Tim Vigers" w:date="2020-08-09T10:56:00Z">
        <w:r w:rsidR="00F41B78">
          <w:rPr>
            <w:rFonts w:ascii="Calibri" w:hAnsi="Calibri" w:cs="Calibri"/>
          </w:rPr>
          <w:t>(left), a directed graph (center), and a partially directed graph (right).</w:t>
        </w:r>
        <w:r w:rsidR="00E31943">
          <w:rPr>
            <w:rFonts w:ascii="Calibri" w:hAnsi="Calibri" w:cs="Calibri"/>
          </w:rPr>
          <w:t xml:space="preserve"> </w:t>
        </w:r>
      </w:ins>
      <w:ins w:id="572" w:author="Tim Vigers" w:date="2020-08-09T10:58:00Z">
        <w:r w:rsidR="00E31943">
          <w:rPr>
            <w:rFonts w:ascii="Calibri" w:hAnsi="Calibri" w:cs="Calibri"/>
          </w:rPr>
          <w:t xml:space="preserve">The directed graph </w:t>
        </w:r>
        <w:r w:rsidR="00972640">
          <w:rPr>
            <w:rFonts w:ascii="Calibri" w:hAnsi="Calibri" w:cs="Calibri"/>
          </w:rPr>
          <w:t>is also acyclic, as there are no paths</w:t>
        </w:r>
      </w:ins>
      <w:ins w:id="573" w:author="Tim Vigers" w:date="2020-08-09T10:59:00Z">
        <w:r w:rsidR="00972640">
          <w:rPr>
            <w:rFonts w:ascii="Calibri" w:hAnsi="Calibri" w:cs="Calibri"/>
          </w:rPr>
          <w:t xml:space="preserve"> (e.g. C -&gt; D -&gt; B)</w:t>
        </w:r>
      </w:ins>
      <w:ins w:id="574" w:author="Tim Vigers" w:date="2020-08-09T10:58:00Z">
        <w:r w:rsidR="00972640">
          <w:rPr>
            <w:rFonts w:ascii="Calibri" w:hAnsi="Calibri" w:cs="Calibri"/>
          </w:rPr>
          <w:t xml:space="preserve"> from </w:t>
        </w:r>
      </w:ins>
      <w:ins w:id="575" w:author="Tim Vigers" w:date="2020-08-09T10:59:00Z">
        <w:r w:rsidR="00972640">
          <w:rPr>
            <w:rFonts w:ascii="Calibri" w:hAnsi="Calibri" w:cs="Calibri"/>
          </w:rPr>
          <w:t>one back to itself</w:t>
        </w:r>
      </w:ins>
      <w:ins w:id="576" w:author="Tim Vigers" w:date="2020-08-09T11:29:00Z">
        <w:r w:rsidR="009E614A">
          <w:rPr>
            <w:rFonts w:ascii="Calibri" w:hAnsi="Calibri" w:cs="Calibri"/>
          </w:rPr>
          <w:t xml:space="preserve">, and </w:t>
        </w:r>
      </w:ins>
      <w:ins w:id="577" w:author="Tim Vigers" w:date="2020-08-09T11:30:00Z">
        <w:r w:rsidR="0098242D">
          <w:rPr>
            <w:rFonts w:ascii="Calibri" w:hAnsi="Calibri" w:cs="Calibri"/>
          </w:rPr>
          <w:t xml:space="preserve">the nodes </w:t>
        </w:r>
      </w:ins>
      <w:ins w:id="578" w:author="Tim Vigers" w:date="2020-08-09T11:29:00Z">
        <w:r w:rsidR="009E614A">
          <w:rPr>
            <w:rFonts w:ascii="Calibri" w:hAnsi="Calibri" w:cs="Calibri"/>
          </w:rPr>
          <w:t>can be interpreted as “D depend</w:t>
        </w:r>
      </w:ins>
      <w:ins w:id="579" w:author="Tim Vigers" w:date="2020-08-09T11:30:00Z">
        <w:r w:rsidR="009E614A">
          <w:rPr>
            <w:rFonts w:ascii="Calibri" w:hAnsi="Calibri" w:cs="Calibri"/>
          </w:rPr>
          <w:t>s on C, B depends on A, etc.”</w:t>
        </w:r>
      </w:ins>
    </w:p>
    <w:p w14:paraId="29B65BB7" w14:textId="1EAC6580" w:rsidR="000D3D0A" w:rsidRDefault="00A80A7A" w:rsidP="00A04467">
      <w:pPr>
        <w:rPr>
          <w:rFonts w:ascii="Calibri" w:eastAsiaTheme="minorEastAsia" w:hAnsi="Calibri" w:cs="Calibri"/>
          <w:iCs/>
        </w:rPr>
      </w:pPr>
      <w:r>
        <w:rPr>
          <w:rFonts w:ascii="Calibri" w:eastAsiaTheme="minorEastAsia" w:hAnsi="Calibri" w:cs="Calibri"/>
        </w:rPr>
        <w:tab/>
      </w:r>
      <w:r w:rsidR="002C1D4E">
        <w:rPr>
          <w:rFonts w:ascii="Calibri" w:eastAsiaTheme="minorEastAsia" w:hAnsi="Calibri" w:cs="Calibri"/>
        </w:rPr>
        <w:t xml:space="preserve">Graphical separation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m:t>
        </m:r>
      </m:oMath>
      <w:r w:rsidR="00BC6DD5">
        <w:rPr>
          <w:rFonts w:ascii="Calibri" w:eastAsiaTheme="minorEastAsia" w:hAnsi="Calibri" w:cs="Calibri"/>
        </w:rPr>
        <w:t xml:space="preserve">, or the absence of an </w:t>
      </w:r>
      <w:r w:rsidR="00743255">
        <w:rPr>
          <w:rFonts w:ascii="Calibri" w:eastAsiaTheme="minorEastAsia" w:hAnsi="Calibri" w:cs="Calibri"/>
        </w:rPr>
        <w:t xml:space="preserve">arc between </w:t>
      </w:r>
      <w:r w:rsidR="00C9033C">
        <w:rPr>
          <w:rFonts w:ascii="Calibri" w:eastAsiaTheme="minorEastAsia" w:hAnsi="Calibri" w:cs="Calibri"/>
        </w:rPr>
        <w:t>two</w:t>
      </w:r>
      <w:r w:rsidR="00335F99">
        <w:rPr>
          <w:rFonts w:ascii="Calibri" w:eastAsiaTheme="minorEastAsia" w:hAnsi="Calibri" w:cs="Calibri"/>
        </w:rPr>
        <w:t xml:space="preserve"> given</w:t>
      </w:r>
      <w:r w:rsidR="00C9033C">
        <w:rPr>
          <w:rFonts w:ascii="Calibri" w:eastAsiaTheme="minorEastAsia" w:hAnsi="Calibri" w:cs="Calibri"/>
        </w:rPr>
        <w:t xml:space="preserve"> </w:t>
      </w:r>
      <w:r w:rsidR="000D7D21">
        <w:rPr>
          <w:rFonts w:ascii="Calibri" w:eastAsiaTheme="minorEastAsia" w:hAnsi="Calibri" w:cs="Calibri"/>
        </w:rPr>
        <w:t>nodes</w:t>
      </w:r>
      <w:r w:rsidR="00335F99">
        <w:rPr>
          <w:rFonts w:ascii="Calibri" w:eastAsiaTheme="minorEastAsia" w:hAnsi="Calibri" w:cs="Calibri"/>
        </w:rPr>
        <w:t xml:space="preserve">, </w:t>
      </w:r>
      <w:r w:rsidR="00787B62">
        <w:rPr>
          <w:rFonts w:ascii="Calibri" w:eastAsiaTheme="minorEastAsia" w:hAnsi="Calibri" w:cs="Calibri"/>
        </w:rPr>
        <w:t>can</w:t>
      </w:r>
      <w:r w:rsidR="0093448E">
        <w:rPr>
          <w:rFonts w:ascii="Calibri" w:eastAsiaTheme="minorEastAsia" w:hAnsi="Calibri" w:cs="Calibri"/>
        </w:rPr>
        <w:t xml:space="preserve"> </w:t>
      </w:r>
      <w:r w:rsidR="00FE2F9E">
        <w:rPr>
          <w:rFonts w:ascii="Calibri" w:eastAsiaTheme="minorEastAsia" w:hAnsi="Calibri" w:cs="Calibri"/>
        </w:rPr>
        <w:t xml:space="preserve">be </w:t>
      </w:r>
      <w:r w:rsidR="0093448E">
        <w:rPr>
          <w:rFonts w:ascii="Calibri" w:eastAsiaTheme="minorEastAsia" w:hAnsi="Calibri" w:cs="Calibri"/>
        </w:rPr>
        <w:t xml:space="preserve">linked to </w:t>
      </w:r>
      <w:r w:rsidR="00202078">
        <w:rPr>
          <w:rFonts w:ascii="Calibri" w:eastAsiaTheme="minorEastAsia" w:hAnsi="Calibri" w:cs="Calibri"/>
        </w:rPr>
        <w:t>probabilistic separation</w:t>
      </w:r>
      <w:r w:rsidR="00787B62">
        <w:rPr>
          <w:rFonts w:ascii="Calibri" w:eastAsiaTheme="minorEastAsia" w:hAnsi="Calibri" w:cs="Calibri"/>
        </w:rPr>
        <w:t xml:space="preserve">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m:t>
        </m:r>
      </m:oMath>
      <w:r w:rsidR="00202078">
        <w:rPr>
          <w:rFonts w:ascii="Calibri" w:eastAsiaTheme="minorEastAsia" w:hAnsi="Calibri" w:cs="Calibri"/>
        </w:rPr>
        <w:t xml:space="preserve"> in </w:t>
      </w:r>
      <w:r w:rsidR="00B62E88">
        <w:rPr>
          <w:rFonts w:ascii="Calibri" w:eastAsiaTheme="minorEastAsia" w:hAnsi="Calibri" w:cs="Calibri"/>
        </w:rPr>
        <w:t>three ways</w:t>
      </w:r>
      <w:r w:rsidR="009902FD">
        <w:rPr>
          <w:rFonts w:ascii="Calibri" w:eastAsiaTheme="minorEastAsia" w:hAnsi="Calibri" w:cs="Calibri"/>
        </w:rPr>
        <w:t xml:space="preserve">. </w:t>
      </w:r>
      <w:r w:rsidR="00CE57ED">
        <w:rPr>
          <w:rFonts w:ascii="Calibri" w:eastAsiaTheme="minorEastAsia" w:hAnsi="Calibri" w:cs="Calibri"/>
        </w:rPr>
        <w:t xml:space="preserve">If each </w:t>
      </w:r>
      <w:r w:rsidR="00A8787D">
        <w:rPr>
          <w:rFonts w:ascii="Calibri" w:eastAsiaTheme="minorEastAsia" w:hAnsi="Calibri" w:cs="Calibri"/>
        </w:rPr>
        <w:t xml:space="preserve">node </w:t>
      </w:r>
      <m:oMath>
        <m:sSub>
          <m:sSubPr>
            <m:ctrlPr>
              <w:rPr>
                <w:rFonts w:ascii="Cambria Math" w:eastAsiaTheme="minorEastAsia" w:hAnsi="Cambria Math" w:cs="Calibri"/>
                <w:iCs/>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r>
          <m:rPr>
            <m:sty m:val="bi"/>
          </m:rPr>
          <w:rPr>
            <w:rFonts w:ascii="Cambria Math" w:eastAsiaTheme="minorEastAsia" w:hAnsi="Cambria Math" w:cs="Calibri"/>
          </w:rPr>
          <m:t>V</m:t>
        </m:r>
      </m:oMath>
      <w:r w:rsidR="006F1B06">
        <w:rPr>
          <w:rFonts w:ascii="Calibri" w:eastAsiaTheme="minorEastAsia" w:hAnsi="Calibri" w:cs="Calibri"/>
          <w:iCs/>
        </w:rPr>
        <w:t xml:space="preserve"> corresponds to random variable </w:t>
      </w:r>
      <m:oMath>
        <m:sSub>
          <m:sSubPr>
            <m:ctrlPr>
              <w:rPr>
                <w:rFonts w:ascii="Cambria Math" w:eastAsiaTheme="minorEastAsia" w:hAnsi="Cambria Math" w:cs="Calibri"/>
                <w:i/>
                <w:iCs/>
              </w:rPr>
            </m:ctrlPr>
          </m:sSubPr>
          <m:e>
            <m:r>
              <w:rPr>
                <w:rFonts w:ascii="Cambria Math" w:eastAsiaTheme="minorEastAsia" w:hAnsi="Cambria Math" w:cs="Calibri"/>
              </w:rPr>
              <m:t>X</m:t>
            </m:r>
          </m:e>
          <m:sub>
            <m:r>
              <w:rPr>
                <w:rFonts w:ascii="Cambria Math" w:eastAsiaTheme="minorEastAsia" w:hAnsi="Cambria Math" w:cs="Calibri"/>
              </w:rPr>
              <m:t>i</m:t>
            </m:r>
          </m:sub>
        </m:sSub>
      </m:oMath>
      <w:r w:rsidR="00333795">
        <w:rPr>
          <w:rFonts w:ascii="Calibri" w:eastAsiaTheme="minorEastAsia" w:hAnsi="Calibri" w:cs="Calibri"/>
          <w:iCs/>
        </w:rPr>
        <w:t xml:space="preserve"> </w:t>
      </w:r>
      <w:r w:rsidR="008E621C">
        <w:rPr>
          <w:rFonts w:ascii="Calibri" w:eastAsiaTheme="minorEastAsia" w:hAnsi="Calibri" w:cs="Calibri"/>
          <w:iCs/>
        </w:rPr>
        <w:t xml:space="preserve">and </w:t>
      </w:r>
      <w:r w:rsidR="008E621C" w:rsidRPr="000C122F">
        <w:rPr>
          <w:rFonts w:ascii="Calibri" w:eastAsiaTheme="minorEastAsia" w:hAnsi="Calibri" w:cs="Calibri"/>
          <w:i/>
        </w:rPr>
        <w:t>P</w:t>
      </w:r>
      <w:r w:rsidR="008E621C">
        <w:rPr>
          <w:rFonts w:ascii="Calibri" w:eastAsiaTheme="minorEastAsia" w:hAnsi="Calibri" w:cs="Calibri"/>
          <w:iCs/>
        </w:rPr>
        <w:t xml:space="preserve"> </w:t>
      </w:r>
      <w:r w:rsidR="00F45035">
        <w:rPr>
          <w:rFonts w:ascii="Calibri" w:eastAsiaTheme="minorEastAsia" w:hAnsi="Calibri" w:cs="Calibri"/>
          <w:iCs/>
        </w:rPr>
        <w:t xml:space="preserve">represents the </w:t>
      </w:r>
      <w:r w:rsidR="00881AA2">
        <w:rPr>
          <w:rFonts w:ascii="Calibri" w:eastAsiaTheme="minorEastAsia" w:hAnsi="Calibri" w:cs="Calibri"/>
          <w:iCs/>
        </w:rPr>
        <w:t xml:space="preserve">probabilistic dependence structure of </w:t>
      </w:r>
      <m:oMath>
        <m:r>
          <m:rPr>
            <m:sty m:val="bi"/>
          </m:rPr>
          <w:rPr>
            <w:rFonts w:ascii="Cambria Math" w:eastAsiaTheme="minorEastAsia" w:hAnsi="Cambria Math" w:cs="Calibri"/>
          </w:rPr>
          <m:t>X</m:t>
        </m:r>
      </m:oMath>
      <w:r w:rsidR="000C122F">
        <w:rPr>
          <w:rFonts w:ascii="Calibri" w:eastAsiaTheme="minorEastAsia" w:hAnsi="Calibri" w:cs="Calibri"/>
          <w:iCs/>
        </w:rPr>
        <w:t xml:space="preserve">, then </w:t>
      </w:r>
      <w:r w:rsidR="00AA19D4">
        <w:rPr>
          <w:rFonts w:ascii="Calibri" w:eastAsiaTheme="minorEastAsia" w:hAnsi="Calibri" w:cs="Calibri"/>
          <w:iCs/>
        </w:rPr>
        <w:t>graph G is an independence map (I-map</w:t>
      </w:r>
      <w:r w:rsidR="00B71772">
        <w:rPr>
          <w:rFonts w:ascii="Calibri" w:eastAsiaTheme="minorEastAsia" w:hAnsi="Calibri" w:cs="Calibri"/>
          <w:iCs/>
        </w:rPr>
        <w:t>)</w:t>
      </w:r>
      <w:r w:rsidR="005D0714">
        <w:rPr>
          <w:rFonts w:ascii="Calibri" w:eastAsiaTheme="minorEastAsia" w:hAnsi="Calibri" w:cs="Calibri"/>
          <w:iCs/>
        </w:rPr>
        <w:t xml:space="preserve"> if</w:t>
      </w:r>
      <w:r w:rsidR="004030C4">
        <w:rPr>
          <w:rFonts w:ascii="Calibri" w:eastAsiaTheme="minorEastAsia" w:hAnsi="Calibri" w:cs="Calibri"/>
          <w:iCs/>
        </w:rPr>
        <w:t>:</w:t>
      </w:r>
      <w:r w:rsidR="00BA3EAB">
        <w:rPr>
          <w:rFonts w:ascii="Calibri" w:eastAsiaTheme="minorEastAsia" w:hAnsi="Calibri" w:cs="Calibri"/>
          <w:iCs/>
        </w:rPr>
        <w:fldChar w:fldCharType="begin"/>
      </w:r>
      <w:r w:rsidR="00AE2DB0">
        <w:rPr>
          <w:rFonts w:ascii="Calibri" w:eastAsiaTheme="minorEastAsia" w:hAnsi="Calibri" w:cs="Calibri"/>
          <w:iCs/>
        </w:rPr>
        <w:instrText xml:space="preserve"> ADDIN ZOTERO_ITEM CSL_CITATION {"citationID":"FVkWT9ob","properties":{"formattedCitation":"\\super 31\\nosupersub{}","plainCitation":"31","noteIndex":0},"citationItems":[{"id":"IOO5UE9A/6r0O3t3y","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BA3EAB">
        <w:rPr>
          <w:rFonts w:ascii="Calibri" w:eastAsiaTheme="minorEastAsia" w:hAnsi="Calibri" w:cs="Calibri"/>
          <w:iCs/>
        </w:rPr>
        <w:fldChar w:fldCharType="separate"/>
      </w:r>
      <w:r w:rsidR="00625642" w:rsidRPr="00625642">
        <w:rPr>
          <w:rFonts w:ascii="Calibri" w:hAnsi="Calibri" w:cs="Calibri"/>
          <w:vertAlign w:val="superscript"/>
        </w:rPr>
        <w:t>31</w:t>
      </w:r>
      <w:r w:rsidR="00BA3EAB">
        <w:rPr>
          <w:rFonts w:ascii="Calibri" w:eastAsiaTheme="minorEastAsia" w:hAnsi="Calibri" w:cs="Calibri"/>
          <w:iCs/>
        </w:rPr>
        <w:fldChar w:fldCharType="end"/>
      </w:r>
      <w:r w:rsidR="00BA3EAB">
        <w:rPr>
          <w:rFonts w:ascii="Calibri" w:eastAsiaTheme="minorEastAsia" w:hAnsi="Calibri" w:cs="Calibri"/>
          <w:iCs/>
        </w:rPr>
        <w:t xml:space="preserve"> </w:t>
      </w:r>
    </w:p>
    <w:p w14:paraId="7F3E500B" w14:textId="1491A8B7" w:rsidR="004030C4" w:rsidRDefault="004030C4" w:rsidP="00A04467">
      <w:pPr>
        <w:rPr>
          <w:rFonts w:ascii="Calibri" w:eastAsiaTheme="minorEastAsia" w:hAnsi="Calibri" w:cs="Calibri"/>
          <w:iCs/>
        </w:rPr>
      </w:pPr>
    </w:p>
    <w:p w14:paraId="33022B8E" w14:textId="3600F37A" w:rsidR="004030C4" w:rsidRPr="001835A5" w:rsidRDefault="001E1FD4" w:rsidP="00A04467">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7E804325" w14:textId="77777777" w:rsidR="009E4EF7" w:rsidRDefault="009E4EF7" w:rsidP="00A04467">
      <w:pPr>
        <w:rPr>
          <w:rFonts w:ascii="Calibri" w:eastAsiaTheme="minorEastAsia" w:hAnsi="Calibri" w:cs="Calibri"/>
        </w:rPr>
      </w:pPr>
    </w:p>
    <w:p w14:paraId="5D896A6E" w14:textId="31AC27A2" w:rsidR="001835A5" w:rsidRDefault="001835A5" w:rsidP="00A04467">
      <w:pPr>
        <w:rPr>
          <w:rFonts w:ascii="Calibri" w:eastAsiaTheme="minorEastAsia" w:hAnsi="Calibri" w:cs="Calibri"/>
          <w:iCs/>
        </w:rPr>
      </w:pPr>
      <w:r>
        <w:rPr>
          <w:rFonts w:ascii="Calibri" w:eastAsiaTheme="minorEastAsia" w:hAnsi="Calibri" w:cs="Calibri"/>
        </w:rPr>
        <w:t xml:space="preserve">For all disjoint subsets A, B, and C of </w:t>
      </w:r>
      <m:oMath>
        <m:r>
          <m:rPr>
            <m:sty m:val="bi"/>
          </m:rPr>
          <w:rPr>
            <w:rFonts w:ascii="Cambria Math" w:eastAsiaTheme="minorEastAsia" w:hAnsi="Cambria Math" w:cs="Calibri"/>
          </w:rPr>
          <m:t>X</m:t>
        </m:r>
      </m:oMath>
      <w:r w:rsidR="005E4AA0">
        <w:rPr>
          <w:rFonts w:ascii="Calibri" w:eastAsiaTheme="minorEastAsia" w:hAnsi="Calibri" w:cs="Calibri"/>
          <w:iCs/>
        </w:rPr>
        <w:t>.</w:t>
      </w:r>
      <w:r w:rsidR="00D165E2">
        <w:rPr>
          <w:rFonts w:ascii="Calibri" w:eastAsiaTheme="minorEastAsia" w:hAnsi="Calibri" w:cs="Calibri"/>
          <w:iCs/>
        </w:rPr>
        <w:t xml:space="preserve"> </w:t>
      </w:r>
      <w:r w:rsidR="001D4D7A">
        <w:rPr>
          <w:rFonts w:ascii="Calibri" w:eastAsiaTheme="minorEastAsia" w:hAnsi="Calibri" w:cs="Calibri"/>
          <w:iCs/>
        </w:rPr>
        <w:t>Graph G is a dependence map (D-map) of P if:</w:t>
      </w:r>
    </w:p>
    <w:p w14:paraId="34794194" w14:textId="77777777" w:rsidR="00E34AC5" w:rsidRDefault="00E34AC5" w:rsidP="00A04467">
      <w:pPr>
        <w:rPr>
          <w:rFonts w:ascii="Calibri" w:eastAsiaTheme="minorEastAsia" w:hAnsi="Calibri" w:cs="Calibri"/>
          <w:iCs/>
        </w:rPr>
      </w:pPr>
    </w:p>
    <w:p w14:paraId="66CAE366" w14:textId="1A901821" w:rsidR="00B26C97" w:rsidRPr="001835A5" w:rsidRDefault="00B26C97" w:rsidP="00B26C97">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4011D3A7" w14:textId="47AA03F3" w:rsidR="001D4D7A" w:rsidRPr="005E4AA0" w:rsidRDefault="001D4D7A" w:rsidP="00A04467">
      <w:pPr>
        <w:rPr>
          <w:rFonts w:ascii="Calibri" w:eastAsiaTheme="minorEastAsia" w:hAnsi="Calibri" w:cs="Calibri"/>
        </w:rPr>
      </w:pPr>
    </w:p>
    <w:p w14:paraId="376FD400" w14:textId="556287A2" w:rsidR="000D3D0A" w:rsidRDefault="00685CD8" w:rsidP="00A04467">
      <w:pPr>
        <w:rPr>
          <w:rFonts w:ascii="Calibri" w:eastAsiaTheme="minorEastAsia" w:hAnsi="Calibri" w:cs="Calibri"/>
        </w:rPr>
      </w:pPr>
      <w:r>
        <w:rPr>
          <w:rFonts w:ascii="Calibri" w:eastAsiaTheme="minorEastAsia" w:hAnsi="Calibri" w:cs="Calibri"/>
        </w:rPr>
        <w:t>G is called a perfect map if it is both an I-map and D-Map</w:t>
      </w:r>
      <w:r w:rsidR="008A5587">
        <w:rPr>
          <w:rFonts w:ascii="Calibri" w:eastAsiaTheme="minorEastAsia" w:hAnsi="Calibri" w:cs="Calibri"/>
        </w:rPr>
        <w:t>:</w:t>
      </w:r>
    </w:p>
    <w:p w14:paraId="3FFA29D1" w14:textId="7B231A34" w:rsidR="008A5587" w:rsidRDefault="008A5587" w:rsidP="00A04467">
      <w:pPr>
        <w:rPr>
          <w:rFonts w:ascii="Calibri" w:eastAsiaTheme="minorEastAsia" w:hAnsi="Calibri" w:cs="Calibri"/>
        </w:rPr>
      </w:pPr>
    </w:p>
    <w:p w14:paraId="575823DF" w14:textId="537CDA34" w:rsidR="009939CF" w:rsidRPr="00C04C82" w:rsidRDefault="009939CF" w:rsidP="009939CF">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77CBD4A1" w14:textId="0EE049F4" w:rsidR="00C04C82" w:rsidRDefault="00C04C82" w:rsidP="009939CF">
      <w:pPr>
        <w:rPr>
          <w:ins w:id="580" w:author="Tim Vigers" w:date="2020-08-09T11:35:00Z"/>
          <w:rFonts w:ascii="Calibri" w:eastAsiaTheme="minorEastAsia" w:hAnsi="Calibri" w:cs="Calibri"/>
        </w:rPr>
      </w:pPr>
    </w:p>
    <w:p w14:paraId="4D81D840" w14:textId="0BEDE423" w:rsidR="004E77BC" w:rsidRDefault="004E77BC" w:rsidP="009939CF">
      <w:pPr>
        <w:rPr>
          <w:ins w:id="581" w:author="Tim Vigers" w:date="2020-08-09T11:35:00Z"/>
          <w:rFonts w:ascii="Calibri" w:eastAsiaTheme="minorEastAsia" w:hAnsi="Calibri" w:cs="Calibri"/>
        </w:rPr>
      </w:pPr>
    </w:p>
    <w:p w14:paraId="35B2291F" w14:textId="77777777" w:rsidR="004E77BC" w:rsidRDefault="004E77BC" w:rsidP="009939CF">
      <w:pPr>
        <w:rPr>
          <w:rFonts w:ascii="Calibri" w:eastAsiaTheme="minorEastAsia" w:hAnsi="Calibri" w:cs="Calibri"/>
        </w:rPr>
      </w:pPr>
    </w:p>
    <w:p w14:paraId="2F399FE9" w14:textId="4FC85F80" w:rsidR="00C04C82" w:rsidRPr="001835A5" w:rsidRDefault="00C04C82" w:rsidP="00C04C82">
      <w:pPr>
        <w:pStyle w:val="Heading3"/>
        <w:rPr>
          <w:rFonts w:ascii="Calibri" w:eastAsiaTheme="minorEastAsia" w:hAnsi="Calibri" w:cs="Calibri"/>
        </w:rPr>
      </w:pPr>
      <w:bookmarkStart w:id="582" w:name="_Toc47869937"/>
      <w:r>
        <w:rPr>
          <w:rFonts w:ascii="Calibri" w:eastAsiaTheme="minorEastAsia" w:hAnsi="Calibri" w:cs="Calibri"/>
        </w:rPr>
        <w:t xml:space="preserve">Figure </w:t>
      </w:r>
      <w:ins w:id="583" w:author="Tim Vigers" w:date="2020-08-09T12:02:00Z">
        <w:r w:rsidR="0035460F">
          <w:rPr>
            <w:rFonts w:ascii="Calibri" w:eastAsiaTheme="minorEastAsia" w:hAnsi="Calibri" w:cs="Calibri"/>
          </w:rPr>
          <w:t>6</w:t>
        </w:r>
      </w:ins>
      <w:del w:id="584" w:author="Tim Vigers" w:date="2020-08-09T10:44:00Z">
        <w:r w:rsidDel="00216D49">
          <w:rPr>
            <w:rFonts w:ascii="Calibri" w:eastAsiaTheme="minorEastAsia" w:hAnsi="Calibri" w:cs="Calibri"/>
          </w:rPr>
          <w:delText>3</w:delText>
        </w:r>
      </w:del>
      <w:r>
        <w:rPr>
          <w:rFonts w:ascii="Calibri" w:eastAsiaTheme="minorEastAsia" w:hAnsi="Calibri" w:cs="Calibri"/>
        </w:rPr>
        <w:t xml:space="preserve">: </w:t>
      </w:r>
      <w:r w:rsidR="00C57D0C">
        <w:rPr>
          <w:rFonts w:ascii="Calibri" w:eastAsiaTheme="minorEastAsia" w:hAnsi="Calibri" w:cs="Calibri"/>
        </w:rPr>
        <w:t>Graphical separation, conditional independence, and probability decomposition</w:t>
      </w:r>
      <w:r w:rsidR="00D24230">
        <w:rPr>
          <w:rFonts w:ascii="Calibri" w:eastAsiaTheme="minorEastAsia" w:hAnsi="Calibri" w:cs="Calibri"/>
        </w:rPr>
        <w:t>.</w:t>
      </w:r>
      <w:bookmarkEnd w:id="582"/>
    </w:p>
    <w:p w14:paraId="0CB13095" w14:textId="0DB1B3B8" w:rsidR="008A5587" w:rsidRDefault="00657D93" w:rsidP="00A04467">
      <w:pPr>
        <w:rPr>
          <w:rFonts w:ascii="Calibri" w:eastAsiaTheme="minorEastAsia" w:hAnsi="Calibri" w:cs="Calibri"/>
        </w:rPr>
      </w:pPr>
      <w:r>
        <w:rPr>
          <w:rFonts w:ascii="Calibri" w:eastAsiaTheme="minorEastAsia" w:hAnsi="Calibri" w:cs="Calibri"/>
          <w:noProof/>
        </w:rPr>
        <w:drawing>
          <wp:inline distT="0" distB="0" distL="0" distR="0" wp14:anchorId="75485FF9" wp14:editId="1DDCC53F">
            <wp:extent cx="5943600" cy="1988661"/>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13 at 2.59.17 PM.png"/>
                    <pic:cNvPicPr/>
                  </pic:nvPicPr>
                  <pic:blipFill rotWithShape="1">
                    <a:blip r:embed="rId17">
                      <a:extLst>
                        <a:ext uri="{28A0092B-C50C-407E-A947-70E740481C1C}">
                          <a14:useLocalDpi xmlns:a14="http://schemas.microsoft.com/office/drawing/2010/main" val="0"/>
                        </a:ext>
                      </a:extLst>
                    </a:blip>
                    <a:srcRect b="35916"/>
                    <a:stretch/>
                  </pic:blipFill>
                  <pic:spPr bwMode="auto">
                    <a:xfrm>
                      <a:off x="0" y="0"/>
                      <a:ext cx="5943600" cy="1988661"/>
                    </a:xfrm>
                    <a:prstGeom prst="rect">
                      <a:avLst/>
                    </a:prstGeom>
                    <a:ln>
                      <a:noFill/>
                    </a:ln>
                    <a:extLst>
                      <a:ext uri="{53640926-AAD7-44D8-BBD7-CCE9431645EC}">
                        <a14:shadowObscured xmlns:a14="http://schemas.microsoft.com/office/drawing/2010/main"/>
                      </a:ext>
                    </a:extLst>
                  </pic:spPr>
                </pic:pic>
              </a:graphicData>
            </a:graphic>
          </wp:inline>
        </w:drawing>
      </w:r>
    </w:p>
    <w:p w14:paraId="454AFA96" w14:textId="6A913A50" w:rsidR="001749DD" w:rsidRDefault="00B206F9" w:rsidP="00B60A90">
      <w:pPr>
        <w:jc w:val="center"/>
        <w:rPr>
          <w:rFonts w:ascii="Calibri" w:eastAsiaTheme="minorEastAsia" w:hAnsi="Calibri" w:cs="Calibri"/>
        </w:rPr>
      </w:pPr>
      <w:r>
        <w:rPr>
          <w:rFonts w:ascii="Calibri" w:eastAsiaTheme="minorEastAsia" w:hAnsi="Calibri" w:cs="Calibri"/>
        </w:rPr>
        <w:lastRenderedPageBreak/>
        <w:t>From</w:t>
      </w:r>
      <w:r w:rsidR="005C5CB7">
        <w:rPr>
          <w:rFonts w:ascii="Calibri" w:eastAsiaTheme="minorEastAsia" w:hAnsi="Calibri" w:cs="Calibri"/>
        </w:rPr>
        <w:t xml:space="preserve"> </w:t>
      </w:r>
      <w:r w:rsidR="009841F2">
        <w:t>Nagarajan et al. (</w:t>
      </w:r>
      <w:r w:rsidR="00DE24E7">
        <w:t>2013</w:t>
      </w:r>
      <w:r w:rsidR="009841F2">
        <w:t>)</w:t>
      </w:r>
      <w:r w:rsidR="000B4253">
        <w:t>.</w:t>
      </w:r>
    </w:p>
    <w:p w14:paraId="75238100" w14:textId="0569C22D" w:rsidR="001749DD" w:rsidRDefault="00BF1D6C" w:rsidP="00A04467">
      <w:pPr>
        <w:rPr>
          <w:rFonts w:ascii="Calibri" w:eastAsiaTheme="minorEastAsia" w:hAnsi="Calibri" w:cs="Calibri"/>
        </w:rPr>
      </w:pPr>
      <w:r>
        <w:rPr>
          <w:rFonts w:ascii="Calibri" w:eastAsiaTheme="minorEastAsia" w:hAnsi="Calibri" w:cs="Calibri"/>
        </w:rPr>
        <w:t xml:space="preserve"> </w:t>
      </w:r>
      <w:r w:rsidR="00FB474B">
        <w:rPr>
          <w:rFonts w:ascii="Calibri" w:eastAsiaTheme="minorEastAsia" w:hAnsi="Calibri" w:cs="Calibri"/>
        </w:rPr>
        <w:tab/>
      </w:r>
    </w:p>
    <w:p w14:paraId="4952B800" w14:textId="77777777" w:rsidR="001749DD" w:rsidRDefault="001749DD" w:rsidP="00A04467">
      <w:pPr>
        <w:rPr>
          <w:rFonts w:ascii="Calibri" w:eastAsiaTheme="minorEastAsia" w:hAnsi="Calibri" w:cs="Calibri"/>
        </w:rPr>
      </w:pPr>
    </w:p>
    <w:p w14:paraId="21F6310E" w14:textId="6E18D28F" w:rsidR="0019618A" w:rsidRDefault="00FB474B" w:rsidP="00657D93">
      <w:pPr>
        <w:ind w:firstLine="720"/>
        <w:rPr>
          <w:rFonts w:ascii="Calibri" w:eastAsiaTheme="minorEastAsia" w:hAnsi="Calibri" w:cs="Calibri"/>
        </w:rPr>
      </w:pPr>
      <w:r>
        <w:rPr>
          <w:rFonts w:ascii="Calibri" w:eastAsiaTheme="minorEastAsia" w:hAnsi="Calibri" w:cs="Calibri"/>
        </w:rPr>
        <w:t xml:space="preserve">The formal definition of a Bayesian network is </w:t>
      </w:r>
      <w:r w:rsidR="00D74E65">
        <w:rPr>
          <w:rFonts w:ascii="Calibri" w:eastAsiaTheme="minorEastAsia" w:hAnsi="Calibri" w:cs="Calibri"/>
        </w:rPr>
        <w:t>a directed acyclic graph (DAG)</w:t>
      </w:r>
      <w:r w:rsidR="001C789D">
        <w:rPr>
          <w:rFonts w:ascii="Calibri" w:eastAsiaTheme="minorEastAsia" w:hAnsi="Calibri" w:cs="Calibri"/>
        </w:rPr>
        <w:t xml:space="preserve"> denoted</w:t>
      </w:r>
      <w:r w:rsidR="00D74E65">
        <w:rPr>
          <w:rFonts w:ascii="Calibri" w:eastAsiaTheme="minorEastAsia" w:hAnsi="Calibri" w:cs="Calibri"/>
        </w:rPr>
        <w:t xml:space="preserve"> </w:t>
      </w:r>
      <m:oMath>
        <m:r>
          <m:rPr>
            <m:scr m:val="script"/>
          </m:rPr>
          <w:rPr>
            <w:rFonts w:ascii="Cambria Math" w:eastAsiaTheme="minorEastAsia" w:hAnsi="Cambria Math" w:cs="Calibri"/>
          </w:rPr>
          <m:t>B=(</m:t>
        </m:r>
        <m:r>
          <w:rPr>
            <w:rFonts w:ascii="Cambria Math" w:eastAsiaTheme="minorEastAsia" w:hAnsi="Cambria Math" w:cs="Calibri"/>
          </w:rPr>
          <m:t>G,</m:t>
        </m:r>
        <m:r>
          <m:rPr>
            <m:sty m:val="bi"/>
          </m:rPr>
          <w:rPr>
            <w:rFonts w:ascii="Cambria Math" w:eastAsiaTheme="minorEastAsia" w:hAnsi="Cambria Math" w:cs="Calibri"/>
          </w:rPr>
          <m:t>X</m:t>
        </m:r>
        <m:r>
          <w:rPr>
            <w:rFonts w:ascii="Cambria Math" w:eastAsiaTheme="minorEastAsia" w:hAnsi="Cambria Math" w:cs="Calibri"/>
          </w:rPr>
          <m:t>)</m:t>
        </m:r>
      </m:oMath>
      <w:r w:rsidR="001C789D">
        <w:rPr>
          <w:rFonts w:ascii="Calibri" w:eastAsiaTheme="minorEastAsia" w:hAnsi="Calibri" w:cs="Calibri"/>
        </w:rPr>
        <w:t xml:space="preserve"> if</w:t>
      </w:r>
      <w:r w:rsidR="002F604C">
        <w:rPr>
          <w:rFonts w:ascii="Calibri" w:eastAsiaTheme="minorEastAsia" w:hAnsi="Calibri" w:cs="Calibri"/>
        </w:rPr>
        <w:t xml:space="preserve"> and only if</w:t>
      </w:r>
      <w:r w:rsidR="00D37B04">
        <w:rPr>
          <w:rFonts w:ascii="Calibri" w:eastAsiaTheme="minorEastAsia" w:hAnsi="Calibri" w:cs="Calibri"/>
        </w:rPr>
        <w:t xml:space="preserve"> G is a minimal I-map of P such that not a single </w:t>
      </w:r>
      <w:r w:rsidR="00C95FF6">
        <w:rPr>
          <w:rFonts w:ascii="Calibri" w:eastAsiaTheme="minorEastAsia" w:hAnsi="Calibri" w:cs="Calibri"/>
        </w:rPr>
        <w:t xml:space="preserve">arc </w:t>
      </w:r>
      <w:r w:rsidR="00D37B04">
        <w:rPr>
          <w:rFonts w:ascii="Calibri" w:eastAsiaTheme="minorEastAsia" w:hAnsi="Calibri" w:cs="Calibri"/>
        </w:rPr>
        <w:t xml:space="preserve">can be removed without </w:t>
      </w:r>
      <w:r w:rsidR="0092544D">
        <w:rPr>
          <w:rFonts w:ascii="Calibri" w:eastAsiaTheme="minorEastAsia" w:hAnsi="Calibri" w:cs="Calibri"/>
        </w:rPr>
        <w:t>making G no longer an I-map.</w:t>
      </w:r>
      <w:r w:rsidR="00452E40">
        <w:rPr>
          <w:rFonts w:ascii="Calibri" w:eastAsiaTheme="minorEastAsia" w:hAnsi="Calibri" w:cs="Calibri"/>
        </w:rPr>
        <w:t xml:space="preserve"> From this definition </w:t>
      </w:r>
      <w:r w:rsidR="002B387D">
        <w:rPr>
          <w:rFonts w:ascii="Calibri" w:eastAsiaTheme="minorEastAsia" w:hAnsi="Calibri" w:cs="Calibri"/>
        </w:rPr>
        <w:t xml:space="preserve">follow two important </w:t>
      </w:r>
      <w:r w:rsidR="00A8174D">
        <w:rPr>
          <w:rFonts w:ascii="Calibri" w:eastAsiaTheme="minorEastAsia" w:hAnsi="Calibri" w:cs="Calibri"/>
        </w:rPr>
        <w:t xml:space="preserve">properties. First, </w:t>
      </w:r>
      <w:r w:rsidR="00C800CA">
        <w:rPr>
          <w:rFonts w:ascii="Calibri" w:eastAsiaTheme="minorEastAsia" w:hAnsi="Calibri" w:cs="Calibri"/>
        </w:rPr>
        <w:t>the global distribution P(</w:t>
      </w:r>
      <w:r w:rsidR="007A5FB1">
        <w:rPr>
          <w:rFonts w:ascii="Calibri" w:eastAsiaTheme="minorEastAsia" w:hAnsi="Calibri" w:cs="Calibri"/>
          <w:b/>
          <w:bCs/>
        </w:rPr>
        <w:t>X</w:t>
      </w:r>
      <w:r w:rsidR="00C800CA">
        <w:rPr>
          <w:rFonts w:ascii="Calibri" w:eastAsiaTheme="minorEastAsia" w:hAnsi="Calibri" w:cs="Calibri"/>
        </w:rPr>
        <w:t>)</w:t>
      </w:r>
      <w:r w:rsidR="007A5FB1">
        <w:rPr>
          <w:rFonts w:ascii="Calibri" w:eastAsiaTheme="minorEastAsia" w:hAnsi="Calibri" w:cs="Calibri"/>
        </w:rPr>
        <w:t xml:space="preserve"> </w:t>
      </w:r>
      <w:r w:rsidR="008439F1">
        <w:rPr>
          <w:rFonts w:ascii="Calibri" w:eastAsiaTheme="minorEastAsia" w:hAnsi="Calibri" w:cs="Calibri"/>
        </w:rPr>
        <w:t>can be decomposed</w:t>
      </w:r>
      <w:r w:rsidR="00C27E6E">
        <w:rPr>
          <w:rFonts w:ascii="Calibri" w:eastAsiaTheme="minorEastAsia" w:hAnsi="Calibri" w:cs="Calibri"/>
        </w:rPr>
        <w:t xml:space="preserve"> into</w:t>
      </w:r>
      <w:r w:rsidR="00AA32F1">
        <w:rPr>
          <w:rFonts w:ascii="Calibri" w:eastAsiaTheme="minorEastAsia" w:hAnsi="Calibri" w:cs="Calibri"/>
        </w:rPr>
        <w:t xml:space="preserve">: </w:t>
      </w:r>
    </w:p>
    <w:p w14:paraId="642E3D6F" w14:textId="77777777" w:rsidR="0019618A" w:rsidRDefault="0019618A" w:rsidP="00A04467">
      <w:pPr>
        <w:rPr>
          <w:rFonts w:ascii="Calibri" w:eastAsiaTheme="minorEastAsia" w:hAnsi="Calibri" w:cs="Calibri"/>
        </w:rPr>
      </w:pPr>
    </w:p>
    <w:p w14:paraId="385469F5" w14:textId="338AEEAF" w:rsidR="00CD7747" w:rsidRPr="006911BE" w:rsidRDefault="006911BE" w:rsidP="0019618A">
      <w:pPr>
        <w:jc w:val="center"/>
        <w:rPr>
          <w:rFonts w:ascii="Calibri" w:eastAsiaTheme="minorEastAsia" w:hAnsi="Calibri" w:cs="Calibri"/>
          <w:b/>
          <w:bCs/>
        </w:rPr>
      </w:pPr>
      <m:oMathPara>
        <m:oMath>
          <m:r>
            <w:rPr>
              <w:rFonts w:ascii="Cambria Math" w:eastAsiaTheme="minorEastAsia" w:hAnsi="Cambria Math" w:cs="Calibri"/>
            </w:rPr>
            <m:t>Pr(</m:t>
          </m:r>
          <m:r>
            <m:rPr>
              <m:sty m:val="b"/>
            </m:rPr>
            <w:rPr>
              <w:rFonts w:ascii="Cambria Math" w:eastAsiaTheme="minorEastAsia" w:hAnsi="Cambria Math" w:cs="Calibri"/>
            </w:rPr>
            <m:t>X</m:t>
          </m:r>
          <m:r>
            <m:rPr>
              <m:sty m:val="bi"/>
            </m:rPr>
            <w:rPr>
              <w:rFonts w:ascii="Cambria Math" w:eastAsiaTheme="minorEastAsia" w:hAnsi="Cambria Math" w:cs="Calibri"/>
            </w:rPr>
            <m:t>)=</m:t>
          </m:r>
          <m:nary>
            <m:naryPr>
              <m:chr m:val="∏"/>
              <m:limLoc m:val="undOvr"/>
              <m:ctrlPr>
                <w:rPr>
                  <w:rFonts w:ascii="Cambria Math" w:eastAsiaTheme="minorEastAsia" w:hAnsi="Cambria Math" w:cs="Calibri"/>
                  <w:b/>
                  <w:bCs/>
                  <w:i/>
                </w:rPr>
              </m:ctrlPr>
            </m:naryPr>
            <m:sub>
              <m:r>
                <m:rPr>
                  <m:sty m:val="bi"/>
                </m:rPr>
                <w:rPr>
                  <w:rFonts w:ascii="Cambria Math" w:eastAsiaTheme="minorEastAsia" w:hAnsi="Cambria Math" w:cs="Calibri"/>
                </w:rPr>
                <m:t>i=1</m:t>
              </m:r>
            </m:sub>
            <m:sup>
              <m:r>
                <m:rPr>
                  <m:sty m:val="bi"/>
                </m:rPr>
                <w:rPr>
                  <w:rFonts w:ascii="Cambria Math" w:eastAsiaTheme="minorEastAsia" w:hAnsi="Cambria Math" w:cs="Calibri"/>
                </w:rPr>
                <m:t>p</m:t>
              </m:r>
            </m:sup>
            <m:e>
              <m:r>
                <m:rPr>
                  <m:sty m:val="bi"/>
                </m:rPr>
                <w:rPr>
                  <w:rFonts w:ascii="Cambria Math" w:eastAsiaTheme="minorEastAsia" w:hAnsi="Cambria Math" w:cs="Calibri"/>
                </w:rPr>
                <m:t>Pr(</m:t>
              </m:r>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r>
                <m:rPr>
                  <m:sty m:val="bi"/>
                </m:rPr>
                <w:rPr>
                  <w:rFonts w:ascii="Cambria Math" w:eastAsiaTheme="minorEastAsia" w:hAnsi="Cambria Math" w:cs="Calibri"/>
                </w:rPr>
                <m:t>|</m:t>
              </m:r>
              <m:sSub>
                <m:sSubPr>
                  <m:ctrlPr>
                    <w:rPr>
                      <w:rFonts w:ascii="Cambria Math" w:eastAsiaTheme="minorEastAsia" w:hAnsi="Cambria Math" w:cs="Calibri"/>
                      <w:b/>
                      <w:bCs/>
                      <w:i/>
                    </w:rPr>
                  </m:ctrlPr>
                </m:sSubPr>
                <m:e>
                  <m:r>
                    <m:rPr>
                      <m:sty m:val="p"/>
                    </m:rPr>
                    <w:rPr>
                      <w:rFonts w:ascii="Cambria Math" w:eastAsiaTheme="minorEastAsia" w:hAnsi="Cambria Math" w:cs="Calibri"/>
                    </w:rPr>
                    <m:t>Π</m:t>
                  </m:r>
                </m:e>
                <m:sub>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sub>
              </m:sSub>
              <m:r>
                <m:rPr>
                  <m:sty m:val="bi"/>
                </m:rPr>
                <w:rPr>
                  <w:rFonts w:ascii="Cambria Math" w:eastAsiaTheme="minorEastAsia" w:hAnsi="Cambria Math" w:cs="Calibri"/>
                </w:rPr>
                <m:t>)</m:t>
              </m:r>
            </m:e>
          </m:nary>
        </m:oMath>
      </m:oMathPara>
    </w:p>
    <w:p w14:paraId="53257EA9" w14:textId="60790E5B" w:rsidR="0063689D" w:rsidRDefault="0063689D" w:rsidP="00A04467">
      <w:pPr>
        <w:rPr>
          <w:rFonts w:ascii="Calibri" w:eastAsiaTheme="minorEastAsia" w:hAnsi="Calibri" w:cs="Calibri"/>
        </w:rPr>
      </w:pPr>
    </w:p>
    <w:p w14:paraId="1F28A7A8" w14:textId="4BFAC7E8" w:rsidR="0063689D" w:rsidRPr="004D0EB2" w:rsidRDefault="004E711E" w:rsidP="00A04467">
      <w:pPr>
        <w:rPr>
          <w:rFonts w:ascii="Calibri" w:hAnsi="Calibri" w:cs="Calibri"/>
        </w:rPr>
      </w:pPr>
      <w:r>
        <w:rPr>
          <w:rFonts w:ascii="Calibri" w:hAnsi="Calibri" w:cs="Calibri"/>
        </w:rPr>
        <w:t xml:space="preserve">Where </w:t>
      </w:r>
      <m:oMath>
        <m:sSub>
          <m:sSubPr>
            <m:ctrlPr>
              <w:rPr>
                <w:rFonts w:ascii="Cambria Math" w:eastAsiaTheme="minorEastAsia" w:hAnsi="Cambria Math" w:cs="Calibri"/>
                <w:b/>
                <w:bCs/>
                <w:i/>
              </w:rPr>
            </m:ctrlPr>
          </m:sSubPr>
          <m:e>
            <m:r>
              <m:rPr>
                <m:sty m:val="p"/>
              </m:rPr>
              <w:rPr>
                <w:rFonts w:ascii="Cambria Math" w:eastAsiaTheme="minorEastAsia" w:hAnsi="Cambria Math" w:cs="Calibri"/>
              </w:rPr>
              <m:t>Π</m:t>
            </m:r>
          </m:e>
          <m:sub>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sub>
        </m:sSub>
      </m:oMath>
      <w:r w:rsidR="00826067">
        <w:rPr>
          <w:rFonts w:ascii="Calibri" w:eastAsiaTheme="minorEastAsia" w:hAnsi="Calibri" w:cs="Calibri"/>
          <w:b/>
          <w:bCs/>
        </w:rPr>
        <w:t xml:space="preserve"> </w:t>
      </w:r>
      <w:r>
        <w:rPr>
          <w:rFonts w:ascii="Calibri" w:eastAsiaTheme="minorEastAsia" w:hAnsi="Calibri" w:cs="Calibri"/>
        </w:rPr>
        <w:t xml:space="preserve">is the </w:t>
      </w:r>
      <w:r w:rsidR="00D34E0D">
        <w:rPr>
          <w:rFonts w:ascii="Calibri" w:eastAsiaTheme="minorEastAsia" w:hAnsi="Calibri" w:cs="Calibri"/>
        </w:rPr>
        <w:t xml:space="preserve">set of parent nodes of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175F12">
        <w:rPr>
          <w:rFonts w:ascii="Calibri" w:eastAsiaTheme="minorEastAsia" w:hAnsi="Calibri" w:cs="Calibri"/>
        </w:rPr>
        <w:t>.</w:t>
      </w:r>
      <w:r w:rsidR="00C43C73">
        <w:rPr>
          <w:rFonts w:ascii="Calibri" w:eastAsiaTheme="minorEastAsia" w:hAnsi="Calibri" w:cs="Calibri"/>
        </w:rPr>
        <w:t xml:space="preserve"> From this decomposition </w:t>
      </w:r>
      <w:r w:rsidR="00CD1311">
        <w:rPr>
          <w:rFonts w:ascii="Calibri" w:eastAsiaTheme="minorEastAsia" w:hAnsi="Calibri" w:cs="Calibri"/>
        </w:rPr>
        <w:t xml:space="preserve">follows the local Markov property of </w:t>
      </w:r>
      <w:r w:rsidR="007A5CED">
        <w:rPr>
          <w:rFonts w:ascii="Calibri" w:eastAsiaTheme="minorEastAsia" w:hAnsi="Calibri" w:cs="Calibri"/>
        </w:rPr>
        <w:t xml:space="preserve">BNs, which </w:t>
      </w:r>
      <w:r w:rsidR="003735C2">
        <w:rPr>
          <w:rFonts w:ascii="Calibri" w:eastAsiaTheme="minorEastAsia" w:hAnsi="Calibri" w:cs="Calibri"/>
        </w:rPr>
        <w:t xml:space="preserve">states that </w:t>
      </w:r>
      <w:r w:rsidR="003A04AB">
        <w:rPr>
          <w:rFonts w:ascii="Calibri" w:eastAsiaTheme="minorEastAsia" w:hAnsi="Calibri" w:cs="Calibri"/>
        </w:rPr>
        <w:t xml:space="preserve">“each node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2D1FBF">
        <w:rPr>
          <w:rFonts w:ascii="Calibri" w:eastAsiaTheme="minorEastAsia" w:hAnsi="Calibri" w:cs="Calibri"/>
        </w:rPr>
        <w:t xml:space="preserve"> is </w:t>
      </w:r>
      <w:r w:rsidR="00E40104">
        <w:rPr>
          <w:rFonts w:ascii="Calibri" w:eastAsiaTheme="minorEastAsia" w:hAnsi="Calibri" w:cs="Calibri"/>
        </w:rPr>
        <w:t>conditionally independent of its non-descend</w:t>
      </w:r>
      <w:r w:rsidR="004D0EB2">
        <w:rPr>
          <w:rFonts w:ascii="Calibri" w:eastAsiaTheme="minorEastAsia" w:hAnsi="Calibri" w:cs="Calibri"/>
        </w:rPr>
        <w:t>a</w:t>
      </w:r>
      <w:r w:rsidR="00E40104">
        <w:rPr>
          <w:rFonts w:ascii="Calibri" w:eastAsiaTheme="minorEastAsia" w:hAnsi="Calibri" w:cs="Calibri"/>
        </w:rPr>
        <w:t xml:space="preserve">nts </w:t>
      </w:r>
      <w:r w:rsidR="004D0EB2">
        <w:rPr>
          <w:rFonts w:ascii="Calibri" w:eastAsiaTheme="minorEastAsia" w:hAnsi="Calibri" w:cs="Calibri"/>
        </w:rPr>
        <w:t xml:space="preserve">(e.g. nodes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j</m:t>
            </m:r>
          </m:sub>
        </m:sSub>
      </m:oMath>
      <w:r w:rsidR="004D0EB2">
        <w:rPr>
          <w:rFonts w:ascii="Calibri" w:eastAsiaTheme="minorEastAsia" w:hAnsi="Calibri" w:cs="Calibri"/>
        </w:rPr>
        <w:t xml:space="preserve"> for which there is no path from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4D0EB2">
        <w:rPr>
          <w:rFonts w:ascii="Calibri" w:eastAsiaTheme="minorEastAsia" w:hAnsi="Calibri" w:cs="Calibri"/>
        </w:rPr>
        <w:t xml:space="preserve"> to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j</m:t>
            </m:r>
          </m:sub>
        </m:sSub>
      </m:oMath>
      <w:r w:rsidR="004D0EB2">
        <w:rPr>
          <w:rFonts w:ascii="Calibri" w:eastAsiaTheme="minorEastAsia" w:hAnsi="Calibri" w:cs="Calibri"/>
        </w:rPr>
        <w:t>)</w:t>
      </w:r>
      <w:r w:rsidR="00044B17">
        <w:rPr>
          <w:rFonts w:ascii="Calibri" w:eastAsiaTheme="minorEastAsia" w:hAnsi="Calibri" w:cs="Calibri"/>
        </w:rPr>
        <w:t xml:space="preserve"> given its parents.”</w:t>
      </w:r>
      <w:r w:rsidR="00956400">
        <w:rPr>
          <w:rFonts w:ascii="Calibri" w:eastAsiaTheme="minorEastAsia" w:hAnsi="Calibri" w:cs="Calibri"/>
        </w:rPr>
        <w:fldChar w:fldCharType="begin"/>
      </w:r>
      <w:r w:rsidR="00AE2DB0">
        <w:rPr>
          <w:rFonts w:ascii="Calibri" w:eastAsiaTheme="minorEastAsia" w:hAnsi="Calibri" w:cs="Calibri"/>
        </w:rPr>
        <w:instrText xml:space="preserve"> ADDIN ZOTERO_ITEM CSL_CITATION {"citationID":"qH3zMBOW","properties":{"formattedCitation":"\\super 34\\nosupersub{}","plainCitation":"34","noteIndex":0},"citationItems":[{"id":"IOO5UE9A/xFqWUtoY","uris":["http://www.mendeley.com/documents/?uuid=6b3c0392-7018-459b-b628-5a9590632280"],"uri":["http://www.mendeley.com/documents/?uuid=6b3c0392-7018-459b-b628-5a9590632280"],"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Methodology","id":"h8769NE6/51OWFnwS","issue":"4","issued":{"date-parts":[["2002"]]},"page":"583-616","title":"Bayesian measures of model complexity and fit","type":"article-journal","volume":"64"}}],"schema":"https://github.com/citation-style-language/schema/raw/master/csl-citation.json"} </w:instrText>
      </w:r>
      <w:r w:rsidR="00956400">
        <w:rPr>
          <w:rFonts w:ascii="Calibri" w:eastAsiaTheme="minorEastAsia" w:hAnsi="Calibri" w:cs="Calibri"/>
        </w:rPr>
        <w:fldChar w:fldCharType="separate"/>
      </w:r>
      <w:r w:rsidR="00AE2DB0" w:rsidRPr="00AE2DB0">
        <w:rPr>
          <w:rFonts w:ascii="Calibri" w:hAnsi="Calibri" w:cs="Calibri"/>
          <w:vertAlign w:val="superscript"/>
        </w:rPr>
        <w:t>34</w:t>
      </w:r>
      <w:r w:rsidR="00956400">
        <w:rPr>
          <w:rFonts w:ascii="Calibri" w:eastAsiaTheme="minorEastAsia" w:hAnsi="Calibri" w:cs="Calibri"/>
        </w:rPr>
        <w:fldChar w:fldCharType="end"/>
      </w:r>
      <w:r w:rsidR="00812363" w:rsidRPr="004D0EB2">
        <w:rPr>
          <w:rFonts w:ascii="Calibri" w:hAnsi="Calibri" w:cs="Calibri"/>
        </w:rPr>
        <w:t xml:space="preserve"> </w:t>
      </w:r>
      <w:ins w:id="585" w:author="Tim Vigers" w:date="2020-08-09T11:35:00Z">
        <w:r w:rsidR="00326529">
          <w:rPr>
            <w:rFonts w:ascii="Calibri" w:hAnsi="Calibri" w:cs="Calibri"/>
          </w:rPr>
          <w:t>Essentially this all means that</w:t>
        </w:r>
      </w:ins>
      <w:ins w:id="586" w:author="Tim Vigers" w:date="2020-08-09T11:33:00Z">
        <w:r w:rsidR="00C96E94">
          <w:rPr>
            <w:rFonts w:ascii="Calibri" w:hAnsi="Calibri" w:cs="Calibri"/>
          </w:rPr>
          <w:t xml:space="preserve"> the probability distribution of the whole network (the global distribution) can be broken down int</w:t>
        </w:r>
      </w:ins>
      <w:ins w:id="587" w:author="Tim Vigers" w:date="2020-08-09T11:34:00Z">
        <w:r w:rsidR="00C96E94">
          <w:rPr>
            <w:rFonts w:ascii="Calibri" w:hAnsi="Calibri" w:cs="Calibri"/>
          </w:rPr>
          <w:t xml:space="preserve">o the product of simpler distributions </w:t>
        </w:r>
      </w:ins>
      <w:ins w:id="588" w:author="Tim Vigers" w:date="2020-08-09T11:35:00Z">
        <w:r w:rsidR="00C03782">
          <w:rPr>
            <w:rFonts w:ascii="Calibri" w:hAnsi="Calibri" w:cs="Calibri"/>
          </w:rPr>
          <w:t>for</w:t>
        </w:r>
      </w:ins>
      <w:ins w:id="589" w:author="Tim Vigers" w:date="2020-08-09T11:34:00Z">
        <w:r w:rsidR="00C96E94">
          <w:rPr>
            <w:rFonts w:ascii="Calibri" w:hAnsi="Calibri" w:cs="Calibri"/>
          </w:rPr>
          <w:t xml:space="preserve"> each node</w:t>
        </w:r>
        <w:r w:rsidR="00534A9E">
          <w:rPr>
            <w:rFonts w:ascii="Calibri" w:hAnsi="Calibri" w:cs="Calibri"/>
          </w:rPr>
          <w:t xml:space="preserve"> (see Figure 5)</w:t>
        </w:r>
        <w:r w:rsidR="00C96E94">
          <w:rPr>
            <w:rFonts w:ascii="Calibri" w:hAnsi="Calibri" w:cs="Calibri"/>
          </w:rPr>
          <w:t xml:space="preserve">. </w:t>
        </w:r>
      </w:ins>
      <w:ins w:id="590" w:author="Tim Vigers" w:date="2020-08-09T11:31:00Z">
        <w:r w:rsidR="00DE68E4">
          <w:rPr>
            <w:rFonts w:ascii="Calibri" w:hAnsi="Calibri" w:cs="Calibri"/>
          </w:rPr>
          <w:t xml:space="preserve"> </w:t>
        </w:r>
      </w:ins>
    </w:p>
    <w:p w14:paraId="2322A492" w14:textId="77777777" w:rsidR="00DA52B7" w:rsidRDefault="00AB2CDD" w:rsidP="00A04467">
      <w:pPr>
        <w:rPr>
          <w:rFonts w:ascii="Calibri" w:hAnsi="Calibri" w:cs="Calibri"/>
        </w:rPr>
      </w:pPr>
      <w:r>
        <w:rPr>
          <w:rFonts w:ascii="Calibri" w:hAnsi="Calibri" w:cs="Calibri"/>
        </w:rPr>
        <w:tab/>
      </w:r>
    </w:p>
    <w:p w14:paraId="52D88CF8" w14:textId="6B445BB8" w:rsidR="004E0768" w:rsidDel="00EF3048" w:rsidRDefault="00B35853" w:rsidP="00EF3048">
      <w:pPr>
        <w:ind w:firstLine="720"/>
        <w:rPr>
          <w:del w:id="591" w:author="Tim Vigers" w:date="2020-08-09T13:04:00Z"/>
          <w:rFonts w:ascii="Calibri" w:hAnsi="Calibri" w:cs="Calibri"/>
        </w:rPr>
      </w:pPr>
      <w:r>
        <w:rPr>
          <w:rFonts w:ascii="Calibri" w:hAnsi="Calibri" w:cs="Calibri"/>
        </w:rPr>
        <w:t xml:space="preserve">The first step </w:t>
      </w:r>
      <w:r w:rsidR="00A86999">
        <w:rPr>
          <w:rFonts w:ascii="Calibri" w:hAnsi="Calibri" w:cs="Calibri"/>
        </w:rPr>
        <w:t xml:space="preserve">of </w:t>
      </w:r>
      <w:r w:rsidR="00423C34">
        <w:rPr>
          <w:rFonts w:ascii="Calibri" w:hAnsi="Calibri" w:cs="Calibri"/>
        </w:rPr>
        <w:t>f</w:t>
      </w:r>
      <w:r w:rsidR="007B7BDA">
        <w:rPr>
          <w:rFonts w:ascii="Calibri" w:hAnsi="Calibri" w:cs="Calibri"/>
        </w:rPr>
        <w:t xml:space="preserve">itting a Bayesian model is often called structure learning, </w:t>
      </w:r>
      <w:r w:rsidR="000F251F">
        <w:rPr>
          <w:rFonts w:ascii="Calibri" w:hAnsi="Calibri" w:cs="Calibri"/>
        </w:rPr>
        <w:t xml:space="preserve">and </w:t>
      </w:r>
      <w:r w:rsidR="0086265B">
        <w:rPr>
          <w:rFonts w:ascii="Calibri" w:hAnsi="Calibri" w:cs="Calibri"/>
        </w:rPr>
        <w:t xml:space="preserve">it </w:t>
      </w:r>
      <w:r w:rsidR="00364A35">
        <w:rPr>
          <w:rFonts w:ascii="Calibri" w:hAnsi="Calibri" w:cs="Calibri"/>
        </w:rPr>
        <w:t>involves trying to find the best (</w:t>
      </w:r>
      <w:r w:rsidR="00B86885">
        <w:rPr>
          <w:rFonts w:ascii="Calibri" w:hAnsi="Calibri" w:cs="Calibri"/>
        </w:rPr>
        <w:t xml:space="preserve">preferably the minimal I-map) </w:t>
      </w:r>
      <w:r w:rsidR="004F41E6">
        <w:rPr>
          <w:rFonts w:ascii="Calibri" w:hAnsi="Calibri" w:cs="Calibri"/>
        </w:rPr>
        <w:t xml:space="preserve">graph structure. </w:t>
      </w:r>
      <w:r w:rsidR="004C5FC0">
        <w:rPr>
          <w:rFonts w:ascii="Calibri" w:hAnsi="Calibri" w:cs="Calibri"/>
        </w:rPr>
        <w:t>There are several popular</w:t>
      </w:r>
      <w:r w:rsidR="00E463B4">
        <w:rPr>
          <w:rFonts w:ascii="Calibri" w:hAnsi="Calibri" w:cs="Calibri"/>
        </w:rPr>
        <w:t xml:space="preserve"> </w:t>
      </w:r>
      <w:r w:rsidR="00236C04">
        <w:rPr>
          <w:rFonts w:ascii="Calibri" w:hAnsi="Calibri" w:cs="Calibri"/>
        </w:rPr>
        <w:t>methods for learning network structures</w:t>
      </w:r>
      <w:r w:rsidR="007C1213">
        <w:rPr>
          <w:rFonts w:ascii="Calibri" w:hAnsi="Calibri" w:cs="Calibri"/>
        </w:rPr>
        <w:t xml:space="preserve">, and </w:t>
      </w:r>
      <w:r w:rsidR="00A269EB">
        <w:rPr>
          <w:rFonts w:ascii="Calibri" w:hAnsi="Calibri" w:cs="Calibri"/>
        </w:rPr>
        <w:t xml:space="preserve">these can be grouped into </w:t>
      </w:r>
      <w:r w:rsidR="00F456FB">
        <w:rPr>
          <w:rFonts w:ascii="Calibri" w:hAnsi="Calibri" w:cs="Calibri"/>
        </w:rPr>
        <w:t xml:space="preserve">three categories: </w:t>
      </w:r>
      <w:commentRangeStart w:id="592"/>
      <w:commentRangeStart w:id="593"/>
      <w:r w:rsidR="00F456FB">
        <w:rPr>
          <w:rFonts w:ascii="Calibri" w:hAnsi="Calibri" w:cs="Calibri"/>
        </w:rPr>
        <w:t xml:space="preserve">constraint-based, score-based, and hybrid structure learning </w:t>
      </w:r>
      <w:r w:rsidR="00C42F18">
        <w:rPr>
          <w:rFonts w:ascii="Calibri" w:hAnsi="Calibri" w:cs="Calibri"/>
        </w:rPr>
        <w:t>algorithms</w:t>
      </w:r>
      <w:commentRangeEnd w:id="592"/>
      <w:r w:rsidR="00375BDD">
        <w:rPr>
          <w:rStyle w:val="CommentReference"/>
        </w:rPr>
        <w:commentReference w:id="592"/>
      </w:r>
      <w:commentRangeEnd w:id="593"/>
      <w:r w:rsidR="00817DA6">
        <w:rPr>
          <w:rStyle w:val="CommentReference"/>
        </w:rPr>
        <w:commentReference w:id="593"/>
      </w:r>
      <w:r w:rsidR="00F456FB">
        <w:rPr>
          <w:rFonts w:ascii="Calibri" w:hAnsi="Calibri" w:cs="Calibri"/>
        </w:rPr>
        <w:t xml:space="preserve">. </w:t>
      </w:r>
      <w:ins w:id="594" w:author="Tim Vigers" w:date="2020-08-09T12:53:00Z">
        <w:r w:rsidR="008A3685">
          <w:rPr>
            <w:rFonts w:ascii="Calibri" w:hAnsi="Calibri" w:cs="Calibri"/>
          </w:rPr>
          <w:t xml:space="preserve">We will use </w:t>
        </w:r>
        <w:r w:rsidR="008438D9">
          <w:rPr>
            <w:rFonts w:ascii="Calibri" w:hAnsi="Calibri" w:cs="Calibri"/>
          </w:rPr>
          <w:t xml:space="preserve">score-based learning because </w:t>
        </w:r>
        <w:r w:rsidR="005139FF">
          <w:rPr>
            <w:rFonts w:ascii="Calibri" w:hAnsi="Calibri" w:cs="Calibri"/>
          </w:rPr>
          <w:t xml:space="preserve">the </w:t>
        </w:r>
        <w:proofErr w:type="spellStart"/>
        <w:r w:rsidR="005139FF">
          <w:rPr>
            <w:rFonts w:ascii="Calibri" w:hAnsi="Calibri" w:cs="Calibri"/>
          </w:rPr>
          <w:t>rjags</w:t>
        </w:r>
        <w:proofErr w:type="spellEnd"/>
        <w:r w:rsidR="005139FF">
          <w:rPr>
            <w:rFonts w:ascii="Calibri" w:hAnsi="Calibri" w:cs="Calibri"/>
          </w:rPr>
          <w:t xml:space="preserve"> package</w:t>
        </w:r>
      </w:ins>
      <w:r w:rsidR="005335AB">
        <w:rPr>
          <w:rFonts w:ascii="Calibri" w:hAnsi="Calibri" w:cs="Calibri"/>
        </w:rPr>
        <w:fldChar w:fldCharType="begin"/>
      </w:r>
      <w:r w:rsidR="005335AB">
        <w:rPr>
          <w:rFonts w:ascii="Calibri" w:hAnsi="Calibri" w:cs="Calibri"/>
        </w:rPr>
        <w:instrText xml:space="preserve"> ADDIN ZOTERO_ITEM CSL_CITATION {"citationID":"TrO2ZI9M","properties":{"formattedCitation":"\\super 35\\nosupersub{}","plainCitation":"35","noteIndex":0},"citationItems":[{"id":281,"uris":["http://zotero.org/users/5622226/items/8PHMJHJH"],"uri":["http://zotero.org/users/5622226/items/8PHMJHJH"],"itemData":{"id":281,"type":"article-journal","container-title":"R package version","issue":"6","title":"rjags: Bayesian graphical models using MCMC","volume":"4","author":[{"family":"Plummer","given":"Martyn"}],"issued":{"date-parts":[["2016"]]}}}],"schema":"https://github.com/citation-style-language/schema/raw/master/csl-citation.json"} </w:instrText>
      </w:r>
      <w:r w:rsidR="005335AB">
        <w:rPr>
          <w:rFonts w:ascii="Calibri" w:hAnsi="Calibri" w:cs="Calibri"/>
        </w:rPr>
        <w:fldChar w:fldCharType="separate"/>
      </w:r>
      <w:r w:rsidR="005335AB" w:rsidRPr="005335AB">
        <w:rPr>
          <w:rFonts w:ascii="Calibri" w:hAnsi="Calibri" w:cs="Times New Roman"/>
          <w:vertAlign w:val="superscript"/>
        </w:rPr>
        <w:t>35</w:t>
      </w:r>
      <w:r w:rsidR="005335AB">
        <w:rPr>
          <w:rFonts w:ascii="Calibri" w:hAnsi="Calibri" w:cs="Calibri"/>
        </w:rPr>
        <w:fldChar w:fldCharType="end"/>
      </w:r>
      <w:r w:rsidR="005335AB">
        <w:rPr>
          <w:rFonts w:ascii="Calibri" w:hAnsi="Calibri" w:cs="Calibri"/>
        </w:rPr>
        <w:t xml:space="preserve"> </w:t>
      </w:r>
      <w:ins w:id="595" w:author="Tim Vigers" w:date="2020-08-09T12:54:00Z">
        <w:r w:rsidR="00586C8F">
          <w:rPr>
            <w:rFonts w:ascii="Calibri" w:hAnsi="Calibri" w:cs="Calibri"/>
          </w:rPr>
          <w:t xml:space="preserve">allows for simple </w:t>
        </w:r>
        <w:r w:rsidR="00595EC8">
          <w:rPr>
            <w:rFonts w:ascii="Calibri" w:hAnsi="Calibri" w:cs="Calibri"/>
          </w:rPr>
          <w:t>calculation of</w:t>
        </w:r>
      </w:ins>
      <w:ins w:id="596" w:author="Tim Vigers" w:date="2020-08-09T13:06:00Z">
        <w:r w:rsidR="00562C70">
          <w:rPr>
            <w:rFonts w:ascii="Calibri" w:hAnsi="Calibri" w:cs="Calibri"/>
          </w:rPr>
          <w:t xml:space="preserve"> </w:t>
        </w:r>
        <w:r w:rsidR="00AF713C">
          <w:rPr>
            <w:rFonts w:ascii="Calibri" w:hAnsi="Calibri" w:cs="Calibri"/>
          </w:rPr>
          <w:t>t</w:t>
        </w:r>
      </w:ins>
      <w:ins w:id="597" w:author="Tim Vigers" w:date="2020-08-09T13:07:00Z">
        <w:r w:rsidR="00AF713C">
          <w:rPr>
            <w:rFonts w:ascii="Calibri" w:hAnsi="Calibri" w:cs="Calibri"/>
          </w:rPr>
          <w:t>he</w:t>
        </w:r>
      </w:ins>
      <w:ins w:id="598" w:author="Tim Vigers" w:date="2020-08-09T13:06:00Z">
        <w:r w:rsidR="00562C70" w:rsidRPr="00255520">
          <w:rPr>
            <w:rFonts w:ascii="Calibri" w:hAnsi="Calibri" w:cs="Calibri"/>
          </w:rPr>
          <w:t xml:space="preserve"> </w:t>
        </w:r>
      </w:ins>
      <w:ins w:id="599" w:author="Tim Vigers" w:date="2020-08-09T13:07:00Z">
        <w:r w:rsidR="00AF713C">
          <w:rPr>
            <w:rFonts w:ascii="Calibri" w:hAnsi="Calibri" w:cs="Calibri"/>
          </w:rPr>
          <w:t>d</w:t>
        </w:r>
      </w:ins>
      <w:ins w:id="600" w:author="Tim Vigers" w:date="2020-08-09T13:06:00Z">
        <w:r w:rsidR="00562C70">
          <w:rPr>
            <w:rFonts w:ascii="Calibri" w:hAnsi="Calibri" w:cs="Calibri"/>
          </w:rPr>
          <w:t>eviance</w:t>
        </w:r>
        <w:r w:rsidR="00562C70" w:rsidRPr="00255520">
          <w:rPr>
            <w:rFonts w:ascii="Calibri" w:hAnsi="Calibri" w:cs="Calibri"/>
          </w:rPr>
          <w:t xml:space="preserve"> </w:t>
        </w:r>
        <w:r w:rsidR="00562C70">
          <w:rPr>
            <w:rFonts w:ascii="Calibri" w:hAnsi="Calibri" w:cs="Calibri"/>
          </w:rPr>
          <w:t>i</w:t>
        </w:r>
        <w:r w:rsidR="00562C70" w:rsidRPr="00255520">
          <w:rPr>
            <w:rFonts w:ascii="Calibri" w:hAnsi="Calibri" w:cs="Calibri"/>
          </w:rPr>
          <w:t xml:space="preserve">nformation </w:t>
        </w:r>
        <w:r w:rsidR="00562C70">
          <w:rPr>
            <w:rFonts w:ascii="Calibri" w:hAnsi="Calibri" w:cs="Calibri"/>
          </w:rPr>
          <w:t>c</w:t>
        </w:r>
        <w:r w:rsidR="00562C70" w:rsidRPr="00255520">
          <w:rPr>
            <w:rFonts w:ascii="Calibri" w:hAnsi="Calibri" w:cs="Calibri"/>
          </w:rPr>
          <w:t>riterion</w:t>
        </w:r>
      </w:ins>
      <w:ins w:id="601" w:author="Tim Vigers" w:date="2020-08-09T12:54:00Z">
        <w:r w:rsidR="00595EC8">
          <w:rPr>
            <w:rFonts w:ascii="Calibri" w:hAnsi="Calibri" w:cs="Calibri"/>
          </w:rPr>
          <w:t xml:space="preserve"> </w:t>
        </w:r>
      </w:ins>
      <w:ins w:id="602" w:author="Tim Vigers" w:date="2020-08-09T13:07:00Z">
        <w:r w:rsidR="0017541F">
          <w:rPr>
            <w:rFonts w:ascii="Calibri" w:hAnsi="Calibri" w:cs="Calibri"/>
          </w:rPr>
          <w:t>(</w:t>
        </w:r>
      </w:ins>
      <w:ins w:id="603" w:author="Tim Vigers" w:date="2020-08-09T12:54:00Z">
        <w:r w:rsidR="00595EC8">
          <w:rPr>
            <w:rFonts w:ascii="Calibri" w:hAnsi="Calibri" w:cs="Calibri"/>
          </w:rPr>
          <w:t>DIC</w:t>
        </w:r>
      </w:ins>
      <w:ins w:id="604" w:author="Tim Vigers" w:date="2020-08-09T13:07:00Z">
        <w:r w:rsidR="0017541F">
          <w:rPr>
            <w:rFonts w:ascii="Calibri" w:hAnsi="Calibri" w:cs="Calibri"/>
          </w:rPr>
          <w:t>)</w:t>
        </w:r>
        <w:r w:rsidR="003B72E0">
          <w:rPr>
            <w:rFonts w:ascii="Calibri" w:hAnsi="Calibri" w:cs="Calibri"/>
          </w:rPr>
          <w:t xml:space="preserve">, which is </w:t>
        </w:r>
        <w:r w:rsidR="008F4C43">
          <w:rPr>
            <w:rFonts w:ascii="Calibri" w:hAnsi="Calibri" w:cs="Calibri"/>
          </w:rPr>
          <w:t>the</w:t>
        </w:r>
        <w:r w:rsidR="003B72E0">
          <w:rPr>
            <w:rFonts w:ascii="Calibri" w:hAnsi="Calibri" w:cs="Calibri"/>
          </w:rPr>
          <w:t xml:space="preserve"> </w:t>
        </w:r>
        <w:r w:rsidR="00533B0F">
          <w:rPr>
            <w:rFonts w:ascii="Calibri" w:hAnsi="Calibri" w:cs="Calibri"/>
          </w:rPr>
          <w:t xml:space="preserve">measure of Bayesian model fit recommended by </w:t>
        </w:r>
        <w:proofErr w:type="spellStart"/>
        <w:r w:rsidR="000F1394">
          <w:rPr>
            <w:rFonts w:ascii="Calibri" w:hAnsi="Calibri" w:cs="Calibri"/>
          </w:rPr>
          <w:t>Spiegelhalter</w:t>
        </w:r>
        <w:proofErr w:type="spellEnd"/>
        <w:r w:rsidR="008F4C43">
          <w:rPr>
            <w:rFonts w:ascii="Calibri" w:hAnsi="Calibri" w:cs="Calibri"/>
          </w:rPr>
          <w:t xml:space="preserve"> et al.</w:t>
        </w:r>
      </w:ins>
      <w:ins w:id="605" w:author="Tim Vigers" w:date="2020-08-09T12:55:00Z">
        <w:r w:rsidR="00B8560D">
          <w:rPr>
            <w:rFonts w:ascii="Calibri" w:hAnsi="Calibri" w:cs="Calibri"/>
          </w:rPr>
          <w:t>.</w:t>
        </w:r>
      </w:ins>
      <w:r w:rsidR="00770376">
        <w:rPr>
          <w:rFonts w:ascii="Calibri" w:hAnsi="Calibri" w:cs="Calibri"/>
        </w:rPr>
        <w:fldChar w:fldCharType="begin"/>
      </w:r>
      <w:r w:rsidR="00770376">
        <w:rPr>
          <w:rFonts w:ascii="Calibri" w:hAnsi="Calibri" w:cs="Calibri"/>
        </w:rPr>
        <w:instrText xml:space="preserve"> ADDIN ZOTERO_ITEM CSL_CITATION {"citationID":"LjCIiVBl","properties":{"formattedCitation":"\\super 36\\nosupersub{}","plainCitation":"36","noteIndex":0},"citationItems":[{"id":66,"uris":["http://zotero.org/users/5622226/items/JNVN4L5C"],"uri":["http://zotero.org/users/5622226/items/JNVN4L5C"],"itemData":{"id":66,"type":"article-journal","abstract":"Summary. 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analysis.","container-title":"Journal of the Royal Statistical Society: Series B (Statistical Methodology)","DOI":"10.1111/1467-9868.00353","ISSN":"1467-9868","issue":"4","language":"en","note":"_eprint: https://rss.onlinelibrary.wiley.com/doi/pdf/10.1111/1467-9868.00353","page":"583-639","source":"Wiley Online Library","title":"Bayesian measures of model complexity and fit","volume":"64","author":[{"family":"Spiegelhalter","given":"David J."},{"family":"Best","given":"Nicola G."},{"family":"Carlin","given":"Bradley P."},{"family":"Linde","given":"Angelika Van Der"}],"issued":{"date-parts":[["2002"]]}}}],"schema":"https://github.com/citation-style-language/schema/raw/master/csl-citation.json"} </w:instrText>
      </w:r>
      <w:r w:rsidR="00770376">
        <w:rPr>
          <w:rFonts w:ascii="Calibri" w:hAnsi="Calibri" w:cs="Calibri"/>
        </w:rPr>
        <w:fldChar w:fldCharType="separate"/>
      </w:r>
      <w:r w:rsidR="00770376" w:rsidRPr="00770376">
        <w:rPr>
          <w:rFonts w:ascii="Calibri" w:hAnsi="Calibri" w:cs="Times New Roman"/>
          <w:vertAlign w:val="superscript"/>
        </w:rPr>
        <w:t>36</w:t>
      </w:r>
      <w:r w:rsidR="00770376">
        <w:rPr>
          <w:rFonts w:ascii="Calibri" w:hAnsi="Calibri" w:cs="Calibri"/>
        </w:rPr>
        <w:fldChar w:fldCharType="end"/>
      </w:r>
      <w:ins w:id="606" w:author="Tim Vigers" w:date="2020-08-09T12:55:00Z">
        <w:r w:rsidR="00B8560D">
          <w:rPr>
            <w:rFonts w:ascii="Calibri" w:hAnsi="Calibri" w:cs="Calibri"/>
          </w:rPr>
          <w:t xml:space="preserve"> </w:t>
        </w:r>
        <w:r w:rsidR="00062A48">
          <w:rPr>
            <w:rFonts w:ascii="Calibri" w:hAnsi="Calibri" w:cs="Calibri"/>
          </w:rPr>
          <w:t>Other packages such as bnlearn</w:t>
        </w:r>
      </w:ins>
      <w:r w:rsidR="00DD1C52">
        <w:rPr>
          <w:rFonts w:ascii="Calibri" w:hAnsi="Calibri" w:cs="Calibri"/>
        </w:rPr>
        <w:fldChar w:fldCharType="begin"/>
      </w:r>
      <w:r w:rsidR="00770376">
        <w:rPr>
          <w:rFonts w:ascii="Calibri" w:hAnsi="Calibri" w:cs="Calibri"/>
        </w:rPr>
        <w:instrText xml:space="preserve"> ADDIN ZOTERO_ITEM CSL_CITATION {"citationID":"QgYsOvUL","properties":{"formattedCitation":"\\super 37\\nosupersub{}","plainCitation":"37","noteIndex":0},"citationItems":[{"id":282,"uris":["http://zotero.org/users/5622226/items/YMWEFW2M"],"uri":["http://zotero.org/users/5622226/items/YMWEFW2M"],"itemData":{"id":282,"type":"article-journal","abstract":"bnlearn is an R package which includes several algorithms for learning the structure of Bayesian networks with either discrete or continuous variables. Both constraint-based and score-based algorithms are implemented, and can use the functionality provided by the snow package to improve their performance via parallel computing. Several network scores and conditional independence algorithms are available for both the learning algorithms and independent use. Advanced plotting options are provided by the Rgraphviz package.","container-title":"arXiv:0908.3817 [stat]","note":"arXiv: 0908.3817","source":"arXiv.org","title":"Learning Bayesian Networks with the bnlearn R Package","URL":"http://arxiv.org/abs/0908.3817","author":[{"family":"Scutari","given":"Marco"}],"accessed":{"date-parts":[["2020",8,9]]},"issued":{"date-parts":[["2010",7,10]]}}}],"schema":"https://github.com/citation-style-language/schema/raw/master/csl-citation.json"} </w:instrText>
      </w:r>
      <w:r w:rsidR="00DD1C52">
        <w:rPr>
          <w:rFonts w:ascii="Calibri" w:hAnsi="Calibri" w:cs="Calibri"/>
        </w:rPr>
        <w:fldChar w:fldCharType="separate"/>
      </w:r>
      <w:r w:rsidR="00770376" w:rsidRPr="00770376">
        <w:rPr>
          <w:rFonts w:ascii="Calibri" w:hAnsi="Calibri" w:cs="Times New Roman"/>
          <w:vertAlign w:val="superscript"/>
        </w:rPr>
        <w:t>37</w:t>
      </w:r>
      <w:r w:rsidR="00DD1C52">
        <w:rPr>
          <w:rFonts w:ascii="Calibri" w:hAnsi="Calibri" w:cs="Calibri"/>
        </w:rPr>
        <w:fldChar w:fldCharType="end"/>
      </w:r>
      <w:ins w:id="607" w:author="Tim Vigers" w:date="2020-08-09T12:57:00Z">
        <w:r w:rsidR="00BA419C">
          <w:rPr>
            <w:rFonts w:ascii="Calibri" w:hAnsi="Calibri" w:cs="Calibri"/>
          </w:rPr>
          <w:t xml:space="preserve"> </w:t>
        </w:r>
        <w:r w:rsidR="00BD7763">
          <w:rPr>
            <w:rFonts w:ascii="Calibri" w:hAnsi="Calibri" w:cs="Calibri"/>
          </w:rPr>
          <w:t xml:space="preserve">implement </w:t>
        </w:r>
      </w:ins>
      <w:ins w:id="608" w:author="Tim Vigers" w:date="2020-08-09T13:03:00Z">
        <w:r w:rsidR="007244D1">
          <w:rPr>
            <w:rFonts w:ascii="Calibri" w:hAnsi="Calibri" w:cs="Calibri"/>
          </w:rPr>
          <w:t xml:space="preserve">constraint-based and hybrid structure learning, but </w:t>
        </w:r>
        <w:r w:rsidR="008B0EFA">
          <w:rPr>
            <w:rFonts w:ascii="Calibri" w:hAnsi="Calibri" w:cs="Calibri"/>
          </w:rPr>
          <w:t xml:space="preserve">these packages do not accept network structures in which </w:t>
        </w:r>
      </w:ins>
      <w:ins w:id="609" w:author="Tim Vigers" w:date="2020-08-09T13:04:00Z">
        <w:r w:rsidR="000D46E3">
          <w:rPr>
            <w:rFonts w:ascii="Calibri" w:hAnsi="Calibri" w:cs="Calibri"/>
          </w:rPr>
          <w:t xml:space="preserve">a categorical variable depends on </w:t>
        </w:r>
        <w:r w:rsidR="00996B8E">
          <w:rPr>
            <w:rFonts w:ascii="Calibri" w:hAnsi="Calibri" w:cs="Calibri"/>
          </w:rPr>
          <w:t xml:space="preserve">a continuous one. </w:t>
        </w:r>
      </w:ins>
    </w:p>
    <w:p w14:paraId="740D33D6" w14:textId="77777777" w:rsidR="00EF3048" w:rsidRDefault="00EF3048" w:rsidP="00DA52B7">
      <w:pPr>
        <w:ind w:firstLine="720"/>
        <w:rPr>
          <w:ins w:id="610" w:author="Tim Vigers" w:date="2020-08-09T13:04:00Z"/>
          <w:rFonts w:ascii="Calibri" w:hAnsi="Calibri" w:cs="Calibri"/>
        </w:rPr>
      </w:pPr>
    </w:p>
    <w:p w14:paraId="4BB35D04" w14:textId="77777777" w:rsidR="004E0768" w:rsidRPr="00A67724" w:rsidRDefault="004E0768" w:rsidP="00EF3048">
      <w:pPr>
        <w:ind w:firstLine="720"/>
        <w:rPr>
          <w:rFonts w:ascii="Calibri" w:hAnsi="Calibri" w:cs="Calibri"/>
        </w:rPr>
        <w:pPrChange w:id="611" w:author="Tim Vigers" w:date="2020-08-09T13:04:00Z">
          <w:pPr/>
        </w:pPrChange>
      </w:pPr>
    </w:p>
    <w:p w14:paraId="4EB4EA58" w14:textId="56BCA7AE" w:rsidR="00237C49" w:rsidRDefault="00106404" w:rsidP="00C1784A">
      <w:pPr>
        <w:ind w:firstLine="720"/>
        <w:rPr>
          <w:rFonts w:ascii="Calibri" w:hAnsi="Calibri" w:cs="Calibri"/>
        </w:rPr>
      </w:pPr>
      <w:r>
        <w:rPr>
          <w:rFonts w:ascii="Calibri" w:hAnsi="Calibri" w:cs="Calibri"/>
        </w:rPr>
        <w:t xml:space="preserve">For each pair </w:t>
      </w:r>
      <w:r w:rsidR="000C5DF3">
        <w:rPr>
          <w:rFonts w:ascii="Calibri" w:hAnsi="Calibri" w:cs="Calibri"/>
        </w:rPr>
        <w:t>selected by the causal inference testing</w:t>
      </w:r>
      <w:r w:rsidR="000C270C" w:rsidRPr="00255520">
        <w:rPr>
          <w:rFonts w:ascii="Calibri" w:hAnsi="Calibri" w:cs="Calibri"/>
        </w:rPr>
        <w:t>, we will</w:t>
      </w:r>
      <w:r w:rsidR="00255A8E">
        <w:rPr>
          <w:rFonts w:ascii="Calibri" w:hAnsi="Calibri" w:cs="Calibri"/>
        </w:rPr>
        <w:t xml:space="preserve"> use a </w:t>
      </w:r>
      <w:del w:id="612" w:author="Tim Vigers" w:date="2020-08-09T13:08:00Z">
        <w:r w:rsidR="00255A8E" w:rsidDel="00770376">
          <w:rPr>
            <w:rFonts w:ascii="Calibri" w:hAnsi="Calibri" w:cs="Calibri"/>
          </w:rPr>
          <w:delText>score</w:delText>
        </w:r>
      </w:del>
      <w:ins w:id="613" w:author="Tim Vigers" w:date="2020-08-09T13:08:00Z">
        <w:r w:rsidR="00770376">
          <w:rPr>
            <w:rFonts w:ascii="Calibri" w:hAnsi="Calibri" w:cs="Calibri"/>
          </w:rPr>
          <w:t>DIC</w:t>
        </w:r>
      </w:ins>
      <w:r w:rsidR="00255A8E">
        <w:rPr>
          <w:rFonts w:ascii="Calibri" w:hAnsi="Calibri" w:cs="Calibri"/>
        </w:rPr>
        <w:t xml:space="preserve">-based algorithm to </w:t>
      </w:r>
      <w:r w:rsidR="008F21D6">
        <w:rPr>
          <w:rFonts w:ascii="Calibri" w:hAnsi="Calibri" w:cs="Calibri"/>
        </w:rPr>
        <w:t xml:space="preserve">find the </w:t>
      </w:r>
      <w:r w:rsidR="00F37C93">
        <w:rPr>
          <w:rFonts w:ascii="Calibri" w:hAnsi="Calibri" w:cs="Calibri"/>
        </w:rPr>
        <w:t>best network structure</w:t>
      </w:r>
      <w:r w:rsidR="007324DF">
        <w:rPr>
          <w:rFonts w:ascii="Calibri" w:hAnsi="Calibri" w:cs="Calibri"/>
        </w:rPr>
        <w:t xml:space="preserve"> using the</w:t>
      </w:r>
      <w:r w:rsidR="000C270C" w:rsidRPr="00255520">
        <w:rPr>
          <w:rFonts w:ascii="Calibri" w:hAnsi="Calibri" w:cs="Calibri"/>
        </w:rPr>
        <w:t xml:space="preserve"> probe-metabolite-phenotype triad. With no additional restrictions on edge number or direction (aside from the assumptions of Bayesian networks), there </w:t>
      </w:r>
      <w:commentRangeStart w:id="614"/>
      <w:r w:rsidR="000C270C" w:rsidRPr="00255520">
        <w:rPr>
          <w:rFonts w:ascii="Calibri" w:hAnsi="Calibri" w:cs="Calibri"/>
        </w:rPr>
        <w:t>are 24 possible network structures for each triple</w:t>
      </w:r>
      <w:commentRangeEnd w:id="614"/>
      <w:r w:rsidR="00817DA6">
        <w:rPr>
          <w:rStyle w:val="CommentReference"/>
        </w:rPr>
        <w:commentReference w:id="614"/>
      </w:r>
      <w:r w:rsidR="000C270C" w:rsidRPr="00255520">
        <w:rPr>
          <w:rFonts w:ascii="Calibri" w:hAnsi="Calibri" w:cs="Calibri"/>
        </w:rPr>
        <w:t xml:space="preserve">. We will compare all possible network structures using </w:t>
      </w:r>
      <w:del w:id="615" w:author="Tim Vigers" w:date="2020-08-09T13:06:00Z">
        <w:r w:rsidR="000C270C" w:rsidRPr="00255520" w:rsidDel="00C57B85">
          <w:rPr>
            <w:rFonts w:ascii="Calibri" w:hAnsi="Calibri" w:cs="Calibri"/>
          </w:rPr>
          <w:delText xml:space="preserve">a </w:delText>
        </w:r>
        <w:r w:rsidR="001035F7" w:rsidDel="00C57B85">
          <w:rPr>
            <w:rFonts w:ascii="Calibri" w:hAnsi="Calibri" w:cs="Calibri"/>
          </w:rPr>
          <w:delText>Deviance</w:delText>
        </w:r>
        <w:r w:rsidR="000C270C" w:rsidRPr="00255520" w:rsidDel="00C57B85">
          <w:rPr>
            <w:rFonts w:ascii="Calibri" w:hAnsi="Calibri" w:cs="Calibri"/>
          </w:rPr>
          <w:delText xml:space="preserve"> </w:delText>
        </w:r>
        <w:r w:rsidR="00997296" w:rsidDel="00C57B85">
          <w:rPr>
            <w:rFonts w:ascii="Calibri" w:hAnsi="Calibri" w:cs="Calibri"/>
          </w:rPr>
          <w:delText>i</w:delText>
        </w:r>
        <w:r w:rsidR="000C270C" w:rsidRPr="00255520" w:rsidDel="00C57B85">
          <w:rPr>
            <w:rFonts w:ascii="Calibri" w:hAnsi="Calibri" w:cs="Calibri"/>
          </w:rPr>
          <w:delText xml:space="preserve">nformation </w:delText>
        </w:r>
        <w:r w:rsidR="00997296" w:rsidDel="00C57B85">
          <w:rPr>
            <w:rFonts w:ascii="Calibri" w:hAnsi="Calibri" w:cs="Calibri"/>
          </w:rPr>
          <w:delText>c</w:delText>
        </w:r>
        <w:r w:rsidR="000C270C" w:rsidRPr="00255520" w:rsidDel="00C57B85">
          <w:rPr>
            <w:rFonts w:ascii="Calibri" w:hAnsi="Calibri" w:cs="Calibri"/>
          </w:rPr>
          <w:delText>riterion (</w:delText>
        </w:r>
      </w:del>
      <w:r w:rsidR="000C316A">
        <w:rPr>
          <w:rFonts w:ascii="Calibri" w:hAnsi="Calibri" w:cs="Calibri"/>
        </w:rPr>
        <w:t>D</w:t>
      </w:r>
      <w:r w:rsidR="000C270C" w:rsidRPr="00255520">
        <w:rPr>
          <w:rFonts w:ascii="Calibri" w:hAnsi="Calibri" w:cs="Calibri"/>
        </w:rPr>
        <w:t>IC</w:t>
      </w:r>
      <w:del w:id="616" w:author="Tim Vigers" w:date="2020-08-09T13:06:00Z">
        <w:r w:rsidR="000C270C" w:rsidRPr="00255520" w:rsidDel="00C57B85">
          <w:rPr>
            <w:rFonts w:ascii="Calibri" w:hAnsi="Calibri" w:cs="Calibri"/>
          </w:rPr>
          <w:delText>) score</w:delText>
        </w:r>
      </w:del>
      <w:r w:rsidR="000C270C" w:rsidRPr="00255520">
        <w:rPr>
          <w:rFonts w:ascii="Calibri" w:hAnsi="Calibri" w:cs="Calibri"/>
        </w:rPr>
        <w:t>, and the structure with the best</w:t>
      </w:r>
      <w:r w:rsidR="00B00E39">
        <w:rPr>
          <w:rFonts w:ascii="Calibri" w:hAnsi="Calibri" w:cs="Calibri"/>
        </w:rPr>
        <w:t xml:space="preserve"> (lowest)</w:t>
      </w:r>
      <w:r w:rsidR="000C270C" w:rsidRPr="00255520">
        <w:rPr>
          <w:rFonts w:ascii="Calibri" w:hAnsi="Calibri" w:cs="Calibri"/>
        </w:rPr>
        <w:t xml:space="preserve"> score will continue on to the next selection ste</w:t>
      </w:r>
      <w:r w:rsidR="006667CA">
        <w:rPr>
          <w:rFonts w:ascii="Calibri" w:hAnsi="Calibri" w:cs="Calibri"/>
        </w:rPr>
        <w:t xml:space="preserve">p. </w:t>
      </w:r>
      <w:r w:rsidR="00340990">
        <w:rPr>
          <w:rFonts w:ascii="Calibri" w:hAnsi="Calibri" w:cs="Calibri"/>
        </w:rPr>
        <w:t xml:space="preserve">DIC </w:t>
      </w:r>
      <w:r w:rsidR="00F04AC4">
        <w:rPr>
          <w:rFonts w:ascii="Calibri" w:hAnsi="Calibri" w:cs="Calibri"/>
        </w:rPr>
        <w:t xml:space="preserve">can be considered a </w:t>
      </w:r>
      <w:r w:rsidR="00997296">
        <w:rPr>
          <w:rFonts w:ascii="Calibri" w:hAnsi="Calibri" w:cs="Calibri"/>
        </w:rPr>
        <w:t xml:space="preserve">Bayesian equivalent to Akaike’s information criterion, </w:t>
      </w:r>
      <w:r w:rsidR="00D54FEF">
        <w:rPr>
          <w:rFonts w:ascii="Calibri" w:hAnsi="Calibri" w:cs="Calibri"/>
        </w:rPr>
        <w:t xml:space="preserve">a </w:t>
      </w:r>
      <w:r w:rsidR="00BD1EDD">
        <w:rPr>
          <w:rFonts w:ascii="Calibri" w:hAnsi="Calibri" w:cs="Calibri"/>
        </w:rPr>
        <w:t xml:space="preserve">measure commonly used for model comparison in frequentist statistics. </w:t>
      </w:r>
      <w:r w:rsidR="00A37D17">
        <w:rPr>
          <w:rFonts w:ascii="Calibri" w:hAnsi="Calibri" w:cs="Calibri"/>
        </w:rPr>
        <w:t xml:space="preserve">It is </w:t>
      </w:r>
      <w:r w:rsidR="000608ED">
        <w:rPr>
          <w:rFonts w:ascii="Calibri" w:hAnsi="Calibri" w:cs="Calibri"/>
        </w:rPr>
        <w:t xml:space="preserve">calculated </w:t>
      </w:r>
      <w:r w:rsidR="00A37D17">
        <w:rPr>
          <w:rFonts w:ascii="Calibri" w:hAnsi="Calibri" w:cs="Calibri"/>
        </w:rPr>
        <w:t>as the</w:t>
      </w:r>
      <w:r w:rsidR="00C34E99">
        <w:rPr>
          <w:rFonts w:ascii="Calibri" w:hAnsi="Calibri" w:cs="Calibri"/>
        </w:rPr>
        <w:t xml:space="preserve"> posterior</w:t>
      </w:r>
      <w:r w:rsidR="00A37D17">
        <w:rPr>
          <w:rFonts w:ascii="Calibri" w:hAnsi="Calibri" w:cs="Calibri"/>
        </w:rPr>
        <w:t xml:space="preserve"> </w:t>
      </w:r>
      <w:r w:rsidR="000608ED">
        <w:rPr>
          <w:rFonts w:ascii="Calibri" w:hAnsi="Calibri" w:cs="Calibri"/>
        </w:rPr>
        <w:t xml:space="preserve">mean deviance </w:t>
      </w:r>
      <w:r w:rsidR="00C34E99">
        <w:rPr>
          <w:rFonts w:ascii="Calibri" w:hAnsi="Calibri" w:cs="Calibri"/>
        </w:rPr>
        <w:t>(a measure of fit) plus</w:t>
      </w:r>
      <w:r w:rsidR="0009103E">
        <w:rPr>
          <w:rFonts w:ascii="Calibri" w:hAnsi="Calibri" w:cs="Calibri"/>
        </w:rPr>
        <w:t xml:space="preserve"> double</w:t>
      </w:r>
      <w:r w:rsidR="00C34E99">
        <w:rPr>
          <w:rFonts w:ascii="Calibri" w:hAnsi="Calibri" w:cs="Calibri"/>
        </w:rPr>
        <w:t xml:space="preserve"> the </w:t>
      </w:r>
      <w:r w:rsidR="00671468">
        <w:rPr>
          <w:rFonts w:ascii="Calibri" w:hAnsi="Calibri" w:cs="Calibri"/>
        </w:rPr>
        <w:t>effective number of parameters in the model (a measure of model complexity)</w:t>
      </w:r>
      <w:r w:rsidR="00C82630">
        <w:rPr>
          <w:rFonts w:ascii="Calibri" w:hAnsi="Calibri" w:cs="Calibri"/>
        </w:rPr>
        <w:t>:</w:t>
      </w:r>
      <w:r w:rsidR="005857DF">
        <w:rPr>
          <w:rFonts w:ascii="Calibri" w:hAnsi="Calibri" w:cs="Calibri"/>
        </w:rPr>
        <w:fldChar w:fldCharType="begin"/>
      </w:r>
      <w:r w:rsidR="00AE2DB0">
        <w:rPr>
          <w:rFonts w:ascii="Calibri" w:hAnsi="Calibri" w:cs="Calibri"/>
        </w:rPr>
        <w:instrText xml:space="preserve"> ADDIN ZOTERO_ITEM CSL_CITATION {"citationID":"sHH7lO97","properties":{"formattedCitation":"\\super 34\\nosupersub{}","plainCitation":"34","noteIndex":0},"citationItems":[{"id":"IOO5UE9A/xFqWUtoY","uris":["http://www.mendeley.com/documents/?uuid=6b3c0392-7018-459b-b628-5a9590632280"],"uri":["http://www.mendeley.com/documents/?uuid=6b3c0392-7018-459b-b628-5a9590632280"],"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Methodology","id":"h8769NE6/51OWFnwS","issue":"4","issued":{"date-parts":[["2002"]]},"page":"583-616","title":"Bayesian measures of model complexity and fit","type":"article-journal","volume":"64"}}],"schema":"https://github.com/citation-style-language/schema/raw/master/csl-citation.json"} </w:instrText>
      </w:r>
      <w:r w:rsidR="005857DF">
        <w:rPr>
          <w:rFonts w:ascii="Calibri" w:hAnsi="Calibri" w:cs="Calibri"/>
        </w:rPr>
        <w:fldChar w:fldCharType="separate"/>
      </w:r>
      <w:r w:rsidR="00AE2DB0" w:rsidRPr="00AE2DB0">
        <w:rPr>
          <w:rFonts w:ascii="Calibri" w:hAnsi="Calibri" w:cs="Calibri"/>
          <w:vertAlign w:val="superscript"/>
        </w:rPr>
        <w:t>34</w:t>
      </w:r>
      <w:r w:rsidR="005857DF">
        <w:rPr>
          <w:rFonts w:ascii="Calibri" w:hAnsi="Calibri" w:cs="Calibri"/>
        </w:rPr>
        <w:fldChar w:fldCharType="end"/>
      </w:r>
      <w:r w:rsidR="005857DF">
        <w:rPr>
          <w:rFonts w:ascii="Calibri" w:hAnsi="Calibri" w:cs="Calibri"/>
        </w:rPr>
        <w:t xml:space="preserve"> </w:t>
      </w:r>
    </w:p>
    <w:p w14:paraId="7D4B0891" w14:textId="42949E15" w:rsidR="00C82630" w:rsidRDefault="00C82630" w:rsidP="00C1784A">
      <w:pPr>
        <w:ind w:firstLine="720"/>
        <w:rPr>
          <w:rFonts w:ascii="Calibri" w:hAnsi="Calibri" w:cs="Calibri"/>
        </w:rPr>
      </w:pPr>
    </w:p>
    <w:p w14:paraId="5E6010FE" w14:textId="02E28025" w:rsidR="000B7F40" w:rsidRPr="00786474" w:rsidRDefault="00786474" w:rsidP="00786474">
      <w:pPr>
        <w:ind w:firstLine="720"/>
        <w:rPr>
          <w:rFonts w:ascii="Calibri" w:eastAsiaTheme="minorEastAsia" w:hAnsi="Calibri" w:cs="Calibri"/>
        </w:rPr>
      </w:pPr>
      <m:oMathPara>
        <m:oMath>
          <m:r>
            <w:rPr>
              <w:rFonts w:ascii="Cambria Math" w:hAnsi="Cambria Math" w:cs="Calibri"/>
            </w:rPr>
            <m:t>DIC=D</m:t>
          </m:r>
          <m:d>
            <m:dPr>
              <m:ctrlPr>
                <w:rPr>
                  <w:rFonts w:ascii="Cambria Math" w:hAnsi="Cambria Math" w:cs="Calibri"/>
                  <w:i/>
                </w:rPr>
              </m:ctrlPr>
            </m:dPr>
            <m:e>
              <m:acc>
                <m:accPr>
                  <m:chr m:val="̅"/>
                  <m:ctrlPr>
                    <w:rPr>
                      <w:rFonts w:ascii="Cambria Math" w:hAnsi="Cambria Math" w:cs="Calibri"/>
                      <w:i/>
                    </w:rPr>
                  </m:ctrlPr>
                </m:accPr>
                <m:e>
                  <m:r>
                    <w:rPr>
                      <w:rFonts w:ascii="Cambria Math" w:hAnsi="Cambria Math" w:cs="Calibri"/>
                    </w:rPr>
                    <m:t>θ</m:t>
                  </m:r>
                </m:e>
              </m:acc>
            </m:e>
          </m:d>
          <m:r>
            <w:rPr>
              <w:rFonts w:ascii="Cambria Math" w:hAnsi="Cambria Math" w:cs="Calibri"/>
            </w:rPr>
            <m:t>+</m:t>
          </m:r>
          <m:sSub>
            <m:sSubPr>
              <m:ctrlPr>
                <w:rPr>
                  <w:rFonts w:ascii="Cambria Math" w:hAnsi="Cambria Math" w:cs="Calibri"/>
                  <w:i/>
                </w:rPr>
              </m:ctrlPr>
            </m:sSubPr>
            <m:e>
              <m:r>
                <w:rPr>
                  <w:rFonts w:ascii="Cambria Math" w:hAnsi="Cambria Math" w:cs="Calibri"/>
                </w:rPr>
                <m:t>2 p</m:t>
              </m:r>
            </m:e>
            <m:sub>
              <m:r>
                <w:rPr>
                  <w:rFonts w:ascii="Cambria Math" w:hAnsi="Cambria Math" w:cs="Calibri"/>
                </w:rPr>
                <m:t>D</m:t>
              </m:r>
            </m:sub>
          </m:sSub>
        </m:oMath>
      </m:oMathPara>
    </w:p>
    <w:p w14:paraId="736BDB2A" w14:textId="51BF49E8" w:rsidR="00786474" w:rsidRDefault="00786474" w:rsidP="00786474">
      <w:pPr>
        <w:rPr>
          <w:rFonts w:ascii="Calibri" w:eastAsiaTheme="minorEastAsia" w:hAnsi="Calibri" w:cs="Calibri"/>
        </w:rPr>
      </w:pPr>
      <w:r>
        <w:rPr>
          <w:rFonts w:ascii="Calibri" w:eastAsiaTheme="minorEastAsia" w:hAnsi="Calibri" w:cs="Calibri"/>
        </w:rPr>
        <w:t xml:space="preserve">Where </w:t>
      </w:r>
    </w:p>
    <w:p w14:paraId="328329DD" w14:textId="66C86797" w:rsidR="004C3B0E" w:rsidRPr="00301FD8" w:rsidRDefault="00EF5B49" w:rsidP="00786474">
      <w:pPr>
        <w:rPr>
          <w:rFonts w:ascii="Calibri" w:eastAsiaTheme="minorEastAsia" w:hAnsi="Calibri" w:cs="Calibri"/>
        </w:rPr>
      </w:pPr>
      <m:oMathPara>
        <m:oMath>
          <m:r>
            <w:rPr>
              <w:rFonts w:ascii="Cambria Math" w:hAnsi="Cambria Math" w:cs="Calibri"/>
            </w:rPr>
            <m:t>D</m:t>
          </m:r>
          <m:d>
            <m:dPr>
              <m:ctrlPr>
                <w:rPr>
                  <w:rFonts w:ascii="Cambria Math" w:hAnsi="Cambria Math" w:cs="Calibri"/>
                  <w:i/>
                </w:rPr>
              </m:ctrlPr>
            </m:dPr>
            <m:e>
              <m:r>
                <w:rPr>
                  <w:rFonts w:ascii="Cambria Math" w:hAnsi="Cambria Math" w:cs="Calibri"/>
                </w:rPr>
                <m:t>θ</m:t>
              </m:r>
            </m:e>
          </m:d>
          <m:r>
            <w:rPr>
              <w:rFonts w:ascii="Cambria Math" w:eastAsiaTheme="minorEastAsia" w:hAnsi="Cambria Math" w:cs="Calibri"/>
            </w:rPr>
            <m:t>=-2 log{p(y|θ)}+2 log{f(y)}</m:t>
          </m:r>
        </m:oMath>
      </m:oMathPara>
    </w:p>
    <w:p w14:paraId="3F829B2F" w14:textId="77777777" w:rsidR="00911D41" w:rsidRDefault="00911D41" w:rsidP="008A77D4">
      <w:pPr>
        <w:rPr>
          <w:rFonts w:ascii="Calibri" w:eastAsiaTheme="minorEastAsia" w:hAnsi="Calibri" w:cs="Calibri"/>
        </w:rPr>
      </w:pPr>
    </w:p>
    <w:p w14:paraId="313AFF05" w14:textId="65E0804E" w:rsidR="00301FD8" w:rsidRDefault="00B83639" w:rsidP="008A77D4">
      <w:pPr>
        <w:rPr>
          <w:rFonts w:ascii="Calibri" w:eastAsiaTheme="minorEastAsia" w:hAnsi="Calibri" w:cs="Calibri"/>
        </w:rPr>
      </w:pPr>
      <w:r>
        <w:rPr>
          <w:rFonts w:ascii="Calibri" w:eastAsiaTheme="minorEastAsia" w:hAnsi="Calibri" w:cs="Calibri"/>
        </w:rPr>
        <w:lastRenderedPageBreak/>
        <w:tab/>
      </w:r>
      <w:commentRangeStart w:id="617"/>
      <w:commentRangeStart w:id="618"/>
      <w:r>
        <w:rPr>
          <w:rFonts w:ascii="Calibri" w:eastAsiaTheme="minorEastAsia" w:hAnsi="Calibri" w:cs="Calibri"/>
        </w:rPr>
        <w:t>Based on the</w:t>
      </w:r>
      <w:r w:rsidR="00A520A7">
        <w:rPr>
          <w:rFonts w:ascii="Calibri" w:eastAsiaTheme="minorEastAsia" w:hAnsi="Calibri" w:cs="Calibri"/>
        </w:rPr>
        <w:t xml:space="preserve"> </w:t>
      </w:r>
      <w:r w:rsidR="003007A4">
        <w:rPr>
          <w:rFonts w:ascii="Calibri" w:eastAsiaTheme="minorEastAsia" w:hAnsi="Calibri" w:cs="Calibri"/>
        </w:rPr>
        <w:t xml:space="preserve">best </w:t>
      </w:r>
      <w:r w:rsidR="00A520A7">
        <w:rPr>
          <w:rFonts w:ascii="Calibri" w:eastAsiaTheme="minorEastAsia" w:hAnsi="Calibri" w:cs="Calibri"/>
        </w:rPr>
        <w:t>network</w:t>
      </w:r>
      <w:r w:rsidR="00C772BB">
        <w:rPr>
          <w:rFonts w:ascii="Calibri" w:eastAsiaTheme="minorEastAsia" w:hAnsi="Calibri" w:cs="Calibri"/>
        </w:rPr>
        <w:t>s</w:t>
      </w:r>
      <w:r w:rsidR="00B53164">
        <w:rPr>
          <w:rFonts w:ascii="Calibri" w:eastAsiaTheme="minorEastAsia" w:hAnsi="Calibri" w:cs="Calibri"/>
        </w:rPr>
        <w:t xml:space="preserve"> from comparison of DIC, we will</w:t>
      </w:r>
      <w:r w:rsidR="007E76F7">
        <w:rPr>
          <w:rFonts w:ascii="Calibri" w:eastAsiaTheme="minorEastAsia" w:hAnsi="Calibri" w:cs="Calibri"/>
        </w:rPr>
        <w:t xml:space="preserve"> someh</w:t>
      </w:r>
      <w:r w:rsidR="00C15455">
        <w:rPr>
          <w:rFonts w:ascii="Calibri" w:eastAsiaTheme="minorEastAsia" w:hAnsi="Calibri" w:cs="Calibri"/>
        </w:rPr>
        <w:t>o</w:t>
      </w:r>
      <w:r w:rsidR="007E76F7">
        <w:rPr>
          <w:rFonts w:ascii="Calibri" w:eastAsiaTheme="minorEastAsia" w:hAnsi="Calibri" w:cs="Calibri"/>
        </w:rPr>
        <w:t>w</w:t>
      </w:r>
      <w:r w:rsidR="00B53164">
        <w:rPr>
          <w:rFonts w:ascii="Calibri" w:eastAsiaTheme="minorEastAsia" w:hAnsi="Calibri" w:cs="Calibri"/>
        </w:rPr>
        <w:t xml:space="preserve"> </w:t>
      </w:r>
      <w:r w:rsidR="00820D41">
        <w:rPr>
          <w:rFonts w:ascii="Calibri" w:eastAsiaTheme="minorEastAsia" w:hAnsi="Calibri" w:cs="Calibri"/>
        </w:rPr>
        <w:t>build a larger network…</w:t>
      </w:r>
      <w:commentRangeEnd w:id="617"/>
      <w:r w:rsidR="00C762CB">
        <w:rPr>
          <w:rStyle w:val="CommentReference"/>
        </w:rPr>
        <w:commentReference w:id="617"/>
      </w:r>
      <w:commentRangeEnd w:id="618"/>
      <w:r w:rsidR="00817DA6">
        <w:rPr>
          <w:rStyle w:val="CommentReference"/>
        </w:rPr>
        <w:commentReference w:id="618"/>
      </w:r>
    </w:p>
    <w:p w14:paraId="3EA9127A" w14:textId="7736B4C6" w:rsidR="0067783F" w:rsidRDefault="0067783F" w:rsidP="0067783F">
      <w:pPr>
        <w:rPr>
          <w:ins w:id="619" w:author="Tim Vigers" w:date="2020-08-09T11:01:00Z"/>
          <w:rFonts w:ascii="Calibri" w:eastAsiaTheme="minorEastAsia" w:hAnsi="Calibri" w:cs="Calibri"/>
        </w:rPr>
      </w:pPr>
    </w:p>
    <w:p w14:paraId="08C203B3" w14:textId="3913E1DA" w:rsidR="0067783F" w:rsidRDefault="00136338" w:rsidP="00136338">
      <w:pPr>
        <w:pStyle w:val="Heading3"/>
        <w:rPr>
          <w:ins w:id="620" w:author="Tim Vigers" w:date="2020-08-09T11:02:00Z"/>
          <w:rFonts w:ascii="Calibri" w:hAnsi="Calibri" w:cs="Calibri"/>
        </w:rPr>
      </w:pPr>
      <w:bookmarkStart w:id="621" w:name="_Toc47869938"/>
      <w:commentRangeStart w:id="622"/>
      <w:ins w:id="623" w:author="Tim Vigers" w:date="2020-08-09T11:01:00Z">
        <w:r>
          <w:rPr>
            <w:rFonts w:ascii="Calibri" w:eastAsiaTheme="minorEastAsia" w:hAnsi="Calibri" w:cs="Calibri"/>
          </w:rPr>
          <w:t>Figure 6</w:t>
        </w:r>
      </w:ins>
      <w:commentRangeEnd w:id="622"/>
      <w:ins w:id="624" w:author="Tim Vigers" w:date="2020-08-09T11:03:00Z">
        <w:r w:rsidR="007A52E4">
          <w:rPr>
            <w:rStyle w:val="CommentReference"/>
            <w:rFonts w:asciiTheme="minorHAnsi" w:eastAsiaTheme="minorHAnsi" w:hAnsiTheme="minorHAnsi" w:cstheme="minorBidi"/>
            <w:color w:val="auto"/>
          </w:rPr>
          <w:commentReference w:id="622"/>
        </w:r>
      </w:ins>
      <w:ins w:id="625" w:author="Tim Vigers" w:date="2020-08-09T11:01:00Z">
        <w:r>
          <w:rPr>
            <w:rFonts w:ascii="Calibri" w:eastAsiaTheme="minorEastAsia" w:hAnsi="Calibri" w:cs="Calibri"/>
          </w:rPr>
          <w:t xml:space="preserve">: </w:t>
        </w:r>
        <w:r w:rsidR="00981762">
          <w:rPr>
            <w:rFonts w:ascii="Calibri" w:eastAsiaTheme="minorEastAsia" w:hAnsi="Calibri" w:cs="Calibri"/>
          </w:rPr>
          <w:t xml:space="preserve">The 24 DAG Structures for a </w:t>
        </w:r>
      </w:ins>
      <w:ins w:id="626" w:author="Tim Vigers" w:date="2020-08-09T11:02:00Z">
        <w:r w:rsidR="00981762">
          <w:rPr>
            <w:rFonts w:ascii="Calibri" w:hAnsi="Calibri" w:cs="Calibri"/>
          </w:rPr>
          <w:t>Metabolite, Methylation, and T1D Status Triad</w:t>
        </w:r>
        <w:bookmarkEnd w:id="621"/>
      </w:ins>
    </w:p>
    <w:p w14:paraId="4ACC434F" w14:textId="193F02BF" w:rsidR="008C20EC" w:rsidRDefault="008C20EC" w:rsidP="008C20EC">
      <w:pPr>
        <w:rPr>
          <w:ins w:id="627" w:author="Tim Vigers" w:date="2020-08-09T11:02:00Z"/>
        </w:rPr>
      </w:pPr>
    </w:p>
    <w:p w14:paraId="21591315" w14:textId="2FAD7593" w:rsidR="008C20EC" w:rsidRPr="008C20EC" w:rsidRDefault="007A52E4" w:rsidP="008C20EC">
      <w:pPr>
        <w:rPr>
          <w:rPrChange w:id="628" w:author="Tim Vigers" w:date="2020-08-09T11:02:00Z">
            <w:rPr>
              <w:rFonts w:ascii="Calibri" w:eastAsiaTheme="minorEastAsia" w:hAnsi="Calibri" w:cs="Calibri"/>
            </w:rPr>
          </w:rPrChange>
        </w:rPr>
        <w:pPrChange w:id="629" w:author="Tim Vigers" w:date="2020-08-09T11:02:00Z">
          <w:pPr>
            <w:jc w:val="center"/>
          </w:pPr>
        </w:pPrChange>
      </w:pPr>
      <w:ins w:id="630" w:author="Tim Vigers" w:date="2020-08-09T11:02:00Z">
        <w:r>
          <w:rPr>
            <w:noProof/>
          </w:rPr>
          <w:drawing>
            <wp:inline distT="0" distB="0" distL="0" distR="0" wp14:anchorId="2C84653D" wp14:editId="015AF4FF">
              <wp:extent cx="5555293" cy="4761680"/>
              <wp:effectExtent l="0" t="0" r="0" b="1270"/>
              <wp:docPr id="6"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A close up of text on a white background&#10;&#10;Description automatically generated"/>
                      <pic:cNvPicPr>
                        <a:picLocks noChangeAspect="1" noChangeArrowheads="1"/>
                      </pic:cNvPicPr>
                    </pic:nvPicPr>
                    <pic:blipFill>
                      <a:blip r:embed="rId19"/>
                      <a:stretch>
                        <a:fillRect/>
                      </a:stretch>
                    </pic:blipFill>
                    <pic:spPr bwMode="auto">
                      <a:xfrm>
                        <a:off x="0" y="0"/>
                        <a:ext cx="5561226" cy="4766765"/>
                      </a:xfrm>
                      <a:prstGeom prst="rect">
                        <a:avLst/>
                      </a:prstGeom>
                      <a:noFill/>
                      <a:ln w="9525">
                        <a:noFill/>
                        <a:headEnd/>
                        <a:tailEnd/>
                      </a:ln>
                    </pic:spPr>
                  </pic:pic>
                </a:graphicData>
              </a:graphic>
            </wp:inline>
          </w:drawing>
        </w:r>
      </w:ins>
    </w:p>
    <w:p w14:paraId="141A8253" w14:textId="4B8719B6" w:rsidR="00C126F6" w:rsidRDefault="00EE0453" w:rsidP="00EE0453">
      <w:pPr>
        <w:pStyle w:val="Heading1"/>
        <w:rPr>
          <w:rFonts w:ascii="Calibri" w:hAnsi="Calibri" w:cs="Calibri"/>
        </w:rPr>
      </w:pPr>
      <w:bookmarkStart w:id="631" w:name="_Toc47869939"/>
      <w:r>
        <w:rPr>
          <w:rFonts w:ascii="Calibri" w:hAnsi="Calibri" w:cs="Calibri"/>
        </w:rPr>
        <w:t>Preliminary Results</w:t>
      </w:r>
      <w:bookmarkEnd w:id="631"/>
    </w:p>
    <w:p w14:paraId="18F23DE0" w14:textId="023B4FE6" w:rsidR="00822F7B" w:rsidRDefault="00822F7B" w:rsidP="00822F7B"/>
    <w:p w14:paraId="2819C22B" w14:textId="77777777" w:rsidR="00161CF5" w:rsidRDefault="001E295F">
      <w:pPr>
        <w:rPr>
          <w:ins w:id="632" w:author="Tim Vigers" w:date="2020-08-09T11:59:00Z"/>
        </w:rPr>
      </w:pPr>
      <w:ins w:id="633" w:author="Tim Vigers" w:date="2020-08-09T11:41:00Z">
        <w:r>
          <w:tab/>
        </w:r>
      </w:ins>
      <w:ins w:id="634" w:author="Tim Vigers" w:date="2020-08-09T11:43:00Z">
        <w:r w:rsidR="007B724A">
          <w:t>From</w:t>
        </w:r>
      </w:ins>
      <w:ins w:id="635" w:author="Tim Vigers" w:date="2020-08-09T11:41:00Z">
        <w:r>
          <w:t xml:space="preserve"> the original </w:t>
        </w:r>
      </w:ins>
      <w:ins w:id="636" w:author="Tim Vigers" w:date="2020-08-09T11:43:00Z">
        <w:r w:rsidR="007B724A" w:rsidRPr="007B724A">
          <w:rPr>
            <w:rPrChange w:id="637" w:author="Tim Vigers" w:date="2020-08-09T11:43:00Z">
              <w:rPr>
                <w:rFonts w:ascii="Menlo" w:hAnsi="Menlo" w:cs="Menlo"/>
                <w:color w:val="949191"/>
                <w:sz w:val="22"/>
                <w:szCs w:val="22"/>
              </w:rPr>
            </w:rPrChange>
          </w:rPr>
          <w:t>199</w:t>
        </w:r>
      </w:ins>
      <w:ins w:id="638" w:author="Tim Vigers" w:date="2020-08-09T11:46:00Z">
        <w:r w:rsidR="002015B7">
          <w:t>,</w:t>
        </w:r>
      </w:ins>
      <w:ins w:id="639" w:author="Tim Vigers" w:date="2020-08-09T11:43:00Z">
        <w:r w:rsidR="007B724A" w:rsidRPr="007B724A">
          <w:rPr>
            <w:rPrChange w:id="640" w:author="Tim Vigers" w:date="2020-08-09T11:43:00Z">
              <w:rPr>
                <w:rFonts w:ascii="Menlo" w:hAnsi="Menlo" w:cs="Menlo"/>
                <w:color w:val="949191"/>
                <w:sz w:val="22"/>
                <w:szCs w:val="22"/>
              </w:rPr>
            </w:rPrChange>
          </w:rPr>
          <w:t>243</w:t>
        </w:r>
        <w:r w:rsidR="007B724A" w:rsidRPr="007B724A">
          <w:rPr>
            <w:rPrChange w:id="641" w:author="Tim Vigers" w:date="2020-08-09T11:43:00Z">
              <w:rPr>
                <w:rFonts w:ascii="Menlo" w:hAnsi="Menlo" w:cs="Menlo"/>
                <w:color w:val="949191"/>
                <w:sz w:val="22"/>
                <w:szCs w:val="22"/>
              </w:rPr>
            </w:rPrChange>
          </w:rPr>
          <w:t xml:space="preserve"> methylation probes an</w:t>
        </w:r>
        <w:r w:rsidR="00776BBF">
          <w:t xml:space="preserve">d </w:t>
        </w:r>
      </w:ins>
      <w:ins w:id="642" w:author="Tim Vigers" w:date="2020-08-09T11:46:00Z">
        <w:r w:rsidR="002015B7">
          <w:t>2,541 metabolites</w:t>
        </w:r>
        <w:r w:rsidR="00113615">
          <w:t xml:space="preserve">, 7,157 unique </w:t>
        </w:r>
        <w:r w:rsidR="00B77412">
          <w:t xml:space="preserve">methylation and metabolite </w:t>
        </w:r>
        <w:r w:rsidR="00113615">
          <w:t xml:space="preserve">pairs </w:t>
        </w:r>
      </w:ins>
      <w:ins w:id="643" w:author="Tim Vigers" w:date="2020-08-09T11:47:00Z">
        <w:r w:rsidR="00B77412">
          <w:t xml:space="preserve">were </w:t>
        </w:r>
        <w:r w:rsidR="0078113A">
          <w:t xml:space="preserve">chosen to </w:t>
        </w:r>
      </w:ins>
      <w:ins w:id="644" w:author="Tim Vigers" w:date="2020-08-09T11:48:00Z">
        <w:r w:rsidR="00021523">
          <w:t xml:space="preserve">move on to the causal inference </w:t>
        </w:r>
        <w:r w:rsidR="00D43AE5">
          <w:t>testing phase of feature reduction</w:t>
        </w:r>
      </w:ins>
      <w:ins w:id="645" w:author="Tim Vigers" w:date="2020-08-09T11:46:00Z">
        <w:r w:rsidR="00113615">
          <w:t xml:space="preserve"> </w:t>
        </w:r>
      </w:ins>
      <w:ins w:id="646" w:author="Tim Vigers" w:date="2020-08-09T11:48:00Z">
        <w:r w:rsidR="00D43AE5">
          <w:t xml:space="preserve">(i.e. the pairs were </w:t>
        </w:r>
      </w:ins>
      <w:ins w:id="647" w:author="Tim Vigers" w:date="2020-08-09T11:46:00Z">
        <w:r w:rsidR="00A93F1D">
          <w:t xml:space="preserve">associated with </w:t>
        </w:r>
        <w:r w:rsidR="00B77412">
          <w:t>one another</w:t>
        </w:r>
      </w:ins>
      <w:ins w:id="648" w:author="Tim Vigers" w:date="2020-08-09T11:48:00Z">
        <w:r w:rsidR="00D43AE5">
          <w:t xml:space="preserve"> at the p &lt; 0.0</w:t>
        </w:r>
      </w:ins>
      <w:ins w:id="649" w:author="Tim Vigers" w:date="2020-08-09T11:49:00Z">
        <w:r w:rsidR="00D43AE5">
          <w:t xml:space="preserve">01 level and at least one was associated with T1D status at the p &lt; 0.05 level). </w:t>
        </w:r>
        <w:r w:rsidR="000308F1">
          <w:t xml:space="preserve">These </w:t>
        </w:r>
        <w:r w:rsidR="00317CE0">
          <w:t xml:space="preserve">pairs were </w:t>
        </w:r>
        <w:r w:rsidR="000270D0">
          <w:t xml:space="preserve">then evaluated using the </w:t>
        </w:r>
        <w:proofErr w:type="spellStart"/>
        <w:r w:rsidR="000270D0">
          <w:t>cit</w:t>
        </w:r>
      </w:ins>
      <w:proofErr w:type="spellEnd"/>
      <w:ins w:id="650" w:author="Tim Vigers" w:date="2020-08-09T11:50:00Z">
        <w:r w:rsidR="0027317F">
          <w:t xml:space="preserve"> </w:t>
        </w:r>
      </w:ins>
      <w:ins w:id="651" w:author="Tim Vigers" w:date="2020-08-09T11:49:00Z">
        <w:r w:rsidR="000270D0">
          <w:t>R packa</w:t>
        </w:r>
      </w:ins>
      <w:ins w:id="652" w:author="Tim Vigers" w:date="2020-08-09T11:50:00Z">
        <w:r w:rsidR="000270D0">
          <w:t>ge</w:t>
        </w:r>
      </w:ins>
      <w:ins w:id="653" w:author="Tim Vigers" w:date="2020-08-09T11:54:00Z">
        <w:r w:rsidR="008350B0">
          <w:t>.</w:t>
        </w:r>
      </w:ins>
      <w:r w:rsidR="00B73A3C">
        <w:fldChar w:fldCharType="begin"/>
      </w:r>
      <w:r w:rsidR="00B73A3C">
        <w:instrText xml:space="preserve"> ADDIN ZOTERO_ITEM CSL_CITATION {"citationID":"OkoESXbb","properties":{"formattedCitation":"\\super 29\\nosupersub{}","plainCitation":"29","noteIndex":0},"citationItems":[{"id":224,"uris":["http://zotero.org/users/5622226/items/PXYKVWDI"],"uri":["http://zotero.org/users/5622226/items/PXYKVWDI"],"itemData":{"id":224,"type":"article-journal","abstract":"Abstract.  Motivation: The challenges of successfully applying causal inference methods include: (i) satisfying underlying assumptions, (ii) limitations in data","container-title":"Bioinformatics","DOI":"10.1093/bioinformatics/btw135","ISSN":"1367-4803","issue":"15","journalAbbreviation":"Bioinformatics","language":"en","note":"publisher: Oxford Academic","page":"2364-2365","source":"academic.oup.com","title":"cit: hypothesis testing software for mediation analysis in genomic applications","title-short":"cit","volume":"32","author":[{"family":"Millstein","given":"Joshua"},{"family":"Chen","given":"Gary K."},{"family":"Breton","given":"Carrie V."}],"issued":{"date-parts":[["2016",8,1]]}}}],"schema":"https://github.com/citation-style-language/schema/raw/master/csl-citation.json"} </w:instrText>
      </w:r>
      <w:r w:rsidR="00B73A3C">
        <w:fldChar w:fldCharType="separate"/>
      </w:r>
      <w:r w:rsidR="00B73A3C" w:rsidRPr="00B73A3C">
        <w:rPr>
          <w:rFonts w:ascii="Calibri" w:cs="Calibri"/>
          <w:vertAlign w:val="superscript"/>
        </w:rPr>
        <w:t>29</w:t>
      </w:r>
      <w:r w:rsidR="00B73A3C">
        <w:fldChar w:fldCharType="end"/>
      </w:r>
      <w:ins w:id="654" w:author="Tim Vigers" w:date="2020-08-09T11:54:00Z">
        <w:r w:rsidR="008350B0">
          <w:t xml:space="preserve"> </w:t>
        </w:r>
      </w:ins>
      <w:ins w:id="655" w:author="Tim Vigers" w:date="2020-08-09T11:55:00Z">
        <w:r w:rsidR="0083228B">
          <w:t xml:space="preserve">Because there is little prior knowledge </w:t>
        </w:r>
        <w:r w:rsidR="00A13FD5">
          <w:t xml:space="preserve">regarding </w:t>
        </w:r>
        <w:r w:rsidR="00D5766C">
          <w:t xml:space="preserve">the direction of the effect </w:t>
        </w:r>
        <w:r w:rsidR="00BF45E2">
          <w:t xml:space="preserve">between methylation site and metabolite (i.e. </w:t>
        </w:r>
        <w:r w:rsidR="002D020C">
          <w:t xml:space="preserve">which </w:t>
        </w:r>
        <w:r w:rsidR="00060A90">
          <w:t>variabl</w:t>
        </w:r>
      </w:ins>
      <w:ins w:id="656" w:author="Tim Vigers" w:date="2020-08-09T11:56:00Z">
        <w:r w:rsidR="00060A90">
          <w:t xml:space="preserve">e should be considered “L” or “G” in the </w:t>
        </w:r>
        <w:r w:rsidR="00522554">
          <w:t>CIT framework)</w:t>
        </w:r>
        <w:r w:rsidR="00E0289B">
          <w:t xml:space="preserve">, both </w:t>
        </w:r>
        <w:r w:rsidR="00BE0BA4">
          <w:t xml:space="preserve">configurations were tested. </w:t>
        </w:r>
        <w:r w:rsidR="004C2EDC">
          <w:t xml:space="preserve">This step is simply </w:t>
        </w:r>
        <w:r w:rsidR="000C3695">
          <w:t xml:space="preserve">for feature reduction, </w:t>
        </w:r>
        <w:r w:rsidR="00FA4550">
          <w:t xml:space="preserve">so </w:t>
        </w:r>
      </w:ins>
      <w:ins w:id="657" w:author="Tim Vigers" w:date="2020-08-09T11:57:00Z">
        <w:r w:rsidR="007633F4">
          <w:t xml:space="preserve">the direction of the effect is </w:t>
        </w:r>
        <w:r w:rsidR="00B3413E">
          <w:t>not</w:t>
        </w:r>
        <w:r w:rsidR="007633F4">
          <w:t xml:space="preserve"> import</w:t>
        </w:r>
        <w:r w:rsidR="00B3413E">
          <w:t xml:space="preserve">ant. </w:t>
        </w:r>
      </w:ins>
      <w:ins w:id="658" w:author="Tim Vigers" w:date="2020-08-09T11:58:00Z">
        <w:r w:rsidR="00442F41">
          <w:t>A total of 139 unique p</w:t>
        </w:r>
      </w:ins>
      <w:ins w:id="659" w:author="Tim Vigers" w:date="2020-08-09T11:57:00Z">
        <w:r w:rsidR="0082135D">
          <w:t xml:space="preserve">airs with an omnibus p value &lt; 0.05 </w:t>
        </w:r>
        <w:r w:rsidR="009D20BD">
          <w:t>contin</w:t>
        </w:r>
      </w:ins>
      <w:ins w:id="660" w:author="Tim Vigers" w:date="2020-08-09T11:58:00Z">
        <w:r w:rsidR="009D20BD">
          <w:t>ued on to the next step.</w:t>
        </w:r>
      </w:ins>
    </w:p>
    <w:p w14:paraId="3874E3CD" w14:textId="530ACDE6" w:rsidR="00143427" w:rsidDel="005B25B2" w:rsidRDefault="00161CF5">
      <w:pPr>
        <w:rPr>
          <w:del w:id="661" w:author="Tim Vigers" w:date="2020-08-09T11:41:00Z"/>
        </w:rPr>
      </w:pPr>
      <w:ins w:id="662" w:author="Tim Vigers" w:date="2020-08-09T11:59:00Z">
        <w:r>
          <w:lastRenderedPageBreak/>
          <w:tab/>
        </w:r>
      </w:ins>
      <w:ins w:id="663" w:author="Tim Vigers" w:date="2020-08-09T12:00:00Z">
        <w:r w:rsidR="00F00DE3">
          <w:t xml:space="preserve">Next, </w:t>
        </w:r>
        <w:r w:rsidR="00361F97">
          <w:t xml:space="preserve">each metabolite and methylation probe pair </w:t>
        </w:r>
      </w:ins>
      <w:ins w:id="664" w:author="Tim Vigers" w:date="2020-08-09T12:01:00Z">
        <w:r w:rsidR="005A2A21">
          <w:t xml:space="preserve">from the causal inference step was considered as a triad with T1D status. </w:t>
        </w:r>
      </w:ins>
      <w:ins w:id="665" w:author="Tim Vigers" w:date="2020-08-09T12:03:00Z">
        <w:r w:rsidR="00B44D34">
          <w:t xml:space="preserve">For each triad we </w:t>
        </w:r>
        <w:r w:rsidR="006C2D8A">
          <w:t xml:space="preserve">fit </w:t>
        </w:r>
      </w:ins>
      <w:ins w:id="666" w:author="Tim Vigers" w:date="2020-08-09T12:05:00Z">
        <w:r w:rsidR="00D34EFE">
          <w:t>a</w:t>
        </w:r>
      </w:ins>
      <w:ins w:id="667" w:author="Tim Vigers" w:date="2020-08-09T12:03:00Z">
        <w:r w:rsidR="006C2D8A">
          <w:t xml:space="preserve"> Bayesian</w:t>
        </w:r>
      </w:ins>
      <w:ins w:id="668" w:author="Tim Vigers" w:date="2020-08-09T12:05:00Z">
        <w:r w:rsidR="00AE7E75">
          <w:t xml:space="preserve"> graphical</w:t>
        </w:r>
      </w:ins>
      <w:ins w:id="669" w:author="Tim Vigers" w:date="2020-08-09T12:03:00Z">
        <w:r w:rsidR="006C2D8A">
          <w:t xml:space="preserve"> model</w:t>
        </w:r>
      </w:ins>
      <w:ins w:id="670" w:author="Tim Vigers" w:date="2020-08-09T12:04:00Z">
        <w:r w:rsidR="00D61813">
          <w:t xml:space="preserve"> </w:t>
        </w:r>
        <w:r w:rsidR="0047449E">
          <w:t>for each</w:t>
        </w:r>
        <w:r w:rsidR="00D61813">
          <w:t xml:space="preserve"> network structure (Figure 7)</w:t>
        </w:r>
      </w:ins>
      <w:ins w:id="671" w:author="Tim Vigers" w:date="2020-08-09T12:03:00Z">
        <w:r w:rsidR="006C2D8A">
          <w:t xml:space="preserve"> using</w:t>
        </w:r>
        <w:r w:rsidR="00A2146E">
          <w:t xml:space="preserve"> the package</w:t>
        </w:r>
        <w:r w:rsidR="006C2D8A">
          <w:t xml:space="preserve"> </w:t>
        </w:r>
        <w:r w:rsidR="00A2146E">
          <w:t>rjags</w:t>
        </w:r>
      </w:ins>
      <w:r w:rsidR="00D34EFE">
        <w:fldChar w:fldCharType="begin"/>
      </w:r>
      <w:r w:rsidR="00D34EFE">
        <w:instrText xml:space="preserve"> ADDIN ZOTERO_ITEM CSL_CITATION {"citationID":"Fdeupxcb","properties":{"formattedCitation":"\\super 35\\nosupersub{}","plainCitation":"35","noteIndex":0},"citationItems":[{"id":281,"uris":["http://zotero.org/users/5622226/items/8PHMJHJH"],"uri":["http://zotero.org/users/5622226/items/8PHMJHJH"],"itemData":{"id":281,"type":"article-journal","container-title":"R package version","issue":"6","title":"rjags: Bayesian graphical models using MCMC","volume":"4","author":[{"family":"Plummer","given":"Martyn"}],"issued":{"date-parts":[["2016"]]}}}],"schema":"https://github.com/citation-style-language/schema/raw/master/csl-citation.json"} </w:instrText>
      </w:r>
      <w:r w:rsidR="00D34EFE">
        <w:fldChar w:fldCharType="separate"/>
      </w:r>
      <w:r w:rsidR="00D34EFE" w:rsidRPr="00D34EFE">
        <w:rPr>
          <w:rFonts w:ascii="Calibri" w:cs="Calibri"/>
          <w:vertAlign w:val="superscript"/>
        </w:rPr>
        <w:t>35</w:t>
      </w:r>
      <w:r w:rsidR="00D34EFE">
        <w:fldChar w:fldCharType="end"/>
      </w:r>
      <w:ins w:id="672" w:author="Tim Vigers" w:date="2020-08-09T12:05:00Z">
        <w:r w:rsidR="00077EC0">
          <w:t xml:space="preserve"> </w:t>
        </w:r>
      </w:ins>
      <w:ins w:id="673" w:author="Tim Vigers" w:date="2020-08-09T12:06:00Z">
        <w:r w:rsidR="004371C9">
          <w:t>with</w:t>
        </w:r>
      </w:ins>
      <w:ins w:id="674" w:author="Tim Vigers" w:date="2020-08-09T12:05:00Z">
        <w:r w:rsidR="00F25774">
          <w:t xml:space="preserve"> </w:t>
        </w:r>
        <w:r w:rsidR="00E550C3">
          <w:t>uninformati</w:t>
        </w:r>
      </w:ins>
      <w:ins w:id="675" w:author="Tim Vigers" w:date="2020-08-09T12:06:00Z">
        <w:r w:rsidR="00E550C3">
          <w:t>ve priors.</w:t>
        </w:r>
        <w:r w:rsidR="00ED1D61">
          <w:t xml:space="preserve"> </w:t>
        </w:r>
        <w:r w:rsidR="00891EF4">
          <w:t xml:space="preserve">We compared the DIC for </w:t>
        </w:r>
        <w:r w:rsidR="004D35C0">
          <w:t xml:space="preserve">each </w:t>
        </w:r>
      </w:ins>
      <w:ins w:id="676" w:author="Tim Vigers" w:date="2020-08-09T12:07:00Z">
        <w:r w:rsidR="00ED5D1A">
          <w:t>model in order to determin</w:t>
        </w:r>
        <w:r w:rsidR="00463C35">
          <w:t>e</w:t>
        </w:r>
        <w:r w:rsidR="00ED5D1A">
          <w:t xml:space="preserve"> the best possible network structure for each triad. </w:t>
        </w:r>
        <w:r w:rsidR="0088155F">
          <w:t>However,</w:t>
        </w:r>
        <w:r w:rsidR="003000D9">
          <w:t xml:space="preserve"> although picking the “best” model is relatively</w:t>
        </w:r>
      </w:ins>
      <w:ins w:id="677" w:author="Tim Vigers" w:date="2020-08-09T12:08:00Z">
        <w:r w:rsidR="003000D9">
          <w:t xml:space="preserve"> simple, it’s </w:t>
        </w:r>
        <w:r w:rsidR="00843319">
          <w:t xml:space="preserve">less clear </w:t>
        </w:r>
        <w:r w:rsidR="000A62F3">
          <w:t>whether the model is a good one or simply the “least bad.</w:t>
        </w:r>
      </w:ins>
      <w:ins w:id="678" w:author="Tim Vigers" w:date="2020-08-09T12:10:00Z">
        <w:r w:rsidR="002E1B3F">
          <w:t xml:space="preserve">” </w:t>
        </w:r>
        <w:r w:rsidR="00E81068">
          <w:t xml:space="preserve">This method appears to favor </w:t>
        </w:r>
        <w:r w:rsidR="006C6BD6">
          <w:t xml:space="preserve">certain model structures, and although DIC </w:t>
        </w:r>
        <w:proofErr w:type="spellStart"/>
        <w:r w:rsidR="006C6BD6">
          <w:t>theoratically</w:t>
        </w:r>
        <w:proofErr w:type="spellEnd"/>
        <w:r w:rsidR="006C6BD6">
          <w:t xml:space="preserve"> accounts for the number of n</w:t>
        </w:r>
      </w:ins>
      <w:ins w:id="679" w:author="Tim Vigers" w:date="2020-08-09T12:11:00Z">
        <w:r w:rsidR="006C6BD6">
          <w:t>odes in a graph</w:t>
        </w:r>
        <w:r w:rsidR="008676C3">
          <w:t>, this method warrants further investigation.</w:t>
        </w:r>
      </w:ins>
      <w:ins w:id="680" w:author="Tim Vigers" w:date="2020-08-09T12:08:00Z">
        <w:r w:rsidR="000A62F3">
          <w:t xml:space="preserve"> </w:t>
        </w:r>
        <w:r w:rsidR="001F52C6">
          <w:t xml:space="preserve">Permutation testing is ongoing in order to </w:t>
        </w:r>
      </w:ins>
      <w:ins w:id="681" w:author="Tim Vigers" w:date="2020-08-09T12:09:00Z">
        <w:r w:rsidR="00E926D4">
          <w:t>asses</w:t>
        </w:r>
        <w:r w:rsidR="006E5C73">
          <w:t>s</w:t>
        </w:r>
      </w:ins>
      <w:ins w:id="682" w:author="Tim Vigers" w:date="2020-08-09T12:11:00Z">
        <w:r w:rsidR="0005680A">
          <w:t xml:space="preserve"> the distribution of</w:t>
        </w:r>
      </w:ins>
      <w:ins w:id="683" w:author="Tim Vigers" w:date="2020-08-09T12:09:00Z">
        <w:r w:rsidR="006E5C73">
          <w:t xml:space="preserve"> </w:t>
        </w:r>
        <w:r w:rsidR="0031002F">
          <w:t xml:space="preserve">DIC under the null hypothesis of no relationships </w:t>
        </w:r>
      </w:ins>
      <w:ins w:id="684" w:author="Tim Vigers" w:date="2020-08-09T12:11:00Z">
        <w:r w:rsidR="006A02A8">
          <w:t>between the three nodes.</w:t>
        </w:r>
      </w:ins>
      <w:del w:id="685" w:author="Tim Vigers" w:date="2020-08-09T11:41:00Z">
        <w:r w:rsidR="00143427" w:rsidDel="001E295F">
          <w:tab/>
        </w:r>
        <w:commentRangeStart w:id="686"/>
        <w:commentRangeStart w:id="687"/>
        <w:commentRangeEnd w:id="686"/>
        <w:r w:rsidR="00B60AA0" w:rsidDel="001E295F">
          <w:rPr>
            <w:rStyle w:val="CommentReference"/>
          </w:rPr>
          <w:commentReference w:id="686"/>
        </w:r>
        <w:commentRangeEnd w:id="687"/>
        <w:r w:rsidR="00817DA6" w:rsidDel="001E295F">
          <w:rPr>
            <w:rStyle w:val="CommentReference"/>
          </w:rPr>
          <w:commentReference w:id="687"/>
        </w:r>
      </w:del>
    </w:p>
    <w:p w14:paraId="6089DE06" w14:textId="2417747B" w:rsidR="005B25B2" w:rsidRDefault="005B25B2" w:rsidP="00822F7B">
      <w:pPr>
        <w:rPr>
          <w:ins w:id="688" w:author="Tim Vigers" w:date="2020-08-09T12:14:00Z"/>
        </w:rPr>
      </w:pPr>
    </w:p>
    <w:p w14:paraId="32DC6688" w14:textId="4C562CB2" w:rsidR="005B25B2" w:rsidRDefault="005B25B2" w:rsidP="00822F7B">
      <w:pPr>
        <w:rPr>
          <w:ins w:id="689" w:author="Tim Vigers" w:date="2020-08-09T12:14:00Z"/>
        </w:rPr>
      </w:pPr>
    </w:p>
    <w:p w14:paraId="20FD98D5" w14:textId="6F684191" w:rsidR="005B25B2" w:rsidRPr="00A76F45" w:rsidRDefault="00D550C9" w:rsidP="00D550C9">
      <w:pPr>
        <w:pStyle w:val="Heading3"/>
        <w:rPr>
          <w:ins w:id="690" w:author="Tim Vigers" w:date="2020-08-09T12:14:00Z"/>
          <w:rFonts w:asciiTheme="minorHAnsi" w:hAnsiTheme="minorHAnsi" w:cstheme="minorHAnsi"/>
          <w:rPrChange w:id="691" w:author="Tim Vigers" w:date="2020-08-09T12:17:00Z">
            <w:rPr>
              <w:ins w:id="692" w:author="Tim Vigers" w:date="2020-08-09T12:14:00Z"/>
            </w:rPr>
          </w:rPrChange>
        </w:rPr>
      </w:pPr>
      <w:bookmarkStart w:id="693" w:name="_Toc47869940"/>
      <w:ins w:id="694" w:author="Tim Vigers" w:date="2020-08-09T12:14:00Z">
        <w:r w:rsidRPr="00A76F45">
          <w:rPr>
            <w:rFonts w:asciiTheme="minorHAnsi" w:hAnsiTheme="minorHAnsi" w:cstheme="minorHAnsi"/>
            <w:rPrChange w:id="695" w:author="Tim Vigers" w:date="2020-08-09T12:17:00Z">
              <w:rPr/>
            </w:rPrChange>
          </w:rPr>
          <w:t xml:space="preserve">Table 1: </w:t>
        </w:r>
      </w:ins>
      <w:ins w:id="696" w:author="Tim Vigers" w:date="2020-08-09T12:16:00Z">
        <w:r w:rsidR="006C7F8D" w:rsidRPr="00A76F45">
          <w:rPr>
            <w:rFonts w:asciiTheme="minorHAnsi" w:hAnsiTheme="minorHAnsi" w:cstheme="minorHAnsi"/>
            <w:rPrChange w:id="697" w:author="Tim Vigers" w:date="2020-08-09T12:17:00Z">
              <w:rPr/>
            </w:rPrChange>
          </w:rPr>
          <w:t xml:space="preserve">Top 10 </w:t>
        </w:r>
      </w:ins>
      <w:ins w:id="698" w:author="Tim Vigers" w:date="2020-08-09T12:14:00Z">
        <w:r w:rsidR="00E117F7" w:rsidRPr="00A76F45">
          <w:rPr>
            <w:rFonts w:asciiTheme="minorHAnsi" w:hAnsiTheme="minorHAnsi" w:cstheme="minorHAnsi"/>
            <w:rPrChange w:id="699" w:author="Tim Vigers" w:date="2020-08-09T12:17:00Z">
              <w:rPr/>
            </w:rPrChange>
          </w:rPr>
          <w:t>Candidates from the CIT Package</w:t>
        </w:r>
        <w:bookmarkEnd w:id="693"/>
      </w:ins>
    </w:p>
    <w:p w14:paraId="1DD63258" w14:textId="3D561311" w:rsidR="00D645D7" w:rsidRPr="00965311" w:rsidRDefault="00D645D7" w:rsidP="00D645D7">
      <w:pPr>
        <w:rPr>
          <w:ins w:id="700" w:author="Tim Vigers" w:date="2020-08-09T12:14:00Z"/>
          <w:rFonts w:cstheme="minorHAnsi"/>
        </w:rPr>
      </w:pPr>
    </w:p>
    <w:tbl>
      <w:tblPr>
        <w:tblStyle w:val="Table"/>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Change w:id="701" w:author="Tim Vigers" w:date="2020-08-09T12:17:00Z">
          <w:tblPr>
            <w:tblStyle w:val="Table"/>
            <w:tblW w:w="0" w:type="pct"/>
            <w:tblLook w:val="07E0" w:firstRow="1" w:lastRow="1" w:firstColumn="1" w:lastColumn="1" w:noHBand="1" w:noVBand="1"/>
          </w:tblPr>
        </w:tblPrChange>
      </w:tblPr>
      <w:tblGrid>
        <w:gridCol w:w="2048"/>
        <w:gridCol w:w="1563"/>
        <w:gridCol w:w="1879"/>
        <w:tblGridChange w:id="702">
          <w:tblGrid>
            <w:gridCol w:w="2048"/>
            <w:gridCol w:w="1563"/>
            <w:gridCol w:w="1879"/>
          </w:tblGrid>
        </w:tblGridChange>
      </w:tblGrid>
      <w:tr w:rsidR="004754A3" w14:paraId="0BD164A8" w14:textId="77777777" w:rsidTr="00283570">
        <w:trPr>
          <w:ins w:id="703" w:author="Tim Vigers" w:date="2020-08-09T12:16:00Z"/>
        </w:trPr>
        <w:tc>
          <w:tcPr>
            <w:tcW w:w="0" w:type="auto"/>
            <w:vAlign w:val="bottom"/>
            <w:tcPrChange w:id="704" w:author="Tim Vigers" w:date="2020-08-09T12:17:00Z">
              <w:tcPr>
                <w:tcW w:w="0" w:type="auto"/>
                <w:tcBorders>
                  <w:bottom w:val="single" w:sz="0" w:space="0" w:color="auto"/>
                </w:tcBorders>
                <w:vAlign w:val="bottom"/>
              </w:tcPr>
            </w:tcPrChange>
          </w:tcPr>
          <w:p w14:paraId="56701593" w14:textId="77777777" w:rsidR="004754A3" w:rsidRDefault="004754A3" w:rsidP="0003193F">
            <w:pPr>
              <w:pStyle w:val="Compact"/>
              <w:rPr>
                <w:ins w:id="705" w:author="Tim Vigers" w:date="2020-08-09T12:16:00Z"/>
              </w:rPr>
            </w:pPr>
            <w:ins w:id="706" w:author="Tim Vigers" w:date="2020-08-09T12:16:00Z">
              <w:r>
                <w:t>Methylation Probe</w:t>
              </w:r>
            </w:ins>
          </w:p>
        </w:tc>
        <w:tc>
          <w:tcPr>
            <w:tcW w:w="0" w:type="auto"/>
            <w:vAlign w:val="bottom"/>
            <w:tcPrChange w:id="707" w:author="Tim Vigers" w:date="2020-08-09T12:17:00Z">
              <w:tcPr>
                <w:tcW w:w="0" w:type="auto"/>
                <w:tcBorders>
                  <w:bottom w:val="single" w:sz="0" w:space="0" w:color="auto"/>
                </w:tcBorders>
                <w:vAlign w:val="bottom"/>
              </w:tcPr>
            </w:tcPrChange>
          </w:tcPr>
          <w:p w14:paraId="24F88B16" w14:textId="77777777" w:rsidR="004754A3" w:rsidRDefault="004754A3" w:rsidP="0003193F">
            <w:pPr>
              <w:pStyle w:val="Compact"/>
              <w:rPr>
                <w:ins w:id="708" w:author="Tim Vigers" w:date="2020-08-09T12:16:00Z"/>
              </w:rPr>
            </w:pPr>
            <w:ins w:id="709" w:author="Tim Vigers" w:date="2020-08-09T12:16:00Z">
              <w:r>
                <w:t>Metabolite</w:t>
              </w:r>
            </w:ins>
          </w:p>
        </w:tc>
        <w:tc>
          <w:tcPr>
            <w:tcW w:w="0" w:type="auto"/>
            <w:vAlign w:val="bottom"/>
            <w:tcPrChange w:id="710" w:author="Tim Vigers" w:date="2020-08-09T12:17:00Z">
              <w:tcPr>
                <w:tcW w:w="0" w:type="auto"/>
                <w:tcBorders>
                  <w:bottom w:val="single" w:sz="0" w:space="0" w:color="auto"/>
                </w:tcBorders>
                <w:vAlign w:val="bottom"/>
              </w:tcPr>
            </w:tcPrChange>
          </w:tcPr>
          <w:p w14:paraId="6DFC86EF" w14:textId="77777777" w:rsidR="004754A3" w:rsidRDefault="004754A3" w:rsidP="0003193F">
            <w:pPr>
              <w:pStyle w:val="Compact"/>
              <w:jc w:val="right"/>
              <w:rPr>
                <w:ins w:id="711" w:author="Tim Vigers" w:date="2020-08-09T12:16:00Z"/>
              </w:rPr>
            </w:pPr>
            <w:ins w:id="712" w:author="Tim Vigers" w:date="2020-08-09T12:16:00Z">
              <w:r>
                <w:t>Omnibus P Value</w:t>
              </w:r>
            </w:ins>
          </w:p>
        </w:tc>
      </w:tr>
      <w:tr w:rsidR="004754A3" w14:paraId="0302C279" w14:textId="77777777" w:rsidTr="00283570">
        <w:trPr>
          <w:ins w:id="713" w:author="Tim Vigers" w:date="2020-08-09T12:16:00Z"/>
        </w:trPr>
        <w:tc>
          <w:tcPr>
            <w:tcW w:w="0" w:type="auto"/>
            <w:tcPrChange w:id="714" w:author="Tim Vigers" w:date="2020-08-09T12:17:00Z">
              <w:tcPr>
                <w:tcW w:w="0" w:type="auto"/>
              </w:tcPr>
            </w:tcPrChange>
          </w:tcPr>
          <w:p w14:paraId="7B0F2ECF" w14:textId="77777777" w:rsidR="004754A3" w:rsidRDefault="004754A3" w:rsidP="0003193F">
            <w:pPr>
              <w:pStyle w:val="Compact"/>
              <w:rPr>
                <w:ins w:id="715" w:author="Tim Vigers" w:date="2020-08-09T12:16:00Z"/>
              </w:rPr>
            </w:pPr>
            <w:ins w:id="716" w:author="Tim Vigers" w:date="2020-08-09T12:16:00Z">
              <w:r>
                <w:t>cg05045817</w:t>
              </w:r>
            </w:ins>
          </w:p>
        </w:tc>
        <w:tc>
          <w:tcPr>
            <w:tcW w:w="0" w:type="auto"/>
            <w:tcPrChange w:id="717" w:author="Tim Vigers" w:date="2020-08-09T12:17:00Z">
              <w:tcPr>
                <w:tcW w:w="0" w:type="auto"/>
              </w:tcPr>
            </w:tcPrChange>
          </w:tcPr>
          <w:p w14:paraId="1083BABB" w14:textId="77777777" w:rsidR="004754A3" w:rsidRDefault="004754A3" w:rsidP="0003193F">
            <w:pPr>
              <w:pStyle w:val="Compact"/>
              <w:rPr>
                <w:ins w:id="718" w:author="Tim Vigers" w:date="2020-08-09T12:16:00Z"/>
              </w:rPr>
            </w:pPr>
            <w:ins w:id="719" w:author="Tim Vigers" w:date="2020-08-09T12:16:00Z">
              <w:r>
                <w:t>lipid_79</w:t>
              </w:r>
            </w:ins>
          </w:p>
        </w:tc>
        <w:tc>
          <w:tcPr>
            <w:tcW w:w="0" w:type="auto"/>
            <w:tcPrChange w:id="720" w:author="Tim Vigers" w:date="2020-08-09T12:17:00Z">
              <w:tcPr>
                <w:tcW w:w="0" w:type="auto"/>
              </w:tcPr>
            </w:tcPrChange>
          </w:tcPr>
          <w:p w14:paraId="289F5168" w14:textId="77777777" w:rsidR="004754A3" w:rsidRDefault="004754A3" w:rsidP="0003193F">
            <w:pPr>
              <w:pStyle w:val="Compact"/>
              <w:jc w:val="right"/>
              <w:rPr>
                <w:ins w:id="721" w:author="Tim Vigers" w:date="2020-08-09T12:16:00Z"/>
              </w:rPr>
            </w:pPr>
            <w:ins w:id="722" w:author="Tim Vigers" w:date="2020-08-09T12:16:00Z">
              <w:r>
                <w:t>0.0028337</w:t>
              </w:r>
            </w:ins>
          </w:p>
        </w:tc>
      </w:tr>
      <w:tr w:rsidR="004754A3" w14:paraId="01FB4207" w14:textId="77777777" w:rsidTr="00283570">
        <w:trPr>
          <w:ins w:id="723" w:author="Tim Vigers" w:date="2020-08-09T12:16:00Z"/>
        </w:trPr>
        <w:tc>
          <w:tcPr>
            <w:tcW w:w="0" w:type="auto"/>
            <w:tcPrChange w:id="724" w:author="Tim Vigers" w:date="2020-08-09T12:17:00Z">
              <w:tcPr>
                <w:tcW w:w="0" w:type="auto"/>
              </w:tcPr>
            </w:tcPrChange>
          </w:tcPr>
          <w:p w14:paraId="1BEB5E92" w14:textId="77777777" w:rsidR="004754A3" w:rsidRDefault="004754A3" w:rsidP="0003193F">
            <w:pPr>
              <w:pStyle w:val="Compact"/>
              <w:rPr>
                <w:ins w:id="725" w:author="Tim Vigers" w:date="2020-08-09T12:16:00Z"/>
              </w:rPr>
            </w:pPr>
            <w:ins w:id="726" w:author="Tim Vigers" w:date="2020-08-09T12:16:00Z">
              <w:r>
                <w:t>cg12757310</w:t>
              </w:r>
            </w:ins>
          </w:p>
        </w:tc>
        <w:tc>
          <w:tcPr>
            <w:tcW w:w="0" w:type="auto"/>
            <w:tcPrChange w:id="727" w:author="Tim Vigers" w:date="2020-08-09T12:17:00Z">
              <w:tcPr>
                <w:tcW w:w="0" w:type="auto"/>
              </w:tcPr>
            </w:tcPrChange>
          </w:tcPr>
          <w:p w14:paraId="2F97CCE0" w14:textId="77777777" w:rsidR="004754A3" w:rsidRDefault="004754A3" w:rsidP="0003193F">
            <w:pPr>
              <w:pStyle w:val="Compact"/>
              <w:rPr>
                <w:ins w:id="728" w:author="Tim Vigers" w:date="2020-08-09T12:16:00Z"/>
              </w:rPr>
            </w:pPr>
            <w:ins w:id="729" w:author="Tim Vigers" w:date="2020-08-09T12:16:00Z">
              <w:r>
                <w:t>hilic_12</w:t>
              </w:r>
            </w:ins>
          </w:p>
        </w:tc>
        <w:tc>
          <w:tcPr>
            <w:tcW w:w="0" w:type="auto"/>
            <w:tcPrChange w:id="730" w:author="Tim Vigers" w:date="2020-08-09T12:17:00Z">
              <w:tcPr>
                <w:tcW w:w="0" w:type="auto"/>
              </w:tcPr>
            </w:tcPrChange>
          </w:tcPr>
          <w:p w14:paraId="6D9B82F1" w14:textId="77777777" w:rsidR="004754A3" w:rsidRDefault="004754A3" w:rsidP="0003193F">
            <w:pPr>
              <w:pStyle w:val="Compact"/>
              <w:jc w:val="right"/>
              <w:rPr>
                <w:ins w:id="731" w:author="Tim Vigers" w:date="2020-08-09T12:16:00Z"/>
              </w:rPr>
            </w:pPr>
            <w:ins w:id="732" w:author="Tim Vigers" w:date="2020-08-09T12:16:00Z">
              <w:r>
                <w:t>0.0049853</w:t>
              </w:r>
            </w:ins>
          </w:p>
        </w:tc>
      </w:tr>
      <w:tr w:rsidR="004754A3" w14:paraId="540069C1" w14:textId="77777777" w:rsidTr="00283570">
        <w:trPr>
          <w:ins w:id="733" w:author="Tim Vigers" w:date="2020-08-09T12:16:00Z"/>
        </w:trPr>
        <w:tc>
          <w:tcPr>
            <w:tcW w:w="0" w:type="auto"/>
            <w:tcPrChange w:id="734" w:author="Tim Vigers" w:date="2020-08-09T12:17:00Z">
              <w:tcPr>
                <w:tcW w:w="0" w:type="auto"/>
              </w:tcPr>
            </w:tcPrChange>
          </w:tcPr>
          <w:p w14:paraId="1F20BE5E" w14:textId="77777777" w:rsidR="004754A3" w:rsidRDefault="004754A3" w:rsidP="0003193F">
            <w:pPr>
              <w:pStyle w:val="Compact"/>
              <w:rPr>
                <w:ins w:id="735" w:author="Tim Vigers" w:date="2020-08-09T12:16:00Z"/>
              </w:rPr>
            </w:pPr>
            <w:ins w:id="736" w:author="Tim Vigers" w:date="2020-08-09T12:16:00Z">
              <w:r>
                <w:t>cg21041956</w:t>
              </w:r>
            </w:ins>
          </w:p>
        </w:tc>
        <w:tc>
          <w:tcPr>
            <w:tcW w:w="0" w:type="auto"/>
            <w:tcPrChange w:id="737" w:author="Tim Vigers" w:date="2020-08-09T12:17:00Z">
              <w:tcPr>
                <w:tcW w:w="0" w:type="auto"/>
              </w:tcPr>
            </w:tcPrChange>
          </w:tcPr>
          <w:p w14:paraId="4633DBFD" w14:textId="77777777" w:rsidR="004754A3" w:rsidRDefault="004754A3" w:rsidP="0003193F">
            <w:pPr>
              <w:pStyle w:val="Compact"/>
              <w:rPr>
                <w:ins w:id="738" w:author="Tim Vigers" w:date="2020-08-09T12:16:00Z"/>
              </w:rPr>
            </w:pPr>
            <w:ins w:id="739" w:author="Tim Vigers" w:date="2020-08-09T12:16:00Z">
              <w:r>
                <w:t>hilic_12</w:t>
              </w:r>
            </w:ins>
          </w:p>
        </w:tc>
        <w:tc>
          <w:tcPr>
            <w:tcW w:w="0" w:type="auto"/>
            <w:tcPrChange w:id="740" w:author="Tim Vigers" w:date="2020-08-09T12:17:00Z">
              <w:tcPr>
                <w:tcW w:w="0" w:type="auto"/>
              </w:tcPr>
            </w:tcPrChange>
          </w:tcPr>
          <w:p w14:paraId="4E8B6076" w14:textId="77777777" w:rsidR="004754A3" w:rsidRDefault="004754A3" w:rsidP="0003193F">
            <w:pPr>
              <w:pStyle w:val="Compact"/>
              <w:jc w:val="right"/>
              <w:rPr>
                <w:ins w:id="741" w:author="Tim Vigers" w:date="2020-08-09T12:16:00Z"/>
              </w:rPr>
            </w:pPr>
            <w:ins w:id="742" w:author="Tim Vigers" w:date="2020-08-09T12:16:00Z">
              <w:r>
                <w:t>0.0090782</w:t>
              </w:r>
            </w:ins>
          </w:p>
        </w:tc>
      </w:tr>
      <w:tr w:rsidR="004754A3" w14:paraId="24B664A3" w14:textId="77777777" w:rsidTr="00283570">
        <w:trPr>
          <w:ins w:id="743" w:author="Tim Vigers" w:date="2020-08-09T12:16:00Z"/>
        </w:trPr>
        <w:tc>
          <w:tcPr>
            <w:tcW w:w="0" w:type="auto"/>
            <w:tcPrChange w:id="744" w:author="Tim Vigers" w:date="2020-08-09T12:17:00Z">
              <w:tcPr>
                <w:tcW w:w="0" w:type="auto"/>
              </w:tcPr>
            </w:tcPrChange>
          </w:tcPr>
          <w:p w14:paraId="2EE5F79E" w14:textId="77777777" w:rsidR="004754A3" w:rsidRDefault="004754A3" w:rsidP="0003193F">
            <w:pPr>
              <w:pStyle w:val="Compact"/>
              <w:rPr>
                <w:ins w:id="745" w:author="Tim Vigers" w:date="2020-08-09T12:16:00Z"/>
              </w:rPr>
            </w:pPr>
            <w:ins w:id="746" w:author="Tim Vigers" w:date="2020-08-09T12:16:00Z">
              <w:r>
                <w:t>cg05045817</w:t>
              </w:r>
            </w:ins>
          </w:p>
        </w:tc>
        <w:tc>
          <w:tcPr>
            <w:tcW w:w="0" w:type="auto"/>
            <w:tcPrChange w:id="747" w:author="Tim Vigers" w:date="2020-08-09T12:17:00Z">
              <w:tcPr>
                <w:tcW w:w="0" w:type="auto"/>
              </w:tcPr>
            </w:tcPrChange>
          </w:tcPr>
          <w:p w14:paraId="47592E75" w14:textId="77777777" w:rsidR="004754A3" w:rsidRDefault="004754A3" w:rsidP="0003193F">
            <w:pPr>
              <w:pStyle w:val="Compact"/>
              <w:rPr>
                <w:ins w:id="748" w:author="Tim Vigers" w:date="2020-08-09T12:16:00Z"/>
              </w:rPr>
            </w:pPr>
            <w:ins w:id="749" w:author="Tim Vigers" w:date="2020-08-09T12:16:00Z">
              <w:r>
                <w:t>lipid_647</w:t>
              </w:r>
            </w:ins>
          </w:p>
        </w:tc>
        <w:tc>
          <w:tcPr>
            <w:tcW w:w="0" w:type="auto"/>
            <w:tcPrChange w:id="750" w:author="Tim Vigers" w:date="2020-08-09T12:17:00Z">
              <w:tcPr>
                <w:tcW w:w="0" w:type="auto"/>
              </w:tcPr>
            </w:tcPrChange>
          </w:tcPr>
          <w:p w14:paraId="435811F9" w14:textId="77777777" w:rsidR="004754A3" w:rsidRDefault="004754A3" w:rsidP="0003193F">
            <w:pPr>
              <w:pStyle w:val="Compact"/>
              <w:jc w:val="right"/>
              <w:rPr>
                <w:ins w:id="751" w:author="Tim Vigers" w:date="2020-08-09T12:16:00Z"/>
              </w:rPr>
            </w:pPr>
            <w:ins w:id="752" w:author="Tim Vigers" w:date="2020-08-09T12:16:00Z">
              <w:r>
                <w:t>0.0113507</w:t>
              </w:r>
            </w:ins>
          </w:p>
        </w:tc>
      </w:tr>
      <w:tr w:rsidR="004754A3" w14:paraId="41A6E76D" w14:textId="77777777" w:rsidTr="00283570">
        <w:trPr>
          <w:ins w:id="753" w:author="Tim Vigers" w:date="2020-08-09T12:16:00Z"/>
        </w:trPr>
        <w:tc>
          <w:tcPr>
            <w:tcW w:w="0" w:type="auto"/>
            <w:tcPrChange w:id="754" w:author="Tim Vigers" w:date="2020-08-09T12:17:00Z">
              <w:tcPr>
                <w:tcW w:w="0" w:type="auto"/>
              </w:tcPr>
            </w:tcPrChange>
          </w:tcPr>
          <w:p w14:paraId="043F7944" w14:textId="77777777" w:rsidR="004754A3" w:rsidRDefault="004754A3" w:rsidP="0003193F">
            <w:pPr>
              <w:pStyle w:val="Compact"/>
              <w:rPr>
                <w:ins w:id="755" w:author="Tim Vigers" w:date="2020-08-09T12:16:00Z"/>
              </w:rPr>
            </w:pPr>
            <w:ins w:id="756" w:author="Tim Vigers" w:date="2020-08-09T12:16:00Z">
              <w:r>
                <w:t>cg18807011</w:t>
              </w:r>
            </w:ins>
          </w:p>
        </w:tc>
        <w:tc>
          <w:tcPr>
            <w:tcW w:w="0" w:type="auto"/>
            <w:tcPrChange w:id="757" w:author="Tim Vigers" w:date="2020-08-09T12:17:00Z">
              <w:tcPr>
                <w:tcW w:w="0" w:type="auto"/>
              </w:tcPr>
            </w:tcPrChange>
          </w:tcPr>
          <w:p w14:paraId="121BD416" w14:textId="77777777" w:rsidR="004754A3" w:rsidRDefault="004754A3" w:rsidP="0003193F">
            <w:pPr>
              <w:pStyle w:val="Compact"/>
              <w:rPr>
                <w:ins w:id="758" w:author="Tim Vigers" w:date="2020-08-09T12:16:00Z"/>
              </w:rPr>
            </w:pPr>
            <w:ins w:id="759" w:author="Tim Vigers" w:date="2020-08-09T12:16:00Z">
              <w:r>
                <w:t>lipid_117</w:t>
              </w:r>
            </w:ins>
          </w:p>
        </w:tc>
        <w:tc>
          <w:tcPr>
            <w:tcW w:w="0" w:type="auto"/>
            <w:tcPrChange w:id="760" w:author="Tim Vigers" w:date="2020-08-09T12:17:00Z">
              <w:tcPr>
                <w:tcW w:w="0" w:type="auto"/>
              </w:tcPr>
            </w:tcPrChange>
          </w:tcPr>
          <w:p w14:paraId="50A4142D" w14:textId="77777777" w:rsidR="004754A3" w:rsidRDefault="004754A3" w:rsidP="0003193F">
            <w:pPr>
              <w:pStyle w:val="Compact"/>
              <w:jc w:val="right"/>
              <w:rPr>
                <w:ins w:id="761" w:author="Tim Vigers" w:date="2020-08-09T12:16:00Z"/>
              </w:rPr>
            </w:pPr>
            <w:ins w:id="762" w:author="Tim Vigers" w:date="2020-08-09T12:16:00Z">
              <w:r>
                <w:t>0.0120120</w:t>
              </w:r>
            </w:ins>
          </w:p>
        </w:tc>
      </w:tr>
      <w:tr w:rsidR="004754A3" w14:paraId="5C63933C" w14:textId="77777777" w:rsidTr="00283570">
        <w:trPr>
          <w:ins w:id="763" w:author="Tim Vigers" w:date="2020-08-09T12:16:00Z"/>
        </w:trPr>
        <w:tc>
          <w:tcPr>
            <w:tcW w:w="0" w:type="auto"/>
            <w:tcPrChange w:id="764" w:author="Tim Vigers" w:date="2020-08-09T12:17:00Z">
              <w:tcPr>
                <w:tcW w:w="0" w:type="auto"/>
              </w:tcPr>
            </w:tcPrChange>
          </w:tcPr>
          <w:p w14:paraId="3B091BB6" w14:textId="77777777" w:rsidR="004754A3" w:rsidRDefault="004754A3" w:rsidP="0003193F">
            <w:pPr>
              <w:pStyle w:val="Compact"/>
              <w:rPr>
                <w:ins w:id="765" w:author="Tim Vigers" w:date="2020-08-09T12:16:00Z"/>
              </w:rPr>
            </w:pPr>
            <w:ins w:id="766" w:author="Tim Vigers" w:date="2020-08-09T12:16:00Z">
              <w:r>
                <w:t>cg21524155</w:t>
              </w:r>
            </w:ins>
          </w:p>
        </w:tc>
        <w:tc>
          <w:tcPr>
            <w:tcW w:w="0" w:type="auto"/>
            <w:tcPrChange w:id="767" w:author="Tim Vigers" w:date="2020-08-09T12:17:00Z">
              <w:tcPr>
                <w:tcW w:w="0" w:type="auto"/>
              </w:tcPr>
            </w:tcPrChange>
          </w:tcPr>
          <w:p w14:paraId="6778EA29" w14:textId="77777777" w:rsidR="004754A3" w:rsidRDefault="004754A3" w:rsidP="0003193F">
            <w:pPr>
              <w:pStyle w:val="Compact"/>
              <w:rPr>
                <w:ins w:id="768" w:author="Tim Vigers" w:date="2020-08-09T12:16:00Z"/>
              </w:rPr>
            </w:pPr>
            <w:ins w:id="769" w:author="Tim Vigers" w:date="2020-08-09T12:16:00Z">
              <w:r>
                <w:t>lipid_117</w:t>
              </w:r>
            </w:ins>
          </w:p>
        </w:tc>
        <w:tc>
          <w:tcPr>
            <w:tcW w:w="0" w:type="auto"/>
            <w:tcPrChange w:id="770" w:author="Tim Vigers" w:date="2020-08-09T12:17:00Z">
              <w:tcPr>
                <w:tcW w:w="0" w:type="auto"/>
              </w:tcPr>
            </w:tcPrChange>
          </w:tcPr>
          <w:p w14:paraId="24BC06F4" w14:textId="77777777" w:rsidR="004754A3" w:rsidRDefault="004754A3" w:rsidP="0003193F">
            <w:pPr>
              <w:pStyle w:val="Compact"/>
              <w:jc w:val="right"/>
              <w:rPr>
                <w:ins w:id="771" w:author="Tim Vigers" w:date="2020-08-09T12:16:00Z"/>
              </w:rPr>
            </w:pPr>
            <w:ins w:id="772" w:author="Tim Vigers" w:date="2020-08-09T12:16:00Z">
              <w:r>
                <w:t>0.0134683</w:t>
              </w:r>
            </w:ins>
          </w:p>
        </w:tc>
      </w:tr>
      <w:tr w:rsidR="004754A3" w14:paraId="24E5443C" w14:textId="77777777" w:rsidTr="00283570">
        <w:trPr>
          <w:ins w:id="773" w:author="Tim Vigers" w:date="2020-08-09T12:16:00Z"/>
        </w:trPr>
        <w:tc>
          <w:tcPr>
            <w:tcW w:w="0" w:type="auto"/>
            <w:tcPrChange w:id="774" w:author="Tim Vigers" w:date="2020-08-09T12:17:00Z">
              <w:tcPr>
                <w:tcW w:w="0" w:type="auto"/>
              </w:tcPr>
            </w:tcPrChange>
          </w:tcPr>
          <w:p w14:paraId="73144168" w14:textId="77777777" w:rsidR="004754A3" w:rsidRDefault="004754A3" w:rsidP="0003193F">
            <w:pPr>
              <w:pStyle w:val="Compact"/>
              <w:rPr>
                <w:ins w:id="775" w:author="Tim Vigers" w:date="2020-08-09T12:16:00Z"/>
              </w:rPr>
            </w:pPr>
            <w:ins w:id="776" w:author="Tim Vigers" w:date="2020-08-09T12:16:00Z">
              <w:r>
                <w:t>cg25104186</w:t>
              </w:r>
            </w:ins>
          </w:p>
        </w:tc>
        <w:tc>
          <w:tcPr>
            <w:tcW w:w="0" w:type="auto"/>
            <w:tcPrChange w:id="777" w:author="Tim Vigers" w:date="2020-08-09T12:17:00Z">
              <w:tcPr>
                <w:tcW w:w="0" w:type="auto"/>
              </w:tcPr>
            </w:tcPrChange>
          </w:tcPr>
          <w:p w14:paraId="6B1E2019" w14:textId="77777777" w:rsidR="004754A3" w:rsidRDefault="004754A3" w:rsidP="0003193F">
            <w:pPr>
              <w:pStyle w:val="Compact"/>
              <w:rPr>
                <w:ins w:id="778" w:author="Tim Vigers" w:date="2020-08-09T12:16:00Z"/>
              </w:rPr>
            </w:pPr>
            <w:ins w:id="779" w:author="Tim Vigers" w:date="2020-08-09T12:16:00Z">
              <w:r>
                <w:t>bc_oxylipin45</w:t>
              </w:r>
            </w:ins>
          </w:p>
        </w:tc>
        <w:tc>
          <w:tcPr>
            <w:tcW w:w="0" w:type="auto"/>
            <w:tcPrChange w:id="780" w:author="Tim Vigers" w:date="2020-08-09T12:17:00Z">
              <w:tcPr>
                <w:tcW w:w="0" w:type="auto"/>
              </w:tcPr>
            </w:tcPrChange>
          </w:tcPr>
          <w:p w14:paraId="7DC25FE1" w14:textId="77777777" w:rsidR="004754A3" w:rsidRDefault="004754A3" w:rsidP="0003193F">
            <w:pPr>
              <w:pStyle w:val="Compact"/>
              <w:jc w:val="right"/>
              <w:rPr>
                <w:ins w:id="781" w:author="Tim Vigers" w:date="2020-08-09T12:16:00Z"/>
              </w:rPr>
            </w:pPr>
            <w:ins w:id="782" w:author="Tim Vigers" w:date="2020-08-09T12:16:00Z">
              <w:r>
                <w:t>0.0143077</w:t>
              </w:r>
            </w:ins>
          </w:p>
        </w:tc>
      </w:tr>
      <w:tr w:rsidR="004754A3" w14:paraId="22050669" w14:textId="77777777" w:rsidTr="00283570">
        <w:trPr>
          <w:ins w:id="783" w:author="Tim Vigers" w:date="2020-08-09T12:16:00Z"/>
        </w:trPr>
        <w:tc>
          <w:tcPr>
            <w:tcW w:w="0" w:type="auto"/>
            <w:tcPrChange w:id="784" w:author="Tim Vigers" w:date="2020-08-09T12:17:00Z">
              <w:tcPr>
                <w:tcW w:w="0" w:type="auto"/>
              </w:tcPr>
            </w:tcPrChange>
          </w:tcPr>
          <w:p w14:paraId="0A777144" w14:textId="77777777" w:rsidR="004754A3" w:rsidRDefault="004754A3" w:rsidP="0003193F">
            <w:pPr>
              <w:pStyle w:val="Compact"/>
              <w:rPr>
                <w:ins w:id="785" w:author="Tim Vigers" w:date="2020-08-09T12:16:00Z"/>
              </w:rPr>
            </w:pPr>
            <w:ins w:id="786" w:author="Tim Vigers" w:date="2020-08-09T12:16:00Z">
              <w:r>
                <w:t>cg11226183</w:t>
              </w:r>
            </w:ins>
          </w:p>
        </w:tc>
        <w:tc>
          <w:tcPr>
            <w:tcW w:w="0" w:type="auto"/>
            <w:tcPrChange w:id="787" w:author="Tim Vigers" w:date="2020-08-09T12:17:00Z">
              <w:tcPr>
                <w:tcW w:w="0" w:type="auto"/>
              </w:tcPr>
            </w:tcPrChange>
          </w:tcPr>
          <w:p w14:paraId="2340EB69" w14:textId="77777777" w:rsidR="004754A3" w:rsidRDefault="004754A3" w:rsidP="0003193F">
            <w:pPr>
              <w:pStyle w:val="Compact"/>
              <w:rPr>
                <w:ins w:id="788" w:author="Tim Vigers" w:date="2020-08-09T12:16:00Z"/>
              </w:rPr>
            </w:pPr>
            <w:ins w:id="789" w:author="Tim Vigers" w:date="2020-08-09T12:16:00Z">
              <w:r>
                <w:t>lipid_647</w:t>
              </w:r>
            </w:ins>
          </w:p>
        </w:tc>
        <w:tc>
          <w:tcPr>
            <w:tcW w:w="0" w:type="auto"/>
            <w:tcPrChange w:id="790" w:author="Tim Vigers" w:date="2020-08-09T12:17:00Z">
              <w:tcPr>
                <w:tcW w:w="0" w:type="auto"/>
              </w:tcPr>
            </w:tcPrChange>
          </w:tcPr>
          <w:p w14:paraId="0C93ED58" w14:textId="77777777" w:rsidR="004754A3" w:rsidRDefault="004754A3" w:rsidP="0003193F">
            <w:pPr>
              <w:pStyle w:val="Compact"/>
              <w:jc w:val="right"/>
              <w:rPr>
                <w:ins w:id="791" w:author="Tim Vigers" w:date="2020-08-09T12:16:00Z"/>
              </w:rPr>
            </w:pPr>
            <w:ins w:id="792" w:author="Tim Vigers" w:date="2020-08-09T12:16:00Z">
              <w:r>
                <w:t>0.0154822</w:t>
              </w:r>
            </w:ins>
          </w:p>
        </w:tc>
      </w:tr>
      <w:tr w:rsidR="004754A3" w14:paraId="50C829D8" w14:textId="77777777" w:rsidTr="00283570">
        <w:trPr>
          <w:ins w:id="793" w:author="Tim Vigers" w:date="2020-08-09T12:16:00Z"/>
        </w:trPr>
        <w:tc>
          <w:tcPr>
            <w:tcW w:w="0" w:type="auto"/>
            <w:tcPrChange w:id="794" w:author="Tim Vigers" w:date="2020-08-09T12:17:00Z">
              <w:tcPr>
                <w:tcW w:w="0" w:type="auto"/>
              </w:tcPr>
            </w:tcPrChange>
          </w:tcPr>
          <w:p w14:paraId="35D3C1E3" w14:textId="77777777" w:rsidR="004754A3" w:rsidRDefault="004754A3" w:rsidP="0003193F">
            <w:pPr>
              <w:pStyle w:val="Compact"/>
              <w:rPr>
                <w:ins w:id="795" w:author="Tim Vigers" w:date="2020-08-09T12:16:00Z"/>
              </w:rPr>
            </w:pPr>
            <w:ins w:id="796" w:author="Tim Vigers" w:date="2020-08-09T12:16:00Z">
              <w:r>
                <w:t>cg26074100</w:t>
              </w:r>
            </w:ins>
          </w:p>
        </w:tc>
        <w:tc>
          <w:tcPr>
            <w:tcW w:w="0" w:type="auto"/>
            <w:tcPrChange w:id="797" w:author="Tim Vigers" w:date="2020-08-09T12:17:00Z">
              <w:tcPr>
                <w:tcW w:w="0" w:type="auto"/>
              </w:tcPr>
            </w:tcPrChange>
          </w:tcPr>
          <w:p w14:paraId="17C1EFD8" w14:textId="77777777" w:rsidR="004754A3" w:rsidRDefault="004754A3" w:rsidP="0003193F">
            <w:pPr>
              <w:pStyle w:val="Compact"/>
              <w:rPr>
                <w:ins w:id="798" w:author="Tim Vigers" w:date="2020-08-09T12:16:00Z"/>
              </w:rPr>
            </w:pPr>
            <w:ins w:id="799" w:author="Tim Vigers" w:date="2020-08-09T12:16:00Z">
              <w:r>
                <w:t>lipid_117</w:t>
              </w:r>
            </w:ins>
          </w:p>
        </w:tc>
        <w:tc>
          <w:tcPr>
            <w:tcW w:w="0" w:type="auto"/>
            <w:tcPrChange w:id="800" w:author="Tim Vigers" w:date="2020-08-09T12:17:00Z">
              <w:tcPr>
                <w:tcW w:w="0" w:type="auto"/>
              </w:tcPr>
            </w:tcPrChange>
          </w:tcPr>
          <w:p w14:paraId="061AE4CC" w14:textId="77777777" w:rsidR="004754A3" w:rsidRDefault="004754A3" w:rsidP="0003193F">
            <w:pPr>
              <w:pStyle w:val="Compact"/>
              <w:jc w:val="right"/>
              <w:rPr>
                <w:ins w:id="801" w:author="Tim Vigers" w:date="2020-08-09T12:16:00Z"/>
              </w:rPr>
            </w:pPr>
            <w:ins w:id="802" w:author="Tim Vigers" w:date="2020-08-09T12:16:00Z">
              <w:r>
                <w:t>0.0165700</w:t>
              </w:r>
            </w:ins>
          </w:p>
        </w:tc>
      </w:tr>
    </w:tbl>
    <w:p w14:paraId="2A263663" w14:textId="77777777" w:rsidR="00D645D7" w:rsidRPr="00D645D7" w:rsidRDefault="00D645D7" w:rsidP="00D645D7">
      <w:pPr>
        <w:rPr>
          <w:ins w:id="803" w:author="Tim Vigers" w:date="2020-08-09T12:14:00Z"/>
        </w:rPr>
      </w:pPr>
    </w:p>
    <w:p w14:paraId="69E6592A" w14:textId="2823C3FE" w:rsidR="008B4778" w:rsidRDefault="00DB2E06" w:rsidP="00DB2E06">
      <w:pPr>
        <w:pStyle w:val="Heading3"/>
        <w:rPr>
          <w:ins w:id="804" w:author="Tim Vigers" w:date="2020-08-09T12:23:00Z"/>
          <w:rFonts w:ascii="Calibri" w:hAnsi="Calibri" w:cs="Calibri"/>
        </w:rPr>
      </w:pPr>
      <w:bookmarkStart w:id="805" w:name="_Toc47869941"/>
      <w:ins w:id="806" w:author="Tim Vigers" w:date="2020-08-09T12:17:00Z">
        <w:r w:rsidRPr="00965311">
          <w:rPr>
            <w:rFonts w:ascii="Calibri" w:hAnsi="Calibri" w:cs="Calibri"/>
          </w:rPr>
          <w:t xml:space="preserve">Table 2: </w:t>
        </w:r>
      </w:ins>
      <w:ins w:id="807" w:author="Tim Vigers" w:date="2020-08-09T12:18:00Z">
        <w:r w:rsidR="00F510C5">
          <w:rPr>
            <w:rFonts w:ascii="Calibri" w:hAnsi="Calibri" w:cs="Calibri"/>
          </w:rPr>
          <w:t xml:space="preserve">Frequency of </w:t>
        </w:r>
        <w:r w:rsidR="00B731BF">
          <w:rPr>
            <w:rFonts w:ascii="Calibri" w:hAnsi="Calibri" w:cs="Calibri"/>
          </w:rPr>
          <w:t>Network Structure Selection</w:t>
        </w:r>
      </w:ins>
      <w:bookmarkEnd w:id="805"/>
      <w:del w:id="808" w:author="Tim Vigers" w:date="2020-08-09T12:17:00Z">
        <w:r w:rsidR="008B4778" w:rsidRPr="00A76F45" w:rsidDel="00DB2E06">
          <w:rPr>
            <w:rFonts w:ascii="Calibri" w:hAnsi="Calibri" w:cs="Calibri"/>
            <w:rPrChange w:id="809" w:author="Tim Vigers" w:date="2020-08-09T12:17:00Z">
              <w:rPr>
                <w:rFonts w:ascii="Calibri" w:hAnsi="Calibri" w:cs="Calibri"/>
              </w:rPr>
            </w:rPrChange>
          </w:rPr>
          <w:br w:type="page"/>
        </w:r>
      </w:del>
    </w:p>
    <w:p w14:paraId="7F22BD36" w14:textId="77777777" w:rsidR="005A14AF" w:rsidRPr="005A14AF" w:rsidRDefault="005A14AF" w:rsidP="00965311">
      <w:pPr>
        <w:rPr>
          <w:rPrChange w:id="810" w:author="Tim Vigers" w:date="2020-08-09T12:23:00Z">
            <w:rPr>
              <w:rFonts w:ascii="Calibri" w:eastAsiaTheme="majorEastAsia" w:hAnsi="Calibri" w:cs="Calibri"/>
              <w:color w:val="2F5496" w:themeColor="accent1" w:themeShade="BF"/>
              <w:sz w:val="32"/>
              <w:szCs w:val="32"/>
            </w:rPr>
          </w:rPrChange>
        </w:rPr>
      </w:pPr>
    </w:p>
    <w:tbl>
      <w:tblPr>
        <w:tblStyle w:val="Table"/>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Change w:id="811" w:author="Tim Vigers" w:date="2020-08-09T12:23:00Z">
          <w:tblPr>
            <w:tblStyle w:val="Table"/>
            <w:tblW w:w="0" w:type="pct"/>
            <w:tblLook w:val="07E0" w:firstRow="1" w:lastRow="1" w:firstColumn="1" w:lastColumn="1" w:noHBand="1" w:noVBand="1"/>
          </w:tblPr>
        </w:tblPrChange>
      </w:tblPr>
      <w:tblGrid>
        <w:gridCol w:w="1984"/>
        <w:gridCol w:w="1238"/>
        <w:tblGridChange w:id="812">
          <w:tblGrid>
            <w:gridCol w:w="1984"/>
            <w:gridCol w:w="1238"/>
          </w:tblGrid>
        </w:tblGridChange>
      </w:tblGrid>
      <w:tr w:rsidR="00272D2D" w14:paraId="774DE266" w14:textId="77777777" w:rsidTr="00B82D2B">
        <w:trPr>
          <w:ins w:id="813" w:author="Tim Vigers" w:date="2020-08-09T12:19:00Z"/>
        </w:trPr>
        <w:tc>
          <w:tcPr>
            <w:tcW w:w="0" w:type="auto"/>
            <w:vAlign w:val="bottom"/>
            <w:tcPrChange w:id="814" w:author="Tim Vigers" w:date="2020-08-09T12:23:00Z">
              <w:tcPr>
                <w:tcW w:w="0" w:type="auto"/>
                <w:tcBorders>
                  <w:bottom w:val="single" w:sz="0" w:space="0" w:color="auto"/>
                </w:tcBorders>
                <w:vAlign w:val="bottom"/>
              </w:tcPr>
            </w:tcPrChange>
          </w:tcPr>
          <w:p w14:paraId="47846EB8" w14:textId="4B25BD1B" w:rsidR="00272D2D" w:rsidRPr="00965311" w:rsidRDefault="00332F89" w:rsidP="0003193F">
            <w:pPr>
              <w:pStyle w:val="Compact"/>
              <w:rPr>
                <w:ins w:id="815" w:author="Tim Vigers" w:date="2020-08-09T12:19:00Z"/>
                <w:rFonts w:cstheme="minorHAnsi"/>
              </w:rPr>
            </w:pPr>
            <w:ins w:id="816" w:author="Tim Vigers" w:date="2020-08-09T12:19:00Z">
              <w:r>
                <w:rPr>
                  <w:rFonts w:cstheme="minorHAnsi"/>
                </w:rPr>
                <w:t>Structure Number</w:t>
              </w:r>
            </w:ins>
          </w:p>
        </w:tc>
        <w:tc>
          <w:tcPr>
            <w:tcW w:w="0" w:type="auto"/>
            <w:vAlign w:val="bottom"/>
            <w:tcPrChange w:id="817" w:author="Tim Vigers" w:date="2020-08-09T12:23:00Z">
              <w:tcPr>
                <w:tcW w:w="0" w:type="auto"/>
                <w:tcBorders>
                  <w:bottom w:val="single" w:sz="0" w:space="0" w:color="auto"/>
                </w:tcBorders>
                <w:vAlign w:val="bottom"/>
              </w:tcPr>
            </w:tcPrChange>
          </w:tcPr>
          <w:p w14:paraId="3E986455" w14:textId="63E899FB" w:rsidR="00272D2D" w:rsidRPr="00965311" w:rsidRDefault="00272D2D" w:rsidP="0003193F">
            <w:pPr>
              <w:pStyle w:val="Compact"/>
              <w:jc w:val="right"/>
              <w:rPr>
                <w:ins w:id="818" w:author="Tim Vigers" w:date="2020-08-09T12:19:00Z"/>
                <w:rFonts w:cstheme="minorHAnsi"/>
              </w:rPr>
            </w:pPr>
            <w:ins w:id="819" w:author="Tim Vigers" w:date="2020-08-09T12:19:00Z">
              <w:r w:rsidRPr="00560E33">
                <w:rPr>
                  <w:rFonts w:cstheme="minorHAnsi"/>
                </w:rPr>
                <w:t>Freq</w:t>
              </w:r>
              <w:r w:rsidR="00DD0315">
                <w:rPr>
                  <w:rFonts w:cstheme="minorHAnsi"/>
                </w:rPr>
                <w:t>uency</w:t>
              </w:r>
            </w:ins>
          </w:p>
        </w:tc>
      </w:tr>
      <w:tr w:rsidR="00272D2D" w14:paraId="31A6AA90" w14:textId="77777777" w:rsidTr="00B82D2B">
        <w:trPr>
          <w:ins w:id="820" w:author="Tim Vigers" w:date="2020-08-09T12:19:00Z"/>
        </w:trPr>
        <w:tc>
          <w:tcPr>
            <w:tcW w:w="0" w:type="auto"/>
            <w:tcPrChange w:id="821" w:author="Tim Vigers" w:date="2020-08-09T12:23:00Z">
              <w:tcPr>
                <w:tcW w:w="0" w:type="auto"/>
              </w:tcPr>
            </w:tcPrChange>
          </w:tcPr>
          <w:p w14:paraId="01F354E0" w14:textId="77777777" w:rsidR="00272D2D" w:rsidRPr="00560E33" w:rsidRDefault="00272D2D" w:rsidP="0003193F">
            <w:pPr>
              <w:pStyle w:val="Compact"/>
              <w:rPr>
                <w:ins w:id="822" w:author="Tim Vigers" w:date="2020-08-09T12:19:00Z"/>
                <w:rFonts w:cstheme="minorHAnsi"/>
              </w:rPr>
            </w:pPr>
            <w:ins w:id="823" w:author="Tim Vigers" w:date="2020-08-09T12:19:00Z">
              <w:r w:rsidRPr="00965311">
                <w:rPr>
                  <w:rFonts w:cstheme="minorHAnsi"/>
                </w:rPr>
                <w:t>6</w:t>
              </w:r>
            </w:ins>
          </w:p>
        </w:tc>
        <w:tc>
          <w:tcPr>
            <w:tcW w:w="0" w:type="auto"/>
            <w:tcPrChange w:id="824" w:author="Tim Vigers" w:date="2020-08-09T12:23:00Z">
              <w:tcPr>
                <w:tcW w:w="0" w:type="auto"/>
              </w:tcPr>
            </w:tcPrChange>
          </w:tcPr>
          <w:p w14:paraId="6F0BC58D" w14:textId="77777777" w:rsidR="00272D2D" w:rsidRPr="00332F89" w:rsidRDefault="00272D2D" w:rsidP="0003193F">
            <w:pPr>
              <w:pStyle w:val="Compact"/>
              <w:jc w:val="right"/>
              <w:rPr>
                <w:ins w:id="825" w:author="Tim Vigers" w:date="2020-08-09T12:19:00Z"/>
                <w:rFonts w:cstheme="minorHAnsi"/>
                <w:rPrChange w:id="826" w:author="Tim Vigers" w:date="2020-08-09T12:19:00Z">
                  <w:rPr>
                    <w:ins w:id="827" w:author="Tim Vigers" w:date="2020-08-09T12:19:00Z"/>
                  </w:rPr>
                </w:rPrChange>
              </w:rPr>
            </w:pPr>
            <w:ins w:id="828" w:author="Tim Vigers" w:date="2020-08-09T12:19:00Z">
              <w:r w:rsidRPr="00332F89">
                <w:rPr>
                  <w:rFonts w:cstheme="minorHAnsi"/>
                  <w:rPrChange w:id="829" w:author="Tim Vigers" w:date="2020-08-09T12:19:00Z">
                    <w:rPr/>
                  </w:rPrChange>
                </w:rPr>
                <w:t>1</w:t>
              </w:r>
            </w:ins>
          </w:p>
        </w:tc>
      </w:tr>
      <w:tr w:rsidR="00272D2D" w14:paraId="081560C4" w14:textId="77777777" w:rsidTr="00B82D2B">
        <w:trPr>
          <w:ins w:id="830" w:author="Tim Vigers" w:date="2020-08-09T12:19:00Z"/>
        </w:trPr>
        <w:tc>
          <w:tcPr>
            <w:tcW w:w="0" w:type="auto"/>
            <w:tcPrChange w:id="831" w:author="Tim Vigers" w:date="2020-08-09T12:23:00Z">
              <w:tcPr>
                <w:tcW w:w="0" w:type="auto"/>
              </w:tcPr>
            </w:tcPrChange>
          </w:tcPr>
          <w:p w14:paraId="61EA15ED" w14:textId="77777777" w:rsidR="00272D2D" w:rsidRPr="00560E33" w:rsidRDefault="00272D2D" w:rsidP="0003193F">
            <w:pPr>
              <w:pStyle w:val="Compact"/>
              <w:rPr>
                <w:ins w:id="832" w:author="Tim Vigers" w:date="2020-08-09T12:19:00Z"/>
                <w:rFonts w:cstheme="minorHAnsi"/>
              </w:rPr>
            </w:pPr>
            <w:ins w:id="833" w:author="Tim Vigers" w:date="2020-08-09T12:19:00Z">
              <w:r w:rsidRPr="00965311">
                <w:rPr>
                  <w:rFonts w:cstheme="minorHAnsi"/>
                </w:rPr>
                <w:t>10</w:t>
              </w:r>
            </w:ins>
          </w:p>
        </w:tc>
        <w:tc>
          <w:tcPr>
            <w:tcW w:w="0" w:type="auto"/>
            <w:tcPrChange w:id="834" w:author="Tim Vigers" w:date="2020-08-09T12:23:00Z">
              <w:tcPr>
                <w:tcW w:w="0" w:type="auto"/>
              </w:tcPr>
            </w:tcPrChange>
          </w:tcPr>
          <w:p w14:paraId="6C58071A" w14:textId="77777777" w:rsidR="00272D2D" w:rsidRPr="00332F89" w:rsidRDefault="00272D2D" w:rsidP="0003193F">
            <w:pPr>
              <w:pStyle w:val="Compact"/>
              <w:jc w:val="right"/>
              <w:rPr>
                <w:ins w:id="835" w:author="Tim Vigers" w:date="2020-08-09T12:19:00Z"/>
                <w:rFonts w:cstheme="minorHAnsi"/>
                <w:rPrChange w:id="836" w:author="Tim Vigers" w:date="2020-08-09T12:19:00Z">
                  <w:rPr>
                    <w:ins w:id="837" w:author="Tim Vigers" w:date="2020-08-09T12:19:00Z"/>
                  </w:rPr>
                </w:rPrChange>
              </w:rPr>
            </w:pPr>
            <w:ins w:id="838" w:author="Tim Vigers" w:date="2020-08-09T12:19:00Z">
              <w:r w:rsidRPr="00332F89">
                <w:rPr>
                  <w:rFonts w:cstheme="minorHAnsi"/>
                  <w:rPrChange w:id="839" w:author="Tim Vigers" w:date="2020-08-09T12:19:00Z">
                    <w:rPr/>
                  </w:rPrChange>
                </w:rPr>
                <w:t>27</w:t>
              </w:r>
            </w:ins>
          </w:p>
        </w:tc>
      </w:tr>
      <w:tr w:rsidR="00272D2D" w14:paraId="12801DC0" w14:textId="77777777" w:rsidTr="00B82D2B">
        <w:trPr>
          <w:ins w:id="840" w:author="Tim Vigers" w:date="2020-08-09T12:19:00Z"/>
        </w:trPr>
        <w:tc>
          <w:tcPr>
            <w:tcW w:w="0" w:type="auto"/>
            <w:tcPrChange w:id="841" w:author="Tim Vigers" w:date="2020-08-09T12:23:00Z">
              <w:tcPr>
                <w:tcW w:w="0" w:type="auto"/>
              </w:tcPr>
            </w:tcPrChange>
          </w:tcPr>
          <w:p w14:paraId="372DFD78" w14:textId="77777777" w:rsidR="00272D2D" w:rsidRPr="00560E33" w:rsidRDefault="00272D2D" w:rsidP="0003193F">
            <w:pPr>
              <w:pStyle w:val="Compact"/>
              <w:rPr>
                <w:ins w:id="842" w:author="Tim Vigers" w:date="2020-08-09T12:19:00Z"/>
                <w:rFonts w:cstheme="minorHAnsi"/>
              </w:rPr>
            </w:pPr>
            <w:ins w:id="843" w:author="Tim Vigers" w:date="2020-08-09T12:19:00Z">
              <w:r w:rsidRPr="00965311">
                <w:rPr>
                  <w:rFonts w:cstheme="minorHAnsi"/>
                </w:rPr>
                <w:t>14</w:t>
              </w:r>
            </w:ins>
          </w:p>
        </w:tc>
        <w:tc>
          <w:tcPr>
            <w:tcW w:w="0" w:type="auto"/>
            <w:tcPrChange w:id="844" w:author="Tim Vigers" w:date="2020-08-09T12:23:00Z">
              <w:tcPr>
                <w:tcW w:w="0" w:type="auto"/>
              </w:tcPr>
            </w:tcPrChange>
          </w:tcPr>
          <w:p w14:paraId="7A61BC42" w14:textId="77777777" w:rsidR="00272D2D" w:rsidRPr="00332F89" w:rsidRDefault="00272D2D" w:rsidP="0003193F">
            <w:pPr>
              <w:pStyle w:val="Compact"/>
              <w:jc w:val="right"/>
              <w:rPr>
                <w:ins w:id="845" w:author="Tim Vigers" w:date="2020-08-09T12:19:00Z"/>
                <w:rFonts w:cstheme="minorHAnsi"/>
                <w:rPrChange w:id="846" w:author="Tim Vigers" w:date="2020-08-09T12:19:00Z">
                  <w:rPr>
                    <w:ins w:id="847" w:author="Tim Vigers" w:date="2020-08-09T12:19:00Z"/>
                  </w:rPr>
                </w:rPrChange>
              </w:rPr>
            </w:pPr>
            <w:ins w:id="848" w:author="Tim Vigers" w:date="2020-08-09T12:19:00Z">
              <w:r w:rsidRPr="00332F89">
                <w:rPr>
                  <w:rFonts w:cstheme="minorHAnsi"/>
                  <w:rPrChange w:id="849" w:author="Tim Vigers" w:date="2020-08-09T12:19:00Z">
                    <w:rPr/>
                  </w:rPrChange>
                </w:rPr>
                <w:t>19</w:t>
              </w:r>
            </w:ins>
          </w:p>
        </w:tc>
      </w:tr>
      <w:tr w:rsidR="00272D2D" w14:paraId="792D7481" w14:textId="77777777" w:rsidTr="00B82D2B">
        <w:trPr>
          <w:ins w:id="850" w:author="Tim Vigers" w:date="2020-08-09T12:19:00Z"/>
        </w:trPr>
        <w:tc>
          <w:tcPr>
            <w:tcW w:w="0" w:type="auto"/>
            <w:tcPrChange w:id="851" w:author="Tim Vigers" w:date="2020-08-09T12:23:00Z">
              <w:tcPr>
                <w:tcW w:w="0" w:type="auto"/>
              </w:tcPr>
            </w:tcPrChange>
          </w:tcPr>
          <w:p w14:paraId="58020645" w14:textId="77777777" w:rsidR="00272D2D" w:rsidRPr="00560E33" w:rsidRDefault="00272D2D" w:rsidP="0003193F">
            <w:pPr>
              <w:pStyle w:val="Compact"/>
              <w:rPr>
                <w:ins w:id="852" w:author="Tim Vigers" w:date="2020-08-09T12:19:00Z"/>
                <w:rFonts w:cstheme="minorHAnsi"/>
              </w:rPr>
            </w:pPr>
            <w:ins w:id="853" w:author="Tim Vigers" w:date="2020-08-09T12:19:00Z">
              <w:r w:rsidRPr="00965311">
                <w:rPr>
                  <w:rFonts w:cstheme="minorHAnsi"/>
                </w:rPr>
                <w:t>19</w:t>
              </w:r>
            </w:ins>
          </w:p>
        </w:tc>
        <w:tc>
          <w:tcPr>
            <w:tcW w:w="0" w:type="auto"/>
            <w:tcPrChange w:id="854" w:author="Tim Vigers" w:date="2020-08-09T12:23:00Z">
              <w:tcPr>
                <w:tcW w:w="0" w:type="auto"/>
              </w:tcPr>
            </w:tcPrChange>
          </w:tcPr>
          <w:p w14:paraId="60B775C2" w14:textId="77777777" w:rsidR="00272D2D" w:rsidRPr="00332F89" w:rsidRDefault="00272D2D" w:rsidP="0003193F">
            <w:pPr>
              <w:pStyle w:val="Compact"/>
              <w:jc w:val="right"/>
              <w:rPr>
                <w:ins w:id="855" w:author="Tim Vigers" w:date="2020-08-09T12:19:00Z"/>
                <w:rFonts w:cstheme="minorHAnsi"/>
                <w:rPrChange w:id="856" w:author="Tim Vigers" w:date="2020-08-09T12:19:00Z">
                  <w:rPr>
                    <w:ins w:id="857" w:author="Tim Vigers" w:date="2020-08-09T12:19:00Z"/>
                  </w:rPr>
                </w:rPrChange>
              </w:rPr>
            </w:pPr>
            <w:ins w:id="858" w:author="Tim Vigers" w:date="2020-08-09T12:19:00Z">
              <w:r w:rsidRPr="00332F89">
                <w:rPr>
                  <w:rFonts w:cstheme="minorHAnsi"/>
                  <w:rPrChange w:id="859" w:author="Tim Vigers" w:date="2020-08-09T12:19:00Z">
                    <w:rPr/>
                  </w:rPrChange>
                </w:rPr>
                <w:t>2</w:t>
              </w:r>
            </w:ins>
          </w:p>
        </w:tc>
      </w:tr>
      <w:tr w:rsidR="00272D2D" w14:paraId="53DE7963" w14:textId="77777777" w:rsidTr="00B82D2B">
        <w:trPr>
          <w:ins w:id="860" w:author="Tim Vigers" w:date="2020-08-09T12:19:00Z"/>
        </w:trPr>
        <w:tc>
          <w:tcPr>
            <w:tcW w:w="0" w:type="auto"/>
            <w:tcPrChange w:id="861" w:author="Tim Vigers" w:date="2020-08-09T12:23:00Z">
              <w:tcPr>
                <w:tcW w:w="0" w:type="auto"/>
              </w:tcPr>
            </w:tcPrChange>
          </w:tcPr>
          <w:p w14:paraId="5FDB81AE" w14:textId="77777777" w:rsidR="00272D2D" w:rsidRPr="00560E33" w:rsidRDefault="00272D2D" w:rsidP="0003193F">
            <w:pPr>
              <w:pStyle w:val="Compact"/>
              <w:rPr>
                <w:ins w:id="862" w:author="Tim Vigers" w:date="2020-08-09T12:19:00Z"/>
                <w:rFonts w:cstheme="minorHAnsi"/>
              </w:rPr>
            </w:pPr>
            <w:ins w:id="863" w:author="Tim Vigers" w:date="2020-08-09T12:19:00Z">
              <w:r w:rsidRPr="00965311">
                <w:rPr>
                  <w:rFonts w:cstheme="minorHAnsi"/>
                </w:rPr>
                <w:t>23</w:t>
              </w:r>
            </w:ins>
          </w:p>
        </w:tc>
        <w:tc>
          <w:tcPr>
            <w:tcW w:w="0" w:type="auto"/>
            <w:tcPrChange w:id="864" w:author="Tim Vigers" w:date="2020-08-09T12:23:00Z">
              <w:tcPr>
                <w:tcW w:w="0" w:type="auto"/>
              </w:tcPr>
            </w:tcPrChange>
          </w:tcPr>
          <w:p w14:paraId="030AE421" w14:textId="77777777" w:rsidR="00272D2D" w:rsidRPr="00586C8F" w:rsidRDefault="00272D2D" w:rsidP="0003193F">
            <w:pPr>
              <w:pStyle w:val="Compact"/>
              <w:jc w:val="right"/>
              <w:rPr>
                <w:ins w:id="865" w:author="Tim Vigers" w:date="2020-08-09T12:19:00Z"/>
                <w:rFonts w:cstheme="minorHAnsi"/>
              </w:rPr>
            </w:pPr>
            <w:ins w:id="866" w:author="Tim Vigers" w:date="2020-08-09T12:19:00Z">
              <w:r w:rsidRPr="008438D9">
                <w:rPr>
                  <w:rFonts w:cstheme="minorHAnsi"/>
                </w:rPr>
                <w:t>60</w:t>
              </w:r>
            </w:ins>
          </w:p>
        </w:tc>
      </w:tr>
      <w:tr w:rsidR="00272D2D" w14:paraId="79A5BB04" w14:textId="77777777" w:rsidTr="00B82D2B">
        <w:trPr>
          <w:ins w:id="867" w:author="Tim Vigers" w:date="2020-08-09T12:19:00Z"/>
        </w:trPr>
        <w:tc>
          <w:tcPr>
            <w:tcW w:w="0" w:type="auto"/>
            <w:tcPrChange w:id="868" w:author="Tim Vigers" w:date="2020-08-09T12:23:00Z">
              <w:tcPr>
                <w:tcW w:w="0" w:type="auto"/>
              </w:tcPr>
            </w:tcPrChange>
          </w:tcPr>
          <w:p w14:paraId="18E3BC09" w14:textId="77777777" w:rsidR="00272D2D" w:rsidRPr="00560E33" w:rsidRDefault="00272D2D" w:rsidP="0003193F">
            <w:pPr>
              <w:pStyle w:val="Compact"/>
              <w:rPr>
                <w:ins w:id="869" w:author="Tim Vigers" w:date="2020-08-09T12:19:00Z"/>
                <w:rFonts w:cstheme="minorHAnsi"/>
              </w:rPr>
            </w:pPr>
            <w:ins w:id="870" w:author="Tim Vigers" w:date="2020-08-09T12:19:00Z">
              <w:r w:rsidRPr="00965311">
                <w:rPr>
                  <w:rFonts w:cstheme="minorHAnsi"/>
                </w:rPr>
                <w:t>24</w:t>
              </w:r>
            </w:ins>
          </w:p>
        </w:tc>
        <w:tc>
          <w:tcPr>
            <w:tcW w:w="0" w:type="auto"/>
            <w:tcPrChange w:id="871" w:author="Tim Vigers" w:date="2020-08-09T12:23:00Z">
              <w:tcPr>
                <w:tcW w:w="0" w:type="auto"/>
              </w:tcPr>
            </w:tcPrChange>
          </w:tcPr>
          <w:p w14:paraId="73B1736B" w14:textId="77777777" w:rsidR="00272D2D" w:rsidRPr="00586C8F" w:rsidRDefault="00272D2D" w:rsidP="0003193F">
            <w:pPr>
              <w:pStyle w:val="Compact"/>
              <w:jc w:val="right"/>
              <w:rPr>
                <w:ins w:id="872" w:author="Tim Vigers" w:date="2020-08-09T12:19:00Z"/>
                <w:rFonts w:cstheme="minorHAnsi"/>
              </w:rPr>
            </w:pPr>
            <w:ins w:id="873" w:author="Tim Vigers" w:date="2020-08-09T12:19:00Z">
              <w:r w:rsidRPr="008438D9">
                <w:rPr>
                  <w:rFonts w:cstheme="minorHAnsi"/>
                </w:rPr>
                <w:t>30</w:t>
              </w:r>
            </w:ins>
          </w:p>
        </w:tc>
      </w:tr>
    </w:tbl>
    <w:p w14:paraId="67D3B2E4" w14:textId="77777777" w:rsidR="00B021AB" w:rsidRDefault="00B021AB" w:rsidP="00C354D6">
      <w:pPr>
        <w:pStyle w:val="Heading3"/>
        <w:rPr>
          <w:ins w:id="874" w:author="Tim Vigers" w:date="2020-08-09T12:23:00Z"/>
          <w:rFonts w:ascii="Calibri" w:hAnsi="Calibri" w:cs="Calibri"/>
          <w:color w:val="2F5496" w:themeColor="accent1" w:themeShade="BF"/>
        </w:rPr>
      </w:pPr>
    </w:p>
    <w:p w14:paraId="4F532D12" w14:textId="42162D46" w:rsidR="009E7AA8" w:rsidRDefault="00C354D6" w:rsidP="00C354D6">
      <w:pPr>
        <w:pStyle w:val="Heading3"/>
        <w:rPr>
          <w:ins w:id="875" w:author="Tim Vigers" w:date="2020-08-09T12:21:00Z"/>
          <w:rFonts w:ascii="Calibri" w:hAnsi="Calibri" w:cs="Calibri"/>
          <w:color w:val="2F5496" w:themeColor="accent1" w:themeShade="BF"/>
        </w:rPr>
      </w:pPr>
      <w:bookmarkStart w:id="876" w:name="_Toc47869942"/>
      <w:ins w:id="877" w:author="Tim Vigers" w:date="2020-08-09T12:21:00Z">
        <w:r w:rsidRPr="000216A7">
          <w:rPr>
            <w:rFonts w:ascii="Calibri" w:hAnsi="Calibri" w:cs="Calibri"/>
            <w:color w:val="2F5496" w:themeColor="accent1" w:themeShade="BF"/>
            <w:rPrChange w:id="878" w:author="Tim Vigers" w:date="2020-08-09T12:21:00Z">
              <w:rPr>
                <w:rFonts w:ascii="Calibri" w:hAnsi="Calibri" w:cs="Calibri"/>
                <w:color w:val="2F5496" w:themeColor="accent1" w:themeShade="BF"/>
                <w:sz w:val="32"/>
                <w:szCs w:val="32"/>
              </w:rPr>
            </w:rPrChange>
          </w:rPr>
          <w:t xml:space="preserve">Figure 8: </w:t>
        </w:r>
        <w:r w:rsidR="00432C3A">
          <w:rPr>
            <w:rFonts w:ascii="Calibri" w:hAnsi="Calibri" w:cs="Calibri"/>
            <w:color w:val="2F5496" w:themeColor="accent1" w:themeShade="BF"/>
          </w:rPr>
          <w:t xml:space="preserve">Distribution of DIC for Each </w:t>
        </w:r>
        <w:r w:rsidR="00903567">
          <w:rPr>
            <w:rFonts w:ascii="Calibri" w:hAnsi="Calibri" w:cs="Calibri"/>
            <w:color w:val="2F5496" w:themeColor="accent1" w:themeShade="BF"/>
          </w:rPr>
          <w:t>Network Structure</w:t>
        </w:r>
        <w:bookmarkEnd w:id="876"/>
      </w:ins>
    </w:p>
    <w:p w14:paraId="0D39D978" w14:textId="7F588C88" w:rsidR="00104209" w:rsidRDefault="00104209" w:rsidP="00104209">
      <w:pPr>
        <w:rPr>
          <w:ins w:id="879" w:author="Tim Vigers" w:date="2020-08-09T12:21:00Z"/>
        </w:rPr>
      </w:pPr>
    </w:p>
    <w:p w14:paraId="0314499A" w14:textId="7A972E7C" w:rsidR="00104209" w:rsidRPr="00104209" w:rsidRDefault="000253BA" w:rsidP="00965311">
      <w:pPr>
        <w:rPr>
          <w:ins w:id="880" w:author="Tim Vigers" w:date="2020-08-09T12:18:00Z"/>
          <w:rPrChange w:id="881" w:author="Tim Vigers" w:date="2020-08-09T12:21:00Z">
            <w:rPr>
              <w:ins w:id="882" w:author="Tim Vigers" w:date="2020-08-09T12:18:00Z"/>
              <w:rFonts w:ascii="Calibri" w:eastAsiaTheme="majorEastAsia" w:hAnsi="Calibri" w:cs="Calibri"/>
              <w:color w:val="2F5496" w:themeColor="accent1" w:themeShade="BF"/>
              <w:sz w:val="32"/>
              <w:szCs w:val="32"/>
            </w:rPr>
          </w:rPrChange>
        </w:rPr>
      </w:pPr>
      <w:ins w:id="883" w:author="Tim Vigers" w:date="2020-08-09T12:23:00Z">
        <w:r>
          <w:rPr>
            <w:noProof/>
          </w:rPr>
          <w:lastRenderedPageBreak/>
          <w:drawing>
            <wp:inline distT="0" distB="0" distL="0" distR="0" wp14:anchorId="14DF32FA" wp14:editId="51B351E6">
              <wp:extent cx="5334000" cy="4267200"/>
              <wp:effectExtent l="0" t="0" r="0" b="0"/>
              <wp:docPr id="8" name="Picture" descr="A close up of a mans face&#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descr="A close up of a mans face&#10;&#10;Description automatically generated"/>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ins>
    </w:p>
    <w:p w14:paraId="338E5340" w14:textId="77777777" w:rsidR="00051EC4" w:rsidRPr="00E302EA" w:rsidRDefault="00051EC4">
      <w:pPr>
        <w:rPr>
          <w:ins w:id="884" w:author="Tim Vigers" w:date="2020-08-09T12:17:00Z"/>
          <w:rFonts w:ascii="Calibri" w:eastAsiaTheme="majorEastAsia" w:hAnsi="Calibri" w:cs="Calibri"/>
          <w:color w:val="2F5496" w:themeColor="accent1" w:themeShade="BF"/>
          <w:rPrChange w:id="885" w:author="Tim Vigers" w:date="2020-08-09T12:19:00Z">
            <w:rPr>
              <w:ins w:id="886" w:author="Tim Vigers" w:date="2020-08-09T12:17:00Z"/>
              <w:rFonts w:ascii="Calibri" w:eastAsiaTheme="majorEastAsia" w:hAnsi="Calibri" w:cs="Calibri"/>
              <w:color w:val="2F5496" w:themeColor="accent1" w:themeShade="BF"/>
              <w:sz w:val="32"/>
              <w:szCs w:val="32"/>
            </w:rPr>
          </w:rPrChange>
        </w:rPr>
      </w:pPr>
    </w:p>
    <w:p w14:paraId="1C287E78" w14:textId="77777777" w:rsidR="001D3363" w:rsidRDefault="001D3363">
      <w:pPr>
        <w:rPr>
          <w:ins w:id="887" w:author="Tim Vigers" w:date="2020-08-09T12:18:00Z"/>
          <w:rFonts w:ascii="Calibri" w:eastAsiaTheme="majorEastAsia" w:hAnsi="Calibri" w:cs="Calibri"/>
          <w:color w:val="2F5496" w:themeColor="accent1" w:themeShade="BF"/>
          <w:sz w:val="32"/>
          <w:szCs w:val="32"/>
        </w:rPr>
      </w:pPr>
      <w:ins w:id="888" w:author="Tim Vigers" w:date="2020-08-09T12:18:00Z">
        <w:r>
          <w:rPr>
            <w:rFonts w:ascii="Calibri" w:hAnsi="Calibri" w:cs="Calibri"/>
          </w:rPr>
          <w:br w:type="page"/>
        </w:r>
      </w:ins>
    </w:p>
    <w:p w14:paraId="28BB8C7A" w14:textId="0C3303E1" w:rsidR="00105512" w:rsidRPr="00255520" w:rsidRDefault="007712BB" w:rsidP="007712BB">
      <w:pPr>
        <w:pStyle w:val="Heading1"/>
        <w:rPr>
          <w:rFonts w:ascii="Calibri" w:hAnsi="Calibri" w:cs="Calibri"/>
        </w:rPr>
      </w:pPr>
      <w:bookmarkStart w:id="889" w:name="_Toc47869943"/>
      <w:r w:rsidRPr="00255520">
        <w:rPr>
          <w:rFonts w:ascii="Calibri" w:hAnsi="Calibri" w:cs="Calibri"/>
        </w:rPr>
        <w:lastRenderedPageBreak/>
        <w:t>References</w:t>
      </w:r>
      <w:bookmarkEnd w:id="889"/>
    </w:p>
    <w:p w14:paraId="03AE4DCA" w14:textId="50EAEC17" w:rsidR="00857BED" w:rsidRPr="00255520" w:rsidRDefault="00857BED" w:rsidP="00857BED">
      <w:pPr>
        <w:rPr>
          <w:rFonts w:ascii="Calibri" w:hAnsi="Calibri" w:cs="Calibri"/>
        </w:rPr>
      </w:pPr>
    </w:p>
    <w:p w14:paraId="21EC7F2E" w14:textId="77777777" w:rsidR="00770376" w:rsidRPr="00770376" w:rsidRDefault="00A65E28" w:rsidP="00770376">
      <w:pPr>
        <w:pStyle w:val="Bibliography"/>
        <w:rPr>
          <w:rFonts w:ascii="Calibri" w:hAnsi="Calibri"/>
        </w:rPr>
      </w:pPr>
      <w:r>
        <w:rPr>
          <w:rFonts w:ascii="Calibri" w:hAnsi="Calibri" w:cs="Calibri"/>
        </w:rPr>
        <w:t xml:space="preserve"> </w:t>
      </w:r>
      <w:r w:rsidR="00FA1222">
        <w:rPr>
          <w:rFonts w:ascii="Calibri" w:hAnsi="Calibri" w:cs="Calibri"/>
        </w:rPr>
        <w:fldChar w:fldCharType="begin"/>
      </w:r>
      <w:r w:rsidR="0032291B">
        <w:rPr>
          <w:rFonts w:ascii="Calibri" w:hAnsi="Calibri" w:cs="Calibri"/>
        </w:rPr>
        <w:instrText xml:space="preserve"> ADDIN ZOTERO_BIBL {"uncited":[],"omitted":[],"custom":[]} CSL_BIBLIOGRAPHY </w:instrText>
      </w:r>
      <w:r w:rsidR="00FA1222">
        <w:rPr>
          <w:rFonts w:ascii="Calibri" w:hAnsi="Calibri" w:cs="Calibri"/>
        </w:rPr>
        <w:fldChar w:fldCharType="separate"/>
      </w:r>
      <w:r w:rsidR="00770376" w:rsidRPr="00770376">
        <w:rPr>
          <w:rFonts w:ascii="Calibri" w:hAnsi="Calibri"/>
        </w:rPr>
        <w:t xml:space="preserve">1. </w:t>
      </w:r>
      <w:r w:rsidR="00770376" w:rsidRPr="00770376">
        <w:rPr>
          <w:rFonts w:ascii="Calibri" w:hAnsi="Calibri"/>
        </w:rPr>
        <w:tab/>
      </w:r>
      <w:proofErr w:type="spellStart"/>
      <w:r w:rsidR="00770376" w:rsidRPr="00770376">
        <w:rPr>
          <w:rFonts w:ascii="Calibri" w:hAnsi="Calibri"/>
        </w:rPr>
        <w:t>Portela</w:t>
      </w:r>
      <w:proofErr w:type="spellEnd"/>
      <w:r w:rsidR="00770376" w:rsidRPr="00770376">
        <w:rPr>
          <w:rFonts w:ascii="Calibri" w:hAnsi="Calibri"/>
        </w:rPr>
        <w:t xml:space="preserve"> A, </w:t>
      </w:r>
      <w:proofErr w:type="spellStart"/>
      <w:r w:rsidR="00770376" w:rsidRPr="00770376">
        <w:rPr>
          <w:rFonts w:ascii="Calibri" w:hAnsi="Calibri"/>
        </w:rPr>
        <w:t>Esteller</w:t>
      </w:r>
      <w:proofErr w:type="spellEnd"/>
      <w:r w:rsidR="00770376" w:rsidRPr="00770376">
        <w:rPr>
          <w:rFonts w:ascii="Calibri" w:hAnsi="Calibri"/>
        </w:rPr>
        <w:t xml:space="preserve"> M. Epigenetic modifications and human disease. </w:t>
      </w:r>
      <w:r w:rsidR="00770376" w:rsidRPr="00770376">
        <w:rPr>
          <w:rFonts w:ascii="Calibri" w:hAnsi="Calibri"/>
          <w:i/>
          <w:iCs/>
        </w:rPr>
        <w:t xml:space="preserve">Nat </w:t>
      </w:r>
      <w:proofErr w:type="spellStart"/>
      <w:r w:rsidR="00770376" w:rsidRPr="00770376">
        <w:rPr>
          <w:rFonts w:ascii="Calibri" w:hAnsi="Calibri"/>
          <w:i/>
          <w:iCs/>
        </w:rPr>
        <w:t>Biotechnol</w:t>
      </w:r>
      <w:proofErr w:type="spellEnd"/>
      <w:r w:rsidR="00770376" w:rsidRPr="00770376">
        <w:rPr>
          <w:rFonts w:ascii="Calibri" w:hAnsi="Calibri"/>
        </w:rPr>
        <w:t>. 2010;28(10):1057-1068. doi:10.1038/nbt.1685</w:t>
      </w:r>
    </w:p>
    <w:p w14:paraId="08D7CAA0" w14:textId="77777777" w:rsidR="00770376" w:rsidRPr="00770376" w:rsidRDefault="00770376" w:rsidP="00770376">
      <w:pPr>
        <w:pStyle w:val="Bibliography"/>
        <w:rPr>
          <w:rFonts w:ascii="Calibri" w:hAnsi="Calibri"/>
        </w:rPr>
      </w:pPr>
      <w:r w:rsidRPr="00770376">
        <w:rPr>
          <w:rFonts w:ascii="Calibri" w:hAnsi="Calibri"/>
        </w:rPr>
        <w:t xml:space="preserve">2. </w:t>
      </w:r>
      <w:r w:rsidRPr="00770376">
        <w:rPr>
          <w:rFonts w:ascii="Calibri" w:hAnsi="Calibri"/>
        </w:rPr>
        <w:tab/>
        <w:t xml:space="preserve">Gardiner-Garden M, </w:t>
      </w:r>
      <w:proofErr w:type="spellStart"/>
      <w:r w:rsidRPr="00770376">
        <w:rPr>
          <w:rFonts w:ascii="Calibri" w:hAnsi="Calibri"/>
        </w:rPr>
        <w:t>Frommer</w:t>
      </w:r>
      <w:proofErr w:type="spellEnd"/>
      <w:r w:rsidRPr="00770376">
        <w:rPr>
          <w:rFonts w:ascii="Calibri" w:hAnsi="Calibri"/>
        </w:rPr>
        <w:t xml:space="preserve"> M. CpG Islands in vertebrate genomes. </w:t>
      </w:r>
      <w:r w:rsidRPr="00770376">
        <w:rPr>
          <w:rFonts w:ascii="Calibri" w:hAnsi="Calibri"/>
          <w:i/>
          <w:iCs/>
        </w:rPr>
        <w:t>J Mol Biol</w:t>
      </w:r>
      <w:r w:rsidRPr="00770376">
        <w:rPr>
          <w:rFonts w:ascii="Calibri" w:hAnsi="Calibri"/>
        </w:rPr>
        <w:t>. 1987;196(2):261-282. doi:10.1016/0022-2836(87)90689-9</w:t>
      </w:r>
    </w:p>
    <w:p w14:paraId="59851778" w14:textId="77777777" w:rsidR="00770376" w:rsidRPr="00770376" w:rsidRDefault="00770376" w:rsidP="00770376">
      <w:pPr>
        <w:pStyle w:val="Bibliography"/>
        <w:rPr>
          <w:rFonts w:ascii="Calibri" w:hAnsi="Calibri"/>
        </w:rPr>
      </w:pPr>
      <w:r w:rsidRPr="00770376">
        <w:rPr>
          <w:rFonts w:ascii="Calibri" w:hAnsi="Calibri"/>
        </w:rPr>
        <w:t xml:space="preserve">3. </w:t>
      </w:r>
      <w:r w:rsidRPr="00770376">
        <w:rPr>
          <w:rFonts w:ascii="Calibri" w:hAnsi="Calibri"/>
        </w:rPr>
        <w:tab/>
        <w:t xml:space="preserve">Greenberg MVC, </w:t>
      </w:r>
      <w:proofErr w:type="spellStart"/>
      <w:r w:rsidRPr="00770376">
        <w:rPr>
          <w:rFonts w:ascii="Calibri" w:hAnsi="Calibri"/>
        </w:rPr>
        <w:t>Bourc’his</w:t>
      </w:r>
      <w:proofErr w:type="spellEnd"/>
      <w:r w:rsidRPr="00770376">
        <w:rPr>
          <w:rFonts w:ascii="Calibri" w:hAnsi="Calibri"/>
        </w:rPr>
        <w:t xml:space="preserve"> D. The diverse roles of DNA methylation in mammalian development and disease. </w:t>
      </w:r>
      <w:r w:rsidRPr="00770376">
        <w:rPr>
          <w:rFonts w:ascii="Calibri" w:hAnsi="Calibri"/>
          <w:i/>
          <w:iCs/>
        </w:rPr>
        <w:t>Nat Rev Mol Cell Biol</w:t>
      </w:r>
      <w:r w:rsidRPr="00770376">
        <w:rPr>
          <w:rFonts w:ascii="Calibri" w:hAnsi="Calibri"/>
        </w:rPr>
        <w:t>. 2019;20(10):590-607. doi:10.1038/s41580-019-0159-6</w:t>
      </w:r>
    </w:p>
    <w:p w14:paraId="61E22B09" w14:textId="77777777" w:rsidR="00770376" w:rsidRPr="00770376" w:rsidRDefault="00770376" w:rsidP="00770376">
      <w:pPr>
        <w:pStyle w:val="Bibliography"/>
        <w:rPr>
          <w:rFonts w:ascii="Calibri" w:hAnsi="Calibri"/>
        </w:rPr>
      </w:pPr>
      <w:r w:rsidRPr="00770376">
        <w:rPr>
          <w:rFonts w:ascii="Calibri" w:hAnsi="Calibri"/>
        </w:rPr>
        <w:t xml:space="preserve">4. </w:t>
      </w:r>
      <w:r w:rsidRPr="00770376">
        <w:rPr>
          <w:rFonts w:ascii="Calibri" w:hAnsi="Calibri"/>
        </w:rPr>
        <w:tab/>
        <w:t xml:space="preserve">Johnson CH, Ivanisevic J, </w:t>
      </w:r>
      <w:proofErr w:type="spellStart"/>
      <w:r w:rsidRPr="00770376">
        <w:rPr>
          <w:rFonts w:ascii="Calibri" w:hAnsi="Calibri"/>
        </w:rPr>
        <w:t>Siuzdak</w:t>
      </w:r>
      <w:proofErr w:type="spellEnd"/>
      <w:r w:rsidRPr="00770376">
        <w:rPr>
          <w:rFonts w:ascii="Calibri" w:hAnsi="Calibri"/>
        </w:rPr>
        <w:t xml:space="preserve"> G. Metabolomics: Beyond biomarkers and towards mechanisms. </w:t>
      </w:r>
      <w:r w:rsidRPr="00770376">
        <w:rPr>
          <w:rFonts w:ascii="Calibri" w:hAnsi="Calibri"/>
          <w:i/>
          <w:iCs/>
        </w:rPr>
        <w:t>Nat Rev Mol Cell Biol</w:t>
      </w:r>
      <w:r w:rsidRPr="00770376">
        <w:rPr>
          <w:rFonts w:ascii="Calibri" w:hAnsi="Calibri"/>
        </w:rPr>
        <w:t>. 2016;17(7):451-459. doi:10.1038/nrm.2016.25</w:t>
      </w:r>
    </w:p>
    <w:p w14:paraId="3C99ED4F" w14:textId="77777777" w:rsidR="00770376" w:rsidRPr="00770376" w:rsidRDefault="00770376" w:rsidP="00770376">
      <w:pPr>
        <w:pStyle w:val="Bibliography"/>
        <w:rPr>
          <w:rFonts w:ascii="Calibri" w:hAnsi="Calibri"/>
        </w:rPr>
      </w:pPr>
      <w:r w:rsidRPr="00770376">
        <w:rPr>
          <w:rFonts w:ascii="Calibri" w:hAnsi="Calibri"/>
        </w:rPr>
        <w:t xml:space="preserve">5. </w:t>
      </w:r>
      <w:r w:rsidRPr="00770376">
        <w:rPr>
          <w:rFonts w:ascii="Calibri" w:hAnsi="Calibri"/>
        </w:rPr>
        <w:tab/>
      </w:r>
      <w:proofErr w:type="spellStart"/>
      <w:r w:rsidRPr="00770376">
        <w:rPr>
          <w:rFonts w:ascii="Calibri" w:hAnsi="Calibri"/>
        </w:rPr>
        <w:t>Frohnert</w:t>
      </w:r>
      <w:proofErr w:type="spellEnd"/>
      <w:r w:rsidRPr="00770376">
        <w:rPr>
          <w:rFonts w:ascii="Calibri" w:hAnsi="Calibri"/>
        </w:rPr>
        <w:t xml:space="preserve"> BI, </w:t>
      </w:r>
      <w:proofErr w:type="spellStart"/>
      <w:r w:rsidRPr="00770376">
        <w:rPr>
          <w:rFonts w:ascii="Calibri" w:hAnsi="Calibri"/>
        </w:rPr>
        <w:t>Rewers</w:t>
      </w:r>
      <w:proofErr w:type="spellEnd"/>
      <w:r w:rsidRPr="00770376">
        <w:rPr>
          <w:rFonts w:ascii="Calibri" w:hAnsi="Calibri"/>
        </w:rPr>
        <w:t xml:space="preserve"> MJ. Metabolomics in childhood diabetes. </w:t>
      </w:r>
      <w:proofErr w:type="spellStart"/>
      <w:r w:rsidRPr="00770376">
        <w:rPr>
          <w:rFonts w:ascii="Calibri" w:hAnsi="Calibri"/>
          <w:i/>
          <w:iCs/>
        </w:rPr>
        <w:t>Pediatr</w:t>
      </w:r>
      <w:proofErr w:type="spellEnd"/>
      <w:r w:rsidRPr="00770376">
        <w:rPr>
          <w:rFonts w:ascii="Calibri" w:hAnsi="Calibri"/>
          <w:i/>
          <w:iCs/>
        </w:rPr>
        <w:t xml:space="preserve"> Diabetes</w:t>
      </w:r>
      <w:r w:rsidRPr="00770376">
        <w:rPr>
          <w:rFonts w:ascii="Calibri" w:hAnsi="Calibri"/>
        </w:rPr>
        <w:t>. 2016;17(1):3-14. doi:10.1111/pedi.12323</w:t>
      </w:r>
    </w:p>
    <w:p w14:paraId="7831BEE5" w14:textId="77777777" w:rsidR="00770376" w:rsidRPr="00770376" w:rsidRDefault="00770376" w:rsidP="00770376">
      <w:pPr>
        <w:pStyle w:val="Bibliography"/>
        <w:rPr>
          <w:rFonts w:ascii="Calibri" w:hAnsi="Calibri"/>
        </w:rPr>
      </w:pPr>
      <w:r w:rsidRPr="00770376">
        <w:rPr>
          <w:rFonts w:ascii="Calibri" w:hAnsi="Calibri"/>
        </w:rPr>
        <w:t xml:space="preserve">6. </w:t>
      </w:r>
      <w:r w:rsidRPr="00770376">
        <w:rPr>
          <w:rFonts w:ascii="Calibri" w:hAnsi="Calibri"/>
        </w:rPr>
        <w:tab/>
        <w:t xml:space="preserve">Anderson OS, Sant KE, </w:t>
      </w:r>
      <w:proofErr w:type="spellStart"/>
      <w:r w:rsidRPr="00770376">
        <w:rPr>
          <w:rFonts w:ascii="Calibri" w:hAnsi="Calibri"/>
        </w:rPr>
        <w:t>Dolinoy</w:t>
      </w:r>
      <w:proofErr w:type="spellEnd"/>
      <w:r w:rsidRPr="00770376">
        <w:rPr>
          <w:rFonts w:ascii="Calibri" w:hAnsi="Calibri"/>
        </w:rPr>
        <w:t xml:space="preserve"> DC. Nutrition and epigenetics: An interplay of dietary methyl donors, one-carbon metabolism and DNA methylation. </w:t>
      </w:r>
      <w:r w:rsidRPr="00770376">
        <w:rPr>
          <w:rFonts w:ascii="Calibri" w:hAnsi="Calibri"/>
          <w:i/>
          <w:iCs/>
        </w:rPr>
        <w:t xml:space="preserve">J </w:t>
      </w:r>
      <w:proofErr w:type="spellStart"/>
      <w:r w:rsidRPr="00770376">
        <w:rPr>
          <w:rFonts w:ascii="Calibri" w:hAnsi="Calibri"/>
          <w:i/>
          <w:iCs/>
        </w:rPr>
        <w:t>Nutr</w:t>
      </w:r>
      <w:proofErr w:type="spellEnd"/>
      <w:r w:rsidRPr="00770376">
        <w:rPr>
          <w:rFonts w:ascii="Calibri" w:hAnsi="Calibri"/>
          <w:i/>
          <w:iCs/>
        </w:rPr>
        <w:t xml:space="preserve"> </w:t>
      </w:r>
      <w:proofErr w:type="spellStart"/>
      <w:r w:rsidRPr="00770376">
        <w:rPr>
          <w:rFonts w:ascii="Calibri" w:hAnsi="Calibri"/>
          <w:i/>
          <w:iCs/>
        </w:rPr>
        <w:t>Biochem</w:t>
      </w:r>
      <w:proofErr w:type="spellEnd"/>
      <w:r w:rsidRPr="00770376">
        <w:rPr>
          <w:rFonts w:ascii="Calibri" w:hAnsi="Calibri"/>
        </w:rPr>
        <w:t xml:space="preserve">. 2012;23(8):853-859. </w:t>
      </w:r>
      <w:proofErr w:type="gramStart"/>
      <w:r w:rsidRPr="00770376">
        <w:rPr>
          <w:rFonts w:ascii="Calibri" w:hAnsi="Calibri"/>
        </w:rPr>
        <w:t>doi:10.1016/j.jnutbio</w:t>
      </w:r>
      <w:proofErr w:type="gramEnd"/>
      <w:r w:rsidRPr="00770376">
        <w:rPr>
          <w:rFonts w:ascii="Calibri" w:hAnsi="Calibri"/>
        </w:rPr>
        <w:t>.2012.03.003</w:t>
      </w:r>
    </w:p>
    <w:p w14:paraId="2775572C" w14:textId="77777777" w:rsidR="00770376" w:rsidRPr="00770376" w:rsidRDefault="00770376" w:rsidP="00770376">
      <w:pPr>
        <w:pStyle w:val="Bibliography"/>
        <w:rPr>
          <w:rFonts w:ascii="Calibri" w:hAnsi="Calibri"/>
        </w:rPr>
      </w:pPr>
      <w:r w:rsidRPr="00770376">
        <w:rPr>
          <w:rFonts w:ascii="Calibri" w:hAnsi="Calibri"/>
        </w:rPr>
        <w:t xml:space="preserve">7. </w:t>
      </w:r>
      <w:r w:rsidRPr="00770376">
        <w:rPr>
          <w:rFonts w:ascii="Calibri" w:hAnsi="Calibri"/>
        </w:rPr>
        <w:tab/>
      </w:r>
      <w:proofErr w:type="spellStart"/>
      <w:r w:rsidRPr="00770376">
        <w:rPr>
          <w:rFonts w:ascii="Calibri" w:hAnsi="Calibri"/>
        </w:rPr>
        <w:t>Wellen</w:t>
      </w:r>
      <w:proofErr w:type="spellEnd"/>
      <w:r w:rsidRPr="00770376">
        <w:rPr>
          <w:rFonts w:ascii="Calibri" w:hAnsi="Calibri"/>
        </w:rPr>
        <w:t xml:space="preserve"> KE, </w:t>
      </w:r>
      <w:proofErr w:type="spellStart"/>
      <w:r w:rsidRPr="00770376">
        <w:rPr>
          <w:rFonts w:ascii="Calibri" w:hAnsi="Calibri"/>
        </w:rPr>
        <w:t>Hatzivassiliou</w:t>
      </w:r>
      <w:proofErr w:type="spellEnd"/>
      <w:r w:rsidRPr="00770376">
        <w:rPr>
          <w:rFonts w:ascii="Calibri" w:hAnsi="Calibri"/>
        </w:rPr>
        <w:t xml:space="preserve"> G, Sachdeva UM, Bui TV, Cross JR, Thompson CB. ATP-Citrate Lyase Links Cellular Metabolism to Histone Acetylation. </w:t>
      </w:r>
      <w:r w:rsidRPr="00770376">
        <w:rPr>
          <w:rFonts w:ascii="Calibri" w:hAnsi="Calibri"/>
          <w:i/>
          <w:iCs/>
        </w:rPr>
        <w:t>Science</w:t>
      </w:r>
      <w:r w:rsidRPr="00770376">
        <w:rPr>
          <w:rFonts w:ascii="Calibri" w:hAnsi="Calibri"/>
        </w:rPr>
        <w:t>. 2009;324(5930):1076-1080. doi:10.1126/science.1164097</w:t>
      </w:r>
    </w:p>
    <w:p w14:paraId="5B9DEFC0" w14:textId="77777777" w:rsidR="00770376" w:rsidRPr="00770376" w:rsidRDefault="00770376" w:rsidP="00770376">
      <w:pPr>
        <w:pStyle w:val="Bibliography"/>
        <w:rPr>
          <w:rFonts w:ascii="Calibri" w:hAnsi="Calibri"/>
        </w:rPr>
      </w:pPr>
      <w:r w:rsidRPr="00770376">
        <w:rPr>
          <w:rFonts w:ascii="Calibri" w:hAnsi="Calibri"/>
        </w:rPr>
        <w:t xml:space="preserve">8. </w:t>
      </w:r>
      <w:r w:rsidRPr="00770376">
        <w:rPr>
          <w:rFonts w:ascii="Calibri" w:hAnsi="Calibri"/>
        </w:rPr>
        <w:tab/>
      </w:r>
      <w:proofErr w:type="spellStart"/>
      <w:r w:rsidRPr="00770376">
        <w:rPr>
          <w:rFonts w:ascii="Calibri" w:hAnsi="Calibri"/>
        </w:rPr>
        <w:t>Mentch</w:t>
      </w:r>
      <w:proofErr w:type="spellEnd"/>
      <w:r w:rsidRPr="00770376">
        <w:rPr>
          <w:rFonts w:ascii="Calibri" w:hAnsi="Calibri"/>
        </w:rPr>
        <w:t xml:space="preserve"> SJ, </w:t>
      </w:r>
      <w:proofErr w:type="spellStart"/>
      <w:r w:rsidRPr="00770376">
        <w:rPr>
          <w:rFonts w:ascii="Calibri" w:hAnsi="Calibri"/>
        </w:rPr>
        <w:t>Mehrmohamadi</w:t>
      </w:r>
      <w:proofErr w:type="spellEnd"/>
      <w:r w:rsidRPr="00770376">
        <w:rPr>
          <w:rFonts w:ascii="Calibri" w:hAnsi="Calibri"/>
        </w:rPr>
        <w:t xml:space="preserve"> M, Huang L, et al. Histone Methylation Dynamics and Gene Regulation Occur through the Sensing of One-Carbon Metabolism. </w:t>
      </w:r>
      <w:r w:rsidRPr="00770376">
        <w:rPr>
          <w:rFonts w:ascii="Calibri" w:hAnsi="Calibri"/>
          <w:i/>
          <w:iCs/>
        </w:rPr>
        <w:t xml:space="preserve">Cell </w:t>
      </w:r>
      <w:proofErr w:type="spellStart"/>
      <w:r w:rsidRPr="00770376">
        <w:rPr>
          <w:rFonts w:ascii="Calibri" w:hAnsi="Calibri"/>
          <w:i/>
          <w:iCs/>
        </w:rPr>
        <w:t>Metab</w:t>
      </w:r>
      <w:proofErr w:type="spellEnd"/>
      <w:r w:rsidRPr="00770376">
        <w:rPr>
          <w:rFonts w:ascii="Calibri" w:hAnsi="Calibri"/>
        </w:rPr>
        <w:t xml:space="preserve">. 2015;22(5):861-873. </w:t>
      </w:r>
      <w:proofErr w:type="gramStart"/>
      <w:r w:rsidRPr="00770376">
        <w:rPr>
          <w:rFonts w:ascii="Calibri" w:hAnsi="Calibri"/>
        </w:rPr>
        <w:t>doi:10.1016/j.cmet</w:t>
      </w:r>
      <w:proofErr w:type="gramEnd"/>
      <w:r w:rsidRPr="00770376">
        <w:rPr>
          <w:rFonts w:ascii="Calibri" w:hAnsi="Calibri"/>
        </w:rPr>
        <w:t>.2015.08.024</w:t>
      </w:r>
    </w:p>
    <w:p w14:paraId="55037E80" w14:textId="77777777" w:rsidR="00770376" w:rsidRPr="00770376" w:rsidRDefault="00770376" w:rsidP="00770376">
      <w:pPr>
        <w:pStyle w:val="Bibliography"/>
        <w:rPr>
          <w:rFonts w:ascii="Calibri" w:hAnsi="Calibri"/>
        </w:rPr>
      </w:pPr>
      <w:r w:rsidRPr="00770376">
        <w:rPr>
          <w:rFonts w:ascii="Calibri" w:hAnsi="Calibri"/>
        </w:rPr>
        <w:t xml:space="preserve">9. </w:t>
      </w:r>
      <w:r w:rsidRPr="00770376">
        <w:rPr>
          <w:rFonts w:ascii="Calibri" w:hAnsi="Calibri"/>
        </w:rPr>
        <w:tab/>
        <w:t xml:space="preserve">Atkinson MA, </w:t>
      </w:r>
      <w:proofErr w:type="spellStart"/>
      <w:r w:rsidRPr="00770376">
        <w:rPr>
          <w:rFonts w:ascii="Calibri" w:hAnsi="Calibri"/>
        </w:rPr>
        <w:t>Eisenbarth</w:t>
      </w:r>
      <w:proofErr w:type="spellEnd"/>
      <w:r w:rsidRPr="00770376">
        <w:rPr>
          <w:rFonts w:ascii="Calibri" w:hAnsi="Calibri"/>
        </w:rPr>
        <w:t xml:space="preserve"> GS, </w:t>
      </w:r>
      <w:proofErr w:type="spellStart"/>
      <w:r w:rsidRPr="00770376">
        <w:rPr>
          <w:rFonts w:ascii="Calibri" w:hAnsi="Calibri"/>
        </w:rPr>
        <w:t>Michels</w:t>
      </w:r>
      <w:proofErr w:type="spellEnd"/>
      <w:r w:rsidRPr="00770376">
        <w:rPr>
          <w:rFonts w:ascii="Calibri" w:hAnsi="Calibri"/>
        </w:rPr>
        <w:t xml:space="preserve"> AW. Type 1 diabetes. </w:t>
      </w:r>
      <w:r w:rsidRPr="00770376">
        <w:rPr>
          <w:rFonts w:ascii="Calibri" w:hAnsi="Calibri"/>
          <w:i/>
          <w:iCs/>
        </w:rPr>
        <w:t>The Lancet</w:t>
      </w:r>
      <w:r w:rsidRPr="00770376">
        <w:rPr>
          <w:rFonts w:ascii="Calibri" w:hAnsi="Calibri"/>
        </w:rPr>
        <w:t>. 2014;383(9911):69-82. doi:10.1016/S0140-6736(13)60591-7</w:t>
      </w:r>
    </w:p>
    <w:p w14:paraId="0218E7F8" w14:textId="77777777" w:rsidR="00770376" w:rsidRPr="00770376" w:rsidRDefault="00770376" w:rsidP="00770376">
      <w:pPr>
        <w:pStyle w:val="Bibliography"/>
        <w:rPr>
          <w:rFonts w:ascii="Calibri" w:hAnsi="Calibri"/>
        </w:rPr>
      </w:pPr>
      <w:r w:rsidRPr="00770376">
        <w:rPr>
          <w:rFonts w:ascii="Calibri" w:hAnsi="Calibri"/>
        </w:rPr>
        <w:t xml:space="preserve">10. </w:t>
      </w:r>
      <w:r w:rsidRPr="00770376">
        <w:rPr>
          <w:rFonts w:ascii="Calibri" w:hAnsi="Calibri"/>
        </w:rPr>
        <w:tab/>
      </w:r>
      <w:proofErr w:type="spellStart"/>
      <w:r w:rsidRPr="00770376">
        <w:rPr>
          <w:rFonts w:ascii="Calibri" w:hAnsi="Calibri"/>
        </w:rPr>
        <w:t>Rakyan</w:t>
      </w:r>
      <w:proofErr w:type="spellEnd"/>
      <w:r w:rsidRPr="00770376">
        <w:rPr>
          <w:rFonts w:ascii="Calibri" w:hAnsi="Calibri"/>
        </w:rPr>
        <w:t xml:space="preserve"> VK, </w:t>
      </w:r>
      <w:proofErr w:type="spellStart"/>
      <w:r w:rsidRPr="00770376">
        <w:rPr>
          <w:rFonts w:ascii="Calibri" w:hAnsi="Calibri"/>
        </w:rPr>
        <w:t>Beyan</w:t>
      </w:r>
      <w:proofErr w:type="spellEnd"/>
      <w:r w:rsidRPr="00770376">
        <w:rPr>
          <w:rFonts w:ascii="Calibri" w:hAnsi="Calibri"/>
        </w:rPr>
        <w:t xml:space="preserve"> H, Down TA, et al. Identification of type 1 Diabetes-associated DNA methylation variable positions that precede disease diagnosis. </w:t>
      </w:r>
      <w:proofErr w:type="spellStart"/>
      <w:r w:rsidRPr="00770376">
        <w:rPr>
          <w:rFonts w:ascii="Calibri" w:hAnsi="Calibri"/>
          <w:i/>
          <w:iCs/>
        </w:rPr>
        <w:t>PLoS</w:t>
      </w:r>
      <w:proofErr w:type="spellEnd"/>
      <w:r w:rsidRPr="00770376">
        <w:rPr>
          <w:rFonts w:ascii="Calibri" w:hAnsi="Calibri"/>
          <w:i/>
          <w:iCs/>
        </w:rPr>
        <w:t xml:space="preserve"> Genet</w:t>
      </w:r>
      <w:r w:rsidRPr="00770376">
        <w:rPr>
          <w:rFonts w:ascii="Calibri" w:hAnsi="Calibri"/>
        </w:rPr>
        <w:t xml:space="preserve">. 2011;7(9):1-9. </w:t>
      </w:r>
      <w:proofErr w:type="gramStart"/>
      <w:r w:rsidRPr="00770376">
        <w:rPr>
          <w:rFonts w:ascii="Calibri" w:hAnsi="Calibri"/>
        </w:rPr>
        <w:t>doi:10.1371/journal.pgen</w:t>
      </w:r>
      <w:proofErr w:type="gramEnd"/>
      <w:r w:rsidRPr="00770376">
        <w:rPr>
          <w:rFonts w:ascii="Calibri" w:hAnsi="Calibri"/>
        </w:rPr>
        <w:t>.1002300</w:t>
      </w:r>
    </w:p>
    <w:p w14:paraId="1087C50D" w14:textId="77777777" w:rsidR="00770376" w:rsidRPr="00770376" w:rsidRDefault="00770376" w:rsidP="00770376">
      <w:pPr>
        <w:pStyle w:val="Bibliography"/>
        <w:rPr>
          <w:rFonts w:ascii="Calibri" w:hAnsi="Calibri"/>
        </w:rPr>
      </w:pPr>
      <w:r w:rsidRPr="00770376">
        <w:rPr>
          <w:rFonts w:ascii="Calibri" w:hAnsi="Calibri"/>
        </w:rPr>
        <w:t xml:space="preserve">11. </w:t>
      </w:r>
      <w:r w:rsidRPr="00770376">
        <w:rPr>
          <w:rFonts w:ascii="Calibri" w:hAnsi="Calibri"/>
        </w:rPr>
        <w:tab/>
      </w:r>
      <w:proofErr w:type="spellStart"/>
      <w:r w:rsidRPr="00770376">
        <w:rPr>
          <w:rFonts w:ascii="Calibri" w:hAnsi="Calibri"/>
        </w:rPr>
        <w:t>Tuomilehto</w:t>
      </w:r>
      <w:proofErr w:type="spellEnd"/>
      <w:r w:rsidRPr="00770376">
        <w:rPr>
          <w:rFonts w:ascii="Calibri" w:hAnsi="Calibri"/>
        </w:rPr>
        <w:t xml:space="preserve"> J. The emerging global epidemic of type 1 diabetes. </w:t>
      </w:r>
      <w:proofErr w:type="spellStart"/>
      <w:r w:rsidRPr="00770376">
        <w:rPr>
          <w:rFonts w:ascii="Calibri" w:hAnsi="Calibri"/>
          <w:i/>
          <w:iCs/>
        </w:rPr>
        <w:t>Curr</w:t>
      </w:r>
      <w:proofErr w:type="spellEnd"/>
      <w:r w:rsidRPr="00770376">
        <w:rPr>
          <w:rFonts w:ascii="Calibri" w:hAnsi="Calibri"/>
          <w:i/>
          <w:iCs/>
        </w:rPr>
        <w:t xml:space="preserve"> Diab Rep</w:t>
      </w:r>
      <w:r w:rsidRPr="00770376">
        <w:rPr>
          <w:rFonts w:ascii="Calibri" w:hAnsi="Calibri"/>
        </w:rPr>
        <w:t>. 2013;13(6):795-804. doi:10.1007/s11892-013-0433-5</w:t>
      </w:r>
    </w:p>
    <w:p w14:paraId="439F40CB" w14:textId="77777777" w:rsidR="00770376" w:rsidRPr="00770376" w:rsidRDefault="00770376" w:rsidP="00770376">
      <w:pPr>
        <w:pStyle w:val="Bibliography"/>
        <w:rPr>
          <w:rFonts w:ascii="Calibri" w:hAnsi="Calibri"/>
        </w:rPr>
      </w:pPr>
      <w:r w:rsidRPr="00770376">
        <w:rPr>
          <w:rFonts w:ascii="Calibri" w:hAnsi="Calibri"/>
        </w:rPr>
        <w:t xml:space="preserve">12. </w:t>
      </w:r>
      <w:r w:rsidRPr="00770376">
        <w:rPr>
          <w:rFonts w:ascii="Calibri" w:hAnsi="Calibri"/>
        </w:rPr>
        <w:tab/>
      </w:r>
      <w:proofErr w:type="spellStart"/>
      <w:r w:rsidRPr="00770376">
        <w:rPr>
          <w:rFonts w:ascii="Calibri" w:hAnsi="Calibri"/>
        </w:rPr>
        <w:t>Polychronakos</w:t>
      </w:r>
      <w:proofErr w:type="spellEnd"/>
      <w:r w:rsidRPr="00770376">
        <w:rPr>
          <w:rFonts w:ascii="Calibri" w:hAnsi="Calibri"/>
        </w:rPr>
        <w:t xml:space="preserve"> C, Li Q. Understanding type 1 diabetes through genetics: advances and prospects. </w:t>
      </w:r>
      <w:r w:rsidRPr="00770376">
        <w:rPr>
          <w:rFonts w:ascii="Calibri" w:hAnsi="Calibri"/>
          <w:i/>
          <w:iCs/>
        </w:rPr>
        <w:t>Nat Rev Genet</w:t>
      </w:r>
      <w:r w:rsidRPr="00770376">
        <w:rPr>
          <w:rFonts w:ascii="Calibri" w:hAnsi="Calibri"/>
        </w:rPr>
        <w:t>. 2011;12(11):781-792. doi:10.1038/nrg3069</w:t>
      </w:r>
    </w:p>
    <w:p w14:paraId="4F8577A6" w14:textId="77777777" w:rsidR="00770376" w:rsidRPr="00770376" w:rsidRDefault="00770376" w:rsidP="00770376">
      <w:pPr>
        <w:pStyle w:val="Bibliography"/>
        <w:rPr>
          <w:rFonts w:ascii="Calibri" w:hAnsi="Calibri"/>
        </w:rPr>
      </w:pPr>
      <w:r w:rsidRPr="00770376">
        <w:rPr>
          <w:rFonts w:ascii="Calibri" w:hAnsi="Calibri"/>
        </w:rPr>
        <w:t xml:space="preserve">13. </w:t>
      </w:r>
      <w:r w:rsidRPr="00770376">
        <w:rPr>
          <w:rFonts w:ascii="Calibri" w:hAnsi="Calibri"/>
        </w:rPr>
        <w:tab/>
        <w:t xml:space="preserve">Stefan M, Zhang W, Concepcion E, Yi Z, Tomer Y. DNA methylation profiles in type 1 diabetes twins point to strong epigenetic effects on etiology. </w:t>
      </w:r>
      <w:r w:rsidRPr="00770376">
        <w:rPr>
          <w:rFonts w:ascii="Calibri" w:hAnsi="Calibri"/>
          <w:i/>
          <w:iCs/>
        </w:rPr>
        <w:t xml:space="preserve">J </w:t>
      </w:r>
      <w:proofErr w:type="spellStart"/>
      <w:r w:rsidRPr="00770376">
        <w:rPr>
          <w:rFonts w:ascii="Calibri" w:hAnsi="Calibri"/>
          <w:i/>
          <w:iCs/>
        </w:rPr>
        <w:t>Autoimmun</w:t>
      </w:r>
      <w:proofErr w:type="spellEnd"/>
      <w:r w:rsidRPr="00770376">
        <w:rPr>
          <w:rFonts w:ascii="Calibri" w:hAnsi="Calibri"/>
        </w:rPr>
        <w:t xml:space="preserve">. </w:t>
      </w:r>
      <w:proofErr w:type="gramStart"/>
      <w:r w:rsidRPr="00770376">
        <w:rPr>
          <w:rFonts w:ascii="Calibri" w:hAnsi="Calibri"/>
        </w:rPr>
        <w:t>2014;50:33</w:t>
      </w:r>
      <w:proofErr w:type="gramEnd"/>
      <w:r w:rsidRPr="00770376">
        <w:rPr>
          <w:rFonts w:ascii="Calibri" w:hAnsi="Calibri"/>
        </w:rPr>
        <w:t xml:space="preserve">-37. </w:t>
      </w:r>
      <w:proofErr w:type="gramStart"/>
      <w:r w:rsidRPr="00770376">
        <w:rPr>
          <w:rFonts w:ascii="Calibri" w:hAnsi="Calibri"/>
        </w:rPr>
        <w:t>doi:10.1016/j.jaut</w:t>
      </w:r>
      <w:proofErr w:type="gramEnd"/>
      <w:r w:rsidRPr="00770376">
        <w:rPr>
          <w:rFonts w:ascii="Calibri" w:hAnsi="Calibri"/>
        </w:rPr>
        <w:t>.2013.10.001</w:t>
      </w:r>
    </w:p>
    <w:p w14:paraId="4E4BF538" w14:textId="77777777" w:rsidR="00770376" w:rsidRPr="00770376" w:rsidRDefault="00770376" w:rsidP="00770376">
      <w:pPr>
        <w:pStyle w:val="Bibliography"/>
        <w:rPr>
          <w:rFonts w:ascii="Calibri" w:hAnsi="Calibri"/>
        </w:rPr>
      </w:pPr>
      <w:r w:rsidRPr="00770376">
        <w:rPr>
          <w:rFonts w:ascii="Calibri" w:hAnsi="Calibri"/>
        </w:rPr>
        <w:lastRenderedPageBreak/>
        <w:t xml:space="preserve">14. </w:t>
      </w:r>
      <w:r w:rsidRPr="00770376">
        <w:rPr>
          <w:rFonts w:ascii="Calibri" w:hAnsi="Calibri"/>
        </w:rPr>
        <w:tab/>
        <w:t xml:space="preserve">Johnson RK, </w:t>
      </w:r>
      <w:proofErr w:type="spellStart"/>
      <w:r w:rsidRPr="00770376">
        <w:rPr>
          <w:rFonts w:ascii="Calibri" w:hAnsi="Calibri"/>
        </w:rPr>
        <w:t>Vanderlinden</w:t>
      </w:r>
      <w:proofErr w:type="spellEnd"/>
      <w:r w:rsidRPr="00770376">
        <w:rPr>
          <w:rFonts w:ascii="Calibri" w:hAnsi="Calibri"/>
        </w:rPr>
        <w:t xml:space="preserve"> LA, Dong F, et al. Longitudinal DNA methylation differences precede type 1 diabetes. </w:t>
      </w:r>
      <w:r w:rsidRPr="00770376">
        <w:rPr>
          <w:rFonts w:ascii="Calibri" w:hAnsi="Calibri"/>
          <w:i/>
          <w:iCs/>
        </w:rPr>
        <w:t>Sci Rep</w:t>
      </w:r>
      <w:r w:rsidRPr="00770376">
        <w:rPr>
          <w:rFonts w:ascii="Calibri" w:hAnsi="Calibri"/>
        </w:rPr>
        <w:t>. 2020;10(1):1-13. doi:10.1038/s41598-020-60758-0</w:t>
      </w:r>
    </w:p>
    <w:p w14:paraId="530B3DFC" w14:textId="77777777" w:rsidR="00770376" w:rsidRPr="00770376" w:rsidRDefault="00770376" w:rsidP="00770376">
      <w:pPr>
        <w:pStyle w:val="Bibliography"/>
        <w:rPr>
          <w:rFonts w:ascii="Calibri" w:hAnsi="Calibri"/>
        </w:rPr>
      </w:pPr>
      <w:r w:rsidRPr="00770376">
        <w:rPr>
          <w:rFonts w:ascii="Calibri" w:hAnsi="Calibri"/>
        </w:rPr>
        <w:t xml:space="preserve">15. </w:t>
      </w:r>
      <w:r w:rsidRPr="00770376">
        <w:rPr>
          <w:rFonts w:ascii="Calibri" w:hAnsi="Calibri"/>
        </w:rPr>
        <w:tab/>
      </w:r>
      <w:proofErr w:type="spellStart"/>
      <w:r w:rsidRPr="00770376">
        <w:rPr>
          <w:rFonts w:ascii="Calibri" w:hAnsi="Calibri"/>
        </w:rPr>
        <w:t>Orešič</w:t>
      </w:r>
      <w:proofErr w:type="spellEnd"/>
      <w:r w:rsidRPr="00770376">
        <w:rPr>
          <w:rFonts w:ascii="Calibri" w:hAnsi="Calibri"/>
        </w:rPr>
        <w:t xml:space="preserve"> M, </w:t>
      </w:r>
      <w:proofErr w:type="spellStart"/>
      <w:r w:rsidRPr="00770376">
        <w:rPr>
          <w:rFonts w:ascii="Calibri" w:hAnsi="Calibri"/>
        </w:rPr>
        <w:t>Simell</w:t>
      </w:r>
      <w:proofErr w:type="spellEnd"/>
      <w:r w:rsidRPr="00770376">
        <w:rPr>
          <w:rFonts w:ascii="Calibri" w:hAnsi="Calibri"/>
        </w:rPr>
        <w:t xml:space="preserve"> S, </w:t>
      </w:r>
      <w:proofErr w:type="spellStart"/>
      <w:r w:rsidRPr="00770376">
        <w:rPr>
          <w:rFonts w:ascii="Calibri" w:hAnsi="Calibri"/>
        </w:rPr>
        <w:t>Sysi-Aho</w:t>
      </w:r>
      <w:proofErr w:type="spellEnd"/>
      <w:r w:rsidRPr="00770376">
        <w:rPr>
          <w:rFonts w:ascii="Calibri" w:hAnsi="Calibri"/>
        </w:rPr>
        <w:t xml:space="preserve"> M, et al. Dysregulation of lipid and amino acid metabolism precedes islet autoimmunity in children who later progress to type 1 diabetes. </w:t>
      </w:r>
      <w:r w:rsidRPr="00770376">
        <w:rPr>
          <w:rFonts w:ascii="Calibri" w:hAnsi="Calibri"/>
          <w:i/>
          <w:iCs/>
        </w:rPr>
        <w:t>J Exp Med</w:t>
      </w:r>
      <w:r w:rsidRPr="00770376">
        <w:rPr>
          <w:rFonts w:ascii="Calibri" w:hAnsi="Calibri"/>
        </w:rPr>
        <w:t>. 2008;205(13):2975-2984. doi:10.1084/jem.20081800</w:t>
      </w:r>
    </w:p>
    <w:p w14:paraId="7155C1D0" w14:textId="77777777" w:rsidR="00770376" w:rsidRPr="00770376" w:rsidRDefault="00770376" w:rsidP="00770376">
      <w:pPr>
        <w:pStyle w:val="Bibliography"/>
        <w:rPr>
          <w:rFonts w:ascii="Calibri" w:hAnsi="Calibri"/>
        </w:rPr>
      </w:pPr>
      <w:r w:rsidRPr="00770376">
        <w:rPr>
          <w:rFonts w:ascii="Calibri" w:hAnsi="Calibri"/>
        </w:rPr>
        <w:t xml:space="preserve">16. </w:t>
      </w:r>
      <w:r w:rsidRPr="00770376">
        <w:rPr>
          <w:rFonts w:ascii="Calibri" w:hAnsi="Calibri"/>
        </w:rPr>
        <w:tab/>
        <w:t>Guasch-</w:t>
      </w:r>
      <w:proofErr w:type="spellStart"/>
      <w:r w:rsidRPr="00770376">
        <w:rPr>
          <w:rFonts w:ascii="Calibri" w:hAnsi="Calibri"/>
        </w:rPr>
        <w:t>Ferré</w:t>
      </w:r>
      <w:proofErr w:type="spellEnd"/>
      <w:r w:rsidRPr="00770376">
        <w:rPr>
          <w:rFonts w:ascii="Calibri" w:hAnsi="Calibri"/>
        </w:rPr>
        <w:t xml:space="preserve"> M, Hruby A, Toledo E, et al. Metabolomics in Prediabetes and Diabetes: A Systematic Review and Meta-analysis. </w:t>
      </w:r>
      <w:r w:rsidRPr="00770376">
        <w:rPr>
          <w:rFonts w:ascii="Calibri" w:hAnsi="Calibri"/>
          <w:i/>
          <w:iCs/>
        </w:rPr>
        <w:t>Diabetes Care</w:t>
      </w:r>
      <w:r w:rsidRPr="00770376">
        <w:rPr>
          <w:rFonts w:ascii="Calibri" w:hAnsi="Calibri"/>
        </w:rPr>
        <w:t>. 2016;39(5):833-846. doi:10.2337/dc15-2251</w:t>
      </w:r>
    </w:p>
    <w:p w14:paraId="01F93D88" w14:textId="77777777" w:rsidR="00770376" w:rsidRPr="00770376" w:rsidRDefault="00770376" w:rsidP="00770376">
      <w:pPr>
        <w:pStyle w:val="Bibliography"/>
        <w:rPr>
          <w:rFonts w:ascii="Calibri" w:hAnsi="Calibri"/>
        </w:rPr>
      </w:pPr>
      <w:r w:rsidRPr="00770376">
        <w:rPr>
          <w:rFonts w:ascii="Calibri" w:hAnsi="Calibri"/>
        </w:rPr>
        <w:t xml:space="preserve">17. </w:t>
      </w:r>
      <w:r w:rsidRPr="00770376">
        <w:rPr>
          <w:rFonts w:ascii="Calibri" w:hAnsi="Calibri"/>
        </w:rPr>
        <w:tab/>
      </w:r>
      <w:proofErr w:type="spellStart"/>
      <w:r w:rsidRPr="00770376">
        <w:rPr>
          <w:rFonts w:ascii="Calibri" w:hAnsi="Calibri"/>
        </w:rPr>
        <w:t>Chiacchiera</w:t>
      </w:r>
      <w:proofErr w:type="spellEnd"/>
      <w:r w:rsidRPr="00770376">
        <w:rPr>
          <w:rFonts w:ascii="Calibri" w:hAnsi="Calibri"/>
        </w:rPr>
        <w:t xml:space="preserve"> F, </w:t>
      </w:r>
      <w:proofErr w:type="spellStart"/>
      <w:r w:rsidRPr="00770376">
        <w:rPr>
          <w:rFonts w:ascii="Calibri" w:hAnsi="Calibri"/>
        </w:rPr>
        <w:t>Piunti</w:t>
      </w:r>
      <w:proofErr w:type="spellEnd"/>
      <w:r w:rsidRPr="00770376">
        <w:rPr>
          <w:rFonts w:ascii="Calibri" w:hAnsi="Calibri"/>
        </w:rPr>
        <w:t xml:space="preserve"> A, </w:t>
      </w:r>
      <w:proofErr w:type="spellStart"/>
      <w:r w:rsidRPr="00770376">
        <w:rPr>
          <w:rFonts w:ascii="Calibri" w:hAnsi="Calibri"/>
        </w:rPr>
        <w:t>Pasini</w:t>
      </w:r>
      <w:proofErr w:type="spellEnd"/>
      <w:r w:rsidRPr="00770376">
        <w:rPr>
          <w:rFonts w:ascii="Calibri" w:hAnsi="Calibri"/>
        </w:rPr>
        <w:t xml:space="preserve"> D. Epigenetic methylations and their connections with metabolism. </w:t>
      </w:r>
      <w:r w:rsidRPr="00770376">
        <w:rPr>
          <w:rFonts w:ascii="Calibri" w:hAnsi="Calibri"/>
          <w:i/>
          <w:iCs/>
        </w:rPr>
        <w:t>Cell Mol Life Sci</w:t>
      </w:r>
      <w:r w:rsidRPr="00770376">
        <w:rPr>
          <w:rFonts w:ascii="Calibri" w:hAnsi="Calibri"/>
        </w:rPr>
        <w:t>. 2013;70(9):1495-1508. doi:10.1007/s00018-013-1293-5</w:t>
      </w:r>
    </w:p>
    <w:p w14:paraId="51BA2C59" w14:textId="77777777" w:rsidR="00770376" w:rsidRPr="00770376" w:rsidRDefault="00770376" w:rsidP="00770376">
      <w:pPr>
        <w:pStyle w:val="Bibliography"/>
        <w:rPr>
          <w:rFonts w:ascii="Calibri" w:hAnsi="Calibri"/>
        </w:rPr>
      </w:pPr>
      <w:r w:rsidRPr="00770376">
        <w:rPr>
          <w:rFonts w:ascii="Calibri" w:hAnsi="Calibri"/>
        </w:rPr>
        <w:t xml:space="preserve">18. </w:t>
      </w:r>
      <w:r w:rsidRPr="00770376">
        <w:rPr>
          <w:rFonts w:ascii="Calibri" w:hAnsi="Calibri"/>
        </w:rPr>
        <w:tab/>
      </w:r>
      <w:proofErr w:type="spellStart"/>
      <w:r w:rsidRPr="00770376">
        <w:rPr>
          <w:rFonts w:ascii="Calibri" w:hAnsi="Calibri"/>
        </w:rPr>
        <w:t>Putluri</w:t>
      </w:r>
      <w:proofErr w:type="spellEnd"/>
      <w:r w:rsidRPr="00770376">
        <w:rPr>
          <w:rFonts w:ascii="Calibri" w:hAnsi="Calibri"/>
        </w:rPr>
        <w:t xml:space="preserve"> N, </w:t>
      </w:r>
      <w:proofErr w:type="spellStart"/>
      <w:r w:rsidRPr="00770376">
        <w:rPr>
          <w:rFonts w:ascii="Calibri" w:hAnsi="Calibri"/>
        </w:rPr>
        <w:t>Shojaie</w:t>
      </w:r>
      <w:proofErr w:type="spellEnd"/>
      <w:r w:rsidRPr="00770376">
        <w:rPr>
          <w:rFonts w:ascii="Calibri" w:hAnsi="Calibri"/>
        </w:rPr>
        <w:t xml:space="preserve"> A, Vasu VT, et al. Metabolomic Profiling Reveals a Role for Androgen in Activating Amino Acid Metabolism and Methylation in Prostate Cancer Cells. </w:t>
      </w:r>
      <w:r w:rsidRPr="00770376">
        <w:rPr>
          <w:rFonts w:ascii="Calibri" w:hAnsi="Calibri"/>
          <w:i/>
          <w:iCs/>
        </w:rPr>
        <w:t>PLOS ONE</w:t>
      </w:r>
      <w:r w:rsidRPr="00770376">
        <w:rPr>
          <w:rFonts w:ascii="Calibri" w:hAnsi="Calibri"/>
        </w:rPr>
        <w:t>. 2011;6(7</w:t>
      </w:r>
      <w:proofErr w:type="gramStart"/>
      <w:r w:rsidRPr="00770376">
        <w:rPr>
          <w:rFonts w:ascii="Calibri" w:hAnsi="Calibri"/>
        </w:rPr>
        <w:t>):e</w:t>
      </w:r>
      <w:proofErr w:type="gramEnd"/>
      <w:r w:rsidRPr="00770376">
        <w:rPr>
          <w:rFonts w:ascii="Calibri" w:hAnsi="Calibri"/>
        </w:rPr>
        <w:t xml:space="preserve">21417. </w:t>
      </w:r>
      <w:proofErr w:type="gramStart"/>
      <w:r w:rsidRPr="00770376">
        <w:rPr>
          <w:rFonts w:ascii="Calibri" w:hAnsi="Calibri"/>
        </w:rPr>
        <w:t>doi:10.1371/journal.pone</w:t>
      </w:r>
      <w:proofErr w:type="gramEnd"/>
      <w:r w:rsidRPr="00770376">
        <w:rPr>
          <w:rFonts w:ascii="Calibri" w:hAnsi="Calibri"/>
        </w:rPr>
        <w:t>.0021417</w:t>
      </w:r>
    </w:p>
    <w:p w14:paraId="6E443709" w14:textId="77777777" w:rsidR="00770376" w:rsidRPr="00770376" w:rsidRDefault="00770376" w:rsidP="00770376">
      <w:pPr>
        <w:pStyle w:val="Bibliography"/>
        <w:rPr>
          <w:rFonts w:ascii="Calibri" w:hAnsi="Calibri"/>
        </w:rPr>
      </w:pPr>
      <w:r w:rsidRPr="00770376">
        <w:rPr>
          <w:rFonts w:ascii="Calibri" w:hAnsi="Calibri"/>
        </w:rPr>
        <w:t xml:space="preserve">19. </w:t>
      </w:r>
      <w:r w:rsidRPr="00770376">
        <w:rPr>
          <w:rFonts w:ascii="Calibri" w:hAnsi="Calibri"/>
        </w:rPr>
        <w:tab/>
        <w:t xml:space="preserve">Weller M, Wick W, </w:t>
      </w:r>
      <w:proofErr w:type="spellStart"/>
      <w:r w:rsidRPr="00770376">
        <w:rPr>
          <w:rFonts w:ascii="Calibri" w:hAnsi="Calibri"/>
        </w:rPr>
        <w:t>Deimling</w:t>
      </w:r>
      <w:proofErr w:type="spellEnd"/>
      <w:r w:rsidRPr="00770376">
        <w:rPr>
          <w:rFonts w:ascii="Calibri" w:hAnsi="Calibri"/>
        </w:rPr>
        <w:t xml:space="preserve"> A von. Isocitrate dehydrogenase mutations: A challenge to traditional views on the genesis and malignant progression of gliomas. </w:t>
      </w:r>
      <w:r w:rsidRPr="00770376">
        <w:rPr>
          <w:rFonts w:ascii="Calibri" w:hAnsi="Calibri"/>
          <w:i/>
          <w:iCs/>
        </w:rPr>
        <w:t>Glia</w:t>
      </w:r>
      <w:r w:rsidRPr="00770376">
        <w:rPr>
          <w:rFonts w:ascii="Calibri" w:hAnsi="Calibri"/>
        </w:rPr>
        <w:t>. 2011;59(8):1200-1204. doi:10.1002/glia.21130</w:t>
      </w:r>
    </w:p>
    <w:p w14:paraId="4A0049E8" w14:textId="77777777" w:rsidR="00770376" w:rsidRPr="00770376" w:rsidRDefault="00770376" w:rsidP="00770376">
      <w:pPr>
        <w:pStyle w:val="Bibliography"/>
        <w:rPr>
          <w:rFonts w:ascii="Calibri" w:hAnsi="Calibri"/>
        </w:rPr>
      </w:pPr>
      <w:r w:rsidRPr="00770376">
        <w:rPr>
          <w:rFonts w:ascii="Calibri" w:hAnsi="Calibri"/>
        </w:rPr>
        <w:t xml:space="preserve">20. </w:t>
      </w:r>
      <w:r w:rsidRPr="00770376">
        <w:rPr>
          <w:rFonts w:ascii="Calibri" w:hAnsi="Calibri"/>
        </w:rPr>
        <w:tab/>
      </w:r>
      <w:proofErr w:type="spellStart"/>
      <w:r w:rsidRPr="00770376">
        <w:rPr>
          <w:rFonts w:ascii="Calibri" w:hAnsi="Calibri"/>
        </w:rPr>
        <w:t>Alakwaa</w:t>
      </w:r>
      <w:proofErr w:type="spellEnd"/>
      <w:r w:rsidRPr="00770376">
        <w:rPr>
          <w:rFonts w:ascii="Calibri" w:hAnsi="Calibri"/>
        </w:rPr>
        <w:t xml:space="preserve"> FM, </w:t>
      </w:r>
      <w:proofErr w:type="spellStart"/>
      <w:r w:rsidRPr="00770376">
        <w:rPr>
          <w:rFonts w:ascii="Calibri" w:hAnsi="Calibri"/>
        </w:rPr>
        <w:t>Savelieff</w:t>
      </w:r>
      <w:proofErr w:type="spellEnd"/>
      <w:r w:rsidRPr="00770376">
        <w:rPr>
          <w:rFonts w:ascii="Calibri" w:hAnsi="Calibri"/>
        </w:rPr>
        <w:t xml:space="preserve"> MG. Bioinformatics Analysis of Metabolomics Data Unveils Association of Metabolic Signatures with Methylation in Breast Cancer. </w:t>
      </w:r>
      <w:r w:rsidRPr="00770376">
        <w:rPr>
          <w:rFonts w:ascii="Calibri" w:hAnsi="Calibri"/>
          <w:i/>
          <w:iCs/>
        </w:rPr>
        <w:t>J Proteome Res</w:t>
      </w:r>
      <w:r w:rsidRPr="00770376">
        <w:rPr>
          <w:rFonts w:ascii="Calibri" w:hAnsi="Calibri"/>
        </w:rPr>
        <w:t xml:space="preserve">. 2020;19(7):2879-2889. </w:t>
      </w:r>
      <w:proofErr w:type="gramStart"/>
      <w:r w:rsidRPr="00770376">
        <w:rPr>
          <w:rFonts w:ascii="Calibri" w:hAnsi="Calibri"/>
        </w:rPr>
        <w:t>doi:10.1021/acs.jproteome</w:t>
      </w:r>
      <w:proofErr w:type="gramEnd"/>
      <w:r w:rsidRPr="00770376">
        <w:rPr>
          <w:rFonts w:ascii="Calibri" w:hAnsi="Calibri"/>
        </w:rPr>
        <w:t>.9b00755</w:t>
      </w:r>
    </w:p>
    <w:p w14:paraId="08202A04" w14:textId="77777777" w:rsidR="00770376" w:rsidRPr="00770376" w:rsidRDefault="00770376" w:rsidP="00770376">
      <w:pPr>
        <w:pStyle w:val="Bibliography"/>
        <w:rPr>
          <w:rFonts w:ascii="Calibri" w:hAnsi="Calibri"/>
        </w:rPr>
      </w:pPr>
      <w:r w:rsidRPr="00770376">
        <w:rPr>
          <w:rFonts w:ascii="Calibri" w:hAnsi="Calibri"/>
        </w:rPr>
        <w:t xml:space="preserve">21. </w:t>
      </w:r>
      <w:r w:rsidRPr="00770376">
        <w:rPr>
          <w:rFonts w:ascii="Calibri" w:hAnsi="Calibri"/>
        </w:rPr>
        <w:tab/>
        <w:t>Wang Q, Ye J, Fang D, et al. Multi-</w:t>
      </w:r>
      <w:proofErr w:type="spellStart"/>
      <w:r w:rsidRPr="00770376">
        <w:rPr>
          <w:rFonts w:ascii="Calibri" w:hAnsi="Calibri"/>
        </w:rPr>
        <w:t>omic</w:t>
      </w:r>
      <w:proofErr w:type="spellEnd"/>
      <w:r w:rsidRPr="00770376">
        <w:rPr>
          <w:rFonts w:ascii="Calibri" w:hAnsi="Calibri"/>
        </w:rPr>
        <w:t xml:space="preserve"> profiling reveals associations between the gut mucosal microbiome, the metabolome, and host DNA methylation associated gene expression in patients with colorectal cancer. </w:t>
      </w:r>
      <w:r w:rsidRPr="00770376">
        <w:rPr>
          <w:rFonts w:ascii="Calibri" w:hAnsi="Calibri"/>
          <w:i/>
          <w:iCs/>
        </w:rPr>
        <w:t>BMC Microbiol</w:t>
      </w:r>
      <w:r w:rsidRPr="00770376">
        <w:rPr>
          <w:rFonts w:ascii="Calibri" w:hAnsi="Calibri"/>
        </w:rPr>
        <w:t>. 2020;20(S1):83. doi:10.1186/s12866-020-01762-2</w:t>
      </w:r>
    </w:p>
    <w:p w14:paraId="54F8A209" w14:textId="77777777" w:rsidR="00770376" w:rsidRPr="00770376" w:rsidRDefault="00770376" w:rsidP="00770376">
      <w:pPr>
        <w:pStyle w:val="Bibliography"/>
        <w:rPr>
          <w:rFonts w:ascii="Calibri" w:hAnsi="Calibri"/>
        </w:rPr>
      </w:pPr>
      <w:r w:rsidRPr="00770376">
        <w:rPr>
          <w:rFonts w:ascii="Calibri" w:hAnsi="Calibri"/>
        </w:rPr>
        <w:t xml:space="preserve">22. </w:t>
      </w:r>
      <w:r w:rsidRPr="00770376">
        <w:rPr>
          <w:rFonts w:ascii="Calibri" w:hAnsi="Calibri"/>
        </w:rPr>
        <w:tab/>
        <w:t xml:space="preserve">Huang Y, Hui Q, Walker DI, et al. Untargeted metabolomics reveals multiple metabolites influencing smoking-related DNA methylation. </w:t>
      </w:r>
      <w:r w:rsidRPr="00770376">
        <w:rPr>
          <w:rFonts w:ascii="Calibri" w:hAnsi="Calibri"/>
          <w:i/>
          <w:iCs/>
        </w:rPr>
        <w:t>Epigenomics</w:t>
      </w:r>
      <w:r w:rsidRPr="00770376">
        <w:rPr>
          <w:rFonts w:ascii="Calibri" w:hAnsi="Calibri"/>
        </w:rPr>
        <w:t>. 2018;10(4):379-393. doi:10.2217/epi-2017-0101</w:t>
      </w:r>
    </w:p>
    <w:p w14:paraId="616D1127" w14:textId="77777777" w:rsidR="00770376" w:rsidRPr="00770376" w:rsidRDefault="00770376" w:rsidP="00770376">
      <w:pPr>
        <w:pStyle w:val="Bibliography"/>
        <w:rPr>
          <w:rFonts w:ascii="Calibri" w:hAnsi="Calibri"/>
        </w:rPr>
      </w:pPr>
      <w:r w:rsidRPr="00770376">
        <w:rPr>
          <w:rFonts w:ascii="Calibri" w:hAnsi="Calibri"/>
        </w:rPr>
        <w:t xml:space="preserve">23. </w:t>
      </w:r>
      <w:r w:rsidRPr="00770376">
        <w:rPr>
          <w:rFonts w:ascii="Calibri" w:hAnsi="Calibri"/>
        </w:rPr>
        <w:tab/>
      </w:r>
      <w:proofErr w:type="spellStart"/>
      <w:r w:rsidRPr="00770376">
        <w:rPr>
          <w:rFonts w:ascii="Calibri" w:hAnsi="Calibri"/>
        </w:rPr>
        <w:t>Zaghlool</w:t>
      </w:r>
      <w:proofErr w:type="spellEnd"/>
      <w:r w:rsidRPr="00770376">
        <w:rPr>
          <w:rFonts w:ascii="Calibri" w:hAnsi="Calibri"/>
        </w:rPr>
        <w:t xml:space="preserve"> SB, </w:t>
      </w:r>
      <w:proofErr w:type="spellStart"/>
      <w:r w:rsidRPr="00770376">
        <w:rPr>
          <w:rFonts w:ascii="Calibri" w:hAnsi="Calibri"/>
        </w:rPr>
        <w:t>Mook</w:t>
      </w:r>
      <w:proofErr w:type="spellEnd"/>
      <w:r w:rsidRPr="00770376">
        <w:rPr>
          <w:rFonts w:ascii="Calibri" w:hAnsi="Calibri"/>
        </w:rPr>
        <w:t xml:space="preserve">-Kanamori DO, Kader S, et al. Deep molecular phenotypes link complex disorders and physiological insult to CpG methylation. </w:t>
      </w:r>
      <w:r w:rsidRPr="00770376">
        <w:rPr>
          <w:rFonts w:ascii="Calibri" w:hAnsi="Calibri"/>
          <w:i/>
          <w:iCs/>
        </w:rPr>
        <w:t>Hum Mol Genet</w:t>
      </w:r>
      <w:r w:rsidRPr="00770376">
        <w:rPr>
          <w:rFonts w:ascii="Calibri" w:hAnsi="Calibri"/>
        </w:rPr>
        <w:t>. 2018;27(6):1106-1121. doi:10.1093/</w:t>
      </w:r>
      <w:proofErr w:type="spellStart"/>
      <w:r w:rsidRPr="00770376">
        <w:rPr>
          <w:rFonts w:ascii="Calibri" w:hAnsi="Calibri"/>
        </w:rPr>
        <w:t>hmg</w:t>
      </w:r>
      <w:proofErr w:type="spellEnd"/>
      <w:r w:rsidRPr="00770376">
        <w:rPr>
          <w:rFonts w:ascii="Calibri" w:hAnsi="Calibri"/>
        </w:rPr>
        <w:t>/ddy006</w:t>
      </w:r>
    </w:p>
    <w:p w14:paraId="3037F5DD" w14:textId="77777777" w:rsidR="00770376" w:rsidRPr="00770376" w:rsidRDefault="00770376" w:rsidP="00770376">
      <w:pPr>
        <w:pStyle w:val="Bibliography"/>
        <w:rPr>
          <w:rFonts w:ascii="Calibri" w:hAnsi="Calibri"/>
        </w:rPr>
      </w:pPr>
      <w:r w:rsidRPr="00770376">
        <w:rPr>
          <w:rFonts w:ascii="Calibri" w:hAnsi="Calibri"/>
        </w:rPr>
        <w:t xml:space="preserve">24. </w:t>
      </w:r>
      <w:r w:rsidRPr="00770376">
        <w:rPr>
          <w:rFonts w:ascii="Calibri" w:hAnsi="Calibri"/>
        </w:rPr>
        <w:tab/>
      </w:r>
      <w:proofErr w:type="spellStart"/>
      <w:r w:rsidRPr="00770376">
        <w:rPr>
          <w:rFonts w:ascii="Calibri" w:hAnsi="Calibri"/>
        </w:rPr>
        <w:t>Shaddox</w:t>
      </w:r>
      <w:proofErr w:type="spellEnd"/>
      <w:r w:rsidRPr="00770376">
        <w:rPr>
          <w:rFonts w:ascii="Calibri" w:hAnsi="Calibri"/>
        </w:rPr>
        <w:t xml:space="preserve"> E, Stingo FC, Peterson CB, et al. A Bayesian Approach for Learning Gene Networks Underlying Disease Severity in COPD. </w:t>
      </w:r>
      <w:r w:rsidRPr="00770376">
        <w:rPr>
          <w:rFonts w:ascii="Calibri" w:hAnsi="Calibri"/>
          <w:i/>
          <w:iCs/>
        </w:rPr>
        <w:t xml:space="preserve">Stat </w:t>
      </w:r>
      <w:proofErr w:type="spellStart"/>
      <w:r w:rsidRPr="00770376">
        <w:rPr>
          <w:rFonts w:ascii="Calibri" w:hAnsi="Calibri"/>
          <w:i/>
          <w:iCs/>
        </w:rPr>
        <w:t>Biosci</w:t>
      </w:r>
      <w:proofErr w:type="spellEnd"/>
      <w:r w:rsidRPr="00770376">
        <w:rPr>
          <w:rFonts w:ascii="Calibri" w:hAnsi="Calibri"/>
        </w:rPr>
        <w:t>. 2018;10(1):59-85. doi:10.1007/s12561-016-9176-6</w:t>
      </w:r>
    </w:p>
    <w:p w14:paraId="6DDFD9F4" w14:textId="77777777" w:rsidR="00770376" w:rsidRPr="00770376" w:rsidRDefault="00770376" w:rsidP="00770376">
      <w:pPr>
        <w:pStyle w:val="Bibliography"/>
        <w:rPr>
          <w:rFonts w:ascii="Calibri" w:hAnsi="Calibri"/>
        </w:rPr>
      </w:pPr>
      <w:r w:rsidRPr="00770376">
        <w:rPr>
          <w:rFonts w:ascii="Calibri" w:hAnsi="Calibri"/>
        </w:rPr>
        <w:t xml:space="preserve">25. </w:t>
      </w:r>
      <w:r w:rsidRPr="00770376">
        <w:rPr>
          <w:rFonts w:ascii="Calibri" w:hAnsi="Calibri"/>
        </w:rPr>
        <w:tab/>
        <w:t xml:space="preserve">Sachs K, Perez O, </w:t>
      </w:r>
      <w:proofErr w:type="spellStart"/>
      <w:r w:rsidRPr="00770376">
        <w:rPr>
          <w:rFonts w:ascii="Calibri" w:hAnsi="Calibri"/>
        </w:rPr>
        <w:t>Pe’er</w:t>
      </w:r>
      <w:proofErr w:type="spellEnd"/>
      <w:r w:rsidRPr="00770376">
        <w:rPr>
          <w:rFonts w:ascii="Calibri" w:hAnsi="Calibri"/>
        </w:rPr>
        <w:t xml:space="preserve"> D, </w:t>
      </w:r>
      <w:proofErr w:type="spellStart"/>
      <w:r w:rsidRPr="00770376">
        <w:rPr>
          <w:rFonts w:ascii="Calibri" w:hAnsi="Calibri"/>
        </w:rPr>
        <w:t>Lauffenburger</w:t>
      </w:r>
      <w:proofErr w:type="spellEnd"/>
      <w:r w:rsidRPr="00770376">
        <w:rPr>
          <w:rFonts w:ascii="Calibri" w:hAnsi="Calibri"/>
        </w:rPr>
        <w:t xml:space="preserve"> DA, Nolan GP. Causal Protein-Signaling Networks Derived from Multiparameter Single-Cell Data. </w:t>
      </w:r>
      <w:r w:rsidRPr="00770376">
        <w:rPr>
          <w:rFonts w:ascii="Calibri" w:hAnsi="Calibri"/>
          <w:i/>
          <w:iCs/>
        </w:rPr>
        <w:t>Science</w:t>
      </w:r>
      <w:r w:rsidRPr="00770376">
        <w:rPr>
          <w:rFonts w:ascii="Calibri" w:hAnsi="Calibri"/>
        </w:rPr>
        <w:t>. 2005;308(5721):523-529. doi:10.1126/science.1105809</w:t>
      </w:r>
    </w:p>
    <w:p w14:paraId="3FB94819" w14:textId="77777777" w:rsidR="00770376" w:rsidRPr="00770376" w:rsidRDefault="00770376" w:rsidP="00770376">
      <w:pPr>
        <w:pStyle w:val="Bibliography"/>
        <w:rPr>
          <w:rFonts w:ascii="Calibri" w:hAnsi="Calibri"/>
        </w:rPr>
      </w:pPr>
      <w:r w:rsidRPr="00770376">
        <w:rPr>
          <w:rFonts w:ascii="Calibri" w:hAnsi="Calibri"/>
        </w:rPr>
        <w:lastRenderedPageBreak/>
        <w:t xml:space="preserve">26. </w:t>
      </w:r>
      <w:r w:rsidRPr="00770376">
        <w:rPr>
          <w:rFonts w:ascii="Calibri" w:hAnsi="Calibri"/>
        </w:rPr>
        <w:tab/>
        <w:t xml:space="preserve">Rudra P, Shi WJ, Russell P, et al. Predictive modeling of miRNA-mediated predisposition to alcohol-related phenotypes in mouse. </w:t>
      </w:r>
      <w:r w:rsidRPr="00770376">
        <w:rPr>
          <w:rFonts w:ascii="Calibri" w:hAnsi="Calibri"/>
          <w:i/>
          <w:iCs/>
        </w:rPr>
        <w:t>BMC Genomics</w:t>
      </w:r>
      <w:r w:rsidRPr="00770376">
        <w:rPr>
          <w:rFonts w:ascii="Calibri" w:hAnsi="Calibri"/>
        </w:rPr>
        <w:t>. 2018;19(1):639. doi:10.1186/s12864-018-5004-3</w:t>
      </w:r>
    </w:p>
    <w:p w14:paraId="420FB4A2" w14:textId="77777777" w:rsidR="00770376" w:rsidRPr="00770376" w:rsidRDefault="00770376" w:rsidP="00770376">
      <w:pPr>
        <w:pStyle w:val="Bibliography"/>
        <w:rPr>
          <w:rFonts w:ascii="Calibri" w:hAnsi="Calibri"/>
        </w:rPr>
      </w:pPr>
      <w:r w:rsidRPr="00770376">
        <w:rPr>
          <w:rFonts w:ascii="Calibri" w:hAnsi="Calibri"/>
        </w:rPr>
        <w:t xml:space="preserve">27. </w:t>
      </w:r>
      <w:r w:rsidRPr="00770376">
        <w:rPr>
          <w:rFonts w:ascii="Calibri" w:hAnsi="Calibri"/>
        </w:rPr>
        <w:tab/>
        <w:t xml:space="preserve">Johnson RK, </w:t>
      </w:r>
      <w:proofErr w:type="spellStart"/>
      <w:r w:rsidRPr="00770376">
        <w:rPr>
          <w:rFonts w:ascii="Calibri" w:hAnsi="Calibri"/>
        </w:rPr>
        <w:t>Vanderlinden</w:t>
      </w:r>
      <w:proofErr w:type="spellEnd"/>
      <w:r w:rsidRPr="00770376">
        <w:rPr>
          <w:rFonts w:ascii="Calibri" w:hAnsi="Calibri"/>
        </w:rPr>
        <w:t xml:space="preserve"> L, </w:t>
      </w:r>
      <w:proofErr w:type="spellStart"/>
      <w:r w:rsidRPr="00770376">
        <w:rPr>
          <w:rFonts w:ascii="Calibri" w:hAnsi="Calibri"/>
        </w:rPr>
        <w:t>DeFelice</w:t>
      </w:r>
      <w:proofErr w:type="spellEnd"/>
      <w:r w:rsidRPr="00770376">
        <w:rPr>
          <w:rFonts w:ascii="Calibri" w:hAnsi="Calibri"/>
        </w:rPr>
        <w:t xml:space="preserve"> BC, et al. Metabolite-related dietary patterns and the development of islet autoimmunity. </w:t>
      </w:r>
      <w:r w:rsidRPr="00770376">
        <w:rPr>
          <w:rFonts w:ascii="Calibri" w:hAnsi="Calibri"/>
          <w:i/>
          <w:iCs/>
        </w:rPr>
        <w:t>Sci Rep</w:t>
      </w:r>
      <w:r w:rsidRPr="00770376">
        <w:rPr>
          <w:rFonts w:ascii="Calibri" w:hAnsi="Calibri"/>
        </w:rPr>
        <w:t>. 2019;9(1):14819. doi:10.1038/s41598-019-51251-4</w:t>
      </w:r>
    </w:p>
    <w:p w14:paraId="6F91849D" w14:textId="77777777" w:rsidR="00770376" w:rsidRPr="00770376" w:rsidRDefault="00770376" w:rsidP="00770376">
      <w:pPr>
        <w:pStyle w:val="Bibliography"/>
        <w:rPr>
          <w:rFonts w:ascii="Calibri" w:hAnsi="Calibri"/>
        </w:rPr>
      </w:pPr>
      <w:r w:rsidRPr="00770376">
        <w:rPr>
          <w:rFonts w:ascii="Calibri" w:hAnsi="Calibri"/>
        </w:rPr>
        <w:t xml:space="preserve">28. </w:t>
      </w:r>
      <w:r w:rsidRPr="00770376">
        <w:rPr>
          <w:rFonts w:ascii="Calibri" w:hAnsi="Calibri"/>
        </w:rPr>
        <w:tab/>
      </w:r>
      <w:proofErr w:type="spellStart"/>
      <w:r w:rsidRPr="00770376">
        <w:rPr>
          <w:rFonts w:ascii="Calibri" w:hAnsi="Calibri"/>
        </w:rPr>
        <w:t>Conneely</w:t>
      </w:r>
      <w:proofErr w:type="spellEnd"/>
      <w:r w:rsidRPr="00770376">
        <w:rPr>
          <w:rFonts w:ascii="Calibri" w:hAnsi="Calibri"/>
        </w:rPr>
        <w:t xml:space="preserve"> KN, </w:t>
      </w:r>
      <w:proofErr w:type="spellStart"/>
      <w:r w:rsidRPr="00770376">
        <w:rPr>
          <w:rFonts w:ascii="Calibri" w:hAnsi="Calibri"/>
        </w:rPr>
        <w:t>Boehnke</w:t>
      </w:r>
      <w:proofErr w:type="spellEnd"/>
      <w:r w:rsidRPr="00770376">
        <w:rPr>
          <w:rFonts w:ascii="Calibri" w:hAnsi="Calibri"/>
        </w:rPr>
        <w:t xml:space="preserve"> M. So Many Correlated Tests, So Little Time! Rapid Adjustment of P Values for Multiple Correlated Tests. </w:t>
      </w:r>
      <w:r w:rsidRPr="00770376">
        <w:rPr>
          <w:rFonts w:ascii="Calibri" w:hAnsi="Calibri"/>
          <w:i/>
          <w:iCs/>
        </w:rPr>
        <w:t>Am J Hum Genet</w:t>
      </w:r>
      <w:r w:rsidRPr="00770376">
        <w:rPr>
          <w:rFonts w:ascii="Calibri" w:hAnsi="Calibri"/>
        </w:rPr>
        <w:t>. 2007;81(6):1158-1168. doi:10.1086/522036</w:t>
      </w:r>
    </w:p>
    <w:p w14:paraId="3C996C1A" w14:textId="77777777" w:rsidR="00770376" w:rsidRPr="00770376" w:rsidRDefault="00770376" w:rsidP="00770376">
      <w:pPr>
        <w:pStyle w:val="Bibliography"/>
        <w:rPr>
          <w:rFonts w:ascii="Calibri" w:hAnsi="Calibri"/>
        </w:rPr>
      </w:pPr>
      <w:r w:rsidRPr="00770376">
        <w:rPr>
          <w:rFonts w:ascii="Calibri" w:hAnsi="Calibri"/>
        </w:rPr>
        <w:t xml:space="preserve">29. </w:t>
      </w:r>
      <w:r w:rsidRPr="00770376">
        <w:rPr>
          <w:rFonts w:ascii="Calibri" w:hAnsi="Calibri"/>
        </w:rPr>
        <w:tab/>
        <w:t xml:space="preserve">Millstein J, Chen GK, Breton CV. </w:t>
      </w:r>
      <w:proofErr w:type="spellStart"/>
      <w:r w:rsidRPr="00770376">
        <w:rPr>
          <w:rFonts w:ascii="Calibri" w:hAnsi="Calibri"/>
        </w:rPr>
        <w:t>cit</w:t>
      </w:r>
      <w:proofErr w:type="spellEnd"/>
      <w:r w:rsidRPr="00770376">
        <w:rPr>
          <w:rFonts w:ascii="Calibri" w:hAnsi="Calibri"/>
        </w:rPr>
        <w:t xml:space="preserve">: hypothesis testing software for mediation analysis in genomic applications. </w:t>
      </w:r>
      <w:r w:rsidRPr="00770376">
        <w:rPr>
          <w:rFonts w:ascii="Calibri" w:hAnsi="Calibri"/>
          <w:i/>
          <w:iCs/>
        </w:rPr>
        <w:t>Bioinformatics</w:t>
      </w:r>
      <w:r w:rsidRPr="00770376">
        <w:rPr>
          <w:rFonts w:ascii="Calibri" w:hAnsi="Calibri"/>
        </w:rPr>
        <w:t>. 2016;32(15):2364-2365. doi:10.1093/bioinformatics/btw135</w:t>
      </w:r>
    </w:p>
    <w:p w14:paraId="64D4FF07" w14:textId="77777777" w:rsidR="00770376" w:rsidRPr="00770376" w:rsidRDefault="00770376" w:rsidP="00770376">
      <w:pPr>
        <w:pStyle w:val="Bibliography"/>
        <w:rPr>
          <w:rFonts w:ascii="Calibri" w:hAnsi="Calibri"/>
        </w:rPr>
      </w:pPr>
      <w:r w:rsidRPr="00770376">
        <w:rPr>
          <w:rFonts w:ascii="Calibri" w:hAnsi="Calibri"/>
        </w:rPr>
        <w:t xml:space="preserve">30. </w:t>
      </w:r>
      <w:r w:rsidRPr="00770376">
        <w:rPr>
          <w:rFonts w:ascii="Calibri" w:hAnsi="Calibri"/>
        </w:rPr>
        <w:tab/>
        <w:t xml:space="preserve">Millstein J, Zhang B, Zhu J, </w:t>
      </w:r>
      <w:proofErr w:type="spellStart"/>
      <w:r w:rsidRPr="00770376">
        <w:rPr>
          <w:rFonts w:ascii="Calibri" w:hAnsi="Calibri"/>
        </w:rPr>
        <w:t>Schadt</w:t>
      </w:r>
      <w:proofErr w:type="spellEnd"/>
      <w:r w:rsidRPr="00770376">
        <w:rPr>
          <w:rFonts w:ascii="Calibri" w:hAnsi="Calibri"/>
        </w:rPr>
        <w:t xml:space="preserve"> EE. Disentangling molecular relationships with a causal inference test. </w:t>
      </w:r>
      <w:r w:rsidRPr="00770376">
        <w:rPr>
          <w:rFonts w:ascii="Calibri" w:hAnsi="Calibri"/>
          <w:i/>
          <w:iCs/>
        </w:rPr>
        <w:t>BMC Genet</w:t>
      </w:r>
      <w:r w:rsidRPr="00770376">
        <w:rPr>
          <w:rFonts w:ascii="Calibri" w:hAnsi="Calibri"/>
        </w:rPr>
        <w:t>. 2009;10(1):23. doi:10.1186/1471-2156-10-23</w:t>
      </w:r>
    </w:p>
    <w:p w14:paraId="5A48AAB9" w14:textId="77777777" w:rsidR="00770376" w:rsidRPr="00770376" w:rsidRDefault="00770376" w:rsidP="00770376">
      <w:pPr>
        <w:pStyle w:val="Bibliography"/>
        <w:rPr>
          <w:rFonts w:ascii="Calibri" w:hAnsi="Calibri"/>
        </w:rPr>
      </w:pPr>
      <w:r w:rsidRPr="00770376">
        <w:rPr>
          <w:rFonts w:ascii="Calibri" w:hAnsi="Calibri"/>
        </w:rPr>
        <w:t xml:space="preserve">31. </w:t>
      </w:r>
      <w:r w:rsidRPr="00770376">
        <w:rPr>
          <w:rFonts w:ascii="Calibri" w:hAnsi="Calibri"/>
        </w:rPr>
        <w:tab/>
        <w:t xml:space="preserve">Nagarajan R, Scutari M, </w:t>
      </w:r>
      <w:proofErr w:type="spellStart"/>
      <w:r w:rsidRPr="00770376">
        <w:rPr>
          <w:rFonts w:ascii="Calibri" w:hAnsi="Calibri"/>
        </w:rPr>
        <w:t>Lèbre</w:t>
      </w:r>
      <w:proofErr w:type="spellEnd"/>
      <w:r w:rsidRPr="00770376">
        <w:rPr>
          <w:rFonts w:ascii="Calibri" w:hAnsi="Calibri"/>
        </w:rPr>
        <w:t xml:space="preserve"> S. </w:t>
      </w:r>
      <w:r w:rsidRPr="00770376">
        <w:rPr>
          <w:rFonts w:ascii="Calibri" w:hAnsi="Calibri"/>
          <w:i/>
          <w:iCs/>
        </w:rPr>
        <w:t>Bayesian Networks in R</w:t>
      </w:r>
      <w:r w:rsidRPr="00770376">
        <w:rPr>
          <w:rFonts w:ascii="Calibri" w:hAnsi="Calibri"/>
        </w:rPr>
        <w:t>.; 2013. doi:10.1007/978-1-4614-6446-4</w:t>
      </w:r>
    </w:p>
    <w:p w14:paraId="30CA6CBA" w14:textId="77777777" w:rsidR="00770376" w:rsidRPr="00770376" w:rsidRDefault="00770376" w:rsidP="00770376">
      <w:pPr>
        <w:pStyle w:val="Bibliography"/>
        <w:rPr>
          <w:rFonts w:ascii="Calibri" w:hAnsi="Calibri"/>
        </w:rPr>
      </w:pPr>
      <w:r w:rsidRPr="00770376">
        <w:rPr>
          <w:rFonts w:ascii="Calibri" w:hAnsi="Calibri"/>
        </w:rPr>
        <w:t xml:space="preserve">32. </w:t>
      </w:r>
      <w:r w:rsidRPr="00770376">
        <w:rPr>
          <w:rFonts w:ascii="Calibri" w:hAnsi="Calibri"/>
        </w:rPr>
        <w:tab/>
        <w:t xml:space="preserve">Scutari M, Denis J-B. </w:t>
      </w:r>
      <w:r w:rsidRPr="00770376">
        <w:rPr>
          <w:rFonts w:ascii="Calibri" w:hAnsi="Calibri"/>
          <w:i/>
          <w:iCs/>
        </w:rPr>
        <w:t>Bayesian Networks: With Examples in R</w:t>
      </w:r>
      <w:r w:rsidRPr="00770376">
        <w:rPr>
          <w:rFonts w:ascii="Calibri" w:hAnsi="Calibri"/>
        </w:rPr>
        <w:t>. 0 ed. Chapman and Hall/CRC; 2014. doi:10.1201/b17065</w:t>
      </w:r>
    </w:p>
    <w:p w14:paraId="60B9D62A" w14:textId="77777777" w:rsidR="00770376" w:rsidRPr="00770376" w:rsidRDefault="00770376" w:rsidP="00770376">
      <w:pPr>
        <w:pStyle w:val="Bibliography"/>
        <w:rPr>
          <w:rFonts w:ascii="Calibri" w:hAnsi="Calibri"/>
        </w:rPr>
      </w:pPr>
      <w:r w:rsidRPr="00770376">
        <w:rPr>
          <w:rFonts w:ascii="Calibri" w:hAnsi="Calibri"/>
        </w:rPr>
        <w:t xml:space="preserve">33. </w:t>
      </w:r>
      <w:r w:rsidRPr="00770376">
        <w:rPr>
          <w:rFonts w:ascii="Calibri" w:hAnsi="Calibri"/>
        </w:rPr>
        <w:tab/>
        <w:t xml:space="preserve">Nagarajan R, Scutari M, </w:t>
      </w:r>
      <w:proofErr w:type="spellStart"/>
      <w:r w:rsidRPr="00770376">
        <w:rPr>
          <w:rFonts w:ascii="Calibri" w:hAnsi="Calibri"/>
        </w:rPr>
        <w:t>Lèbre</w:t>
      </w:r>
      <w:proofErr w:type="spellEnd"/>
      <w:r w:rsidRPr="00770376">
        <w:rPr>
          <w:rFonts w:ascii="Calibri" w:hAnsi="Calibri"/>
        </w:rPr>
        <w:t xml:space="preserve"> S. </w:t>
      </w:r>
      <w:r w:rsidRPr="00770376">
        <w:rPr>
          <w:rFonts w:ascii="Calibri" w:hAnsi="Calibri"/>
          <w:i/>
          <w:iCs/>
        </w:rPr>
        <w:t>Bayesian Networks in R</w:t>
      </w:r>
      <w:r w:rsidRPr="00770376">
        <w:rPr>
          <w:rFonts w:ascii="Calibri" w:hAnsi="Calibri"/>
        </w:rPr>
        <w:t>. Springer New York; 2013. doi:10.1007/978-1-4614-6446-4</w:t>
      </w:r>
    </w:p>
    <w:p w14:paraId="5459E4BF" w14:textId="77777777" w:rsidR="00770376" w:rsidRPr="00770376" w:rsidRDefault="00770376" w:rsidP="00770376">
      <w:pPr>
        <w:pStyle w:val="Bibliography"/>
        <w:rPr>
          <w:rFonts w:ascii="Calibri" w:hAnsi="Calibri"/>
        </w:rPr>
      </w:pPr>
      <w:r w:rsidRPr="00770376">
        <w:rPr>
          <w:rFonts w:ascii="Calibri" w:hAnsi="Calibri"/>
        </w:rPr>
        <w:t xml:space="preserve">34. </w:t>
      </w:r>
      <w:r w:rsidRPr="00770376">
        <w:rPr>
          <w:rFonts w:ascii="Calibri" w:hAnsi="Calibri"/>
        </w:rPr>
        <w:tab/>
      </w:r>
      <w:proofErr w:type="spellStart"/>
      <w:r w:rsidRPr="00770376">
        <w:rPr>
          <w:rFonts w:ascii="Calibri" w:hAnsi="Calibri"/>
        </w:rPr>
        <w:t>Spiegelhalter</w:t>
      </w:r>
      <w:proofErr w:type="spellEnd"/>
      <w:r w:rsidRPr="00770376">
        <w:rPr>
          <w:rFonts w:ascii="Calibri" w:hAnsi="Calibri"/>
        </w:rPr>
        <w:t xml:space="preserve"> DJ, Best NG, Carlin BP, Van Der Linde A. Bayesian measures of model complexity and fit. </w:t>
      </w:r>
      <w:r w:rsidRPr="00770376">
        <w:rPr>
          <w:rFonts w:ascii="Calibri" w:hAnsi="Calibri"/>
          <w:i/>
          <w:iCs/>
        </w:rPr>
        <w:t xml:space="preserve">J R Stat Soc Ser B Stat </w:t>
      </w:r>
      <w:proofErr w:type="spellStart"/>
      <w:r w:rsidRPr="00770376">
        <w:rPr>
          <w:rFonts w:ascii="Calibri" w:hAnsi="Calibri"/>
          <w:i/>
          <w:iCs/>
        </w:rPr>
        <w:t>Methodol</w:t>
      </w:r>
      <w:proofErr w:type="spellEnd"/>
      <w:r w:rsidRPr="00770376">
        <w:rPr>
          <w:rFonts w:ascii="Calibri" w:hAnsi="Calibri"/>
        </w:rPr>
        <w:t>. 2002;64(4):583-616. doi:10.1111/1467-9868.00353</w:t>
      </w:r>
    </w:p>
    <w:p w14:paraId="17A944E9" w14:textId="77777777" w:rsidR="00770376" w:rsidRPr="00770376" w:rsidRDefault="00770376" w:rsidP="00770376">
      <w:pPr>
        <w:pStyle w:val="Bibliography"/>
        <w:rPr>
          <w:rFonts w:ascii="Calibri" w:hAnsi="Calibri"/>
        </w:rPr>
      </w:pPr>
      <w:r w:rsidRPr="00770376">
        <w:rPr>
          <w:rFonts w:ascii="Calibri" w:hAnsi="Calibri"/>
        </w:rPr>
        <w:t xml:space="preserve">35. </w:t>
      </w:r>
      <w:r w:rsidRPr="00770376">
        <w:rPr>
          <w:rFonts w:ascii="Calibri" w:hAnsi="Calibri"/>
        </w:rPr>
        <w:tab/>
        <w:t xml:space="preserve">Plummer M. </w:t>
      </w:r>
      <w:proofErr w:type="spellStart"/>
      <w:r w:rsidRPr="00770376">
        <w:rPr>
          <w:rFonts w:ascii="Calibri" w:hAnsi="Calibri"/>
        </w:rPr>
        <w:t>rjags</w:t>
      </w:r>
      <w:proofErr w:type="spellEnd"/>
      <w:r w:rsidRPr="00770376">
        <w:rPr>
          <w:rFonts w:ascii="Calibri" w:hAnsi="Calibri"/>
        </w:rPr>
        <w:t xml:space="preserve">: Bayesian graphical models using MCMC. </w:t>
      </w:r>
      <w:r w:rsidRPr="00770376">
        <w:rPr>
          <w:rFonts w:ascii="Calibri" w:hAnsi="Calibri"/>
          <w:i/>
          <w:iCs/>
        </w:rPr>
        <w:t>R Package Version</w:t>
      </w:r>
      <w:r w:rsidRPr="00770376">
        <w:rPr>
          <w:rFonts w:ascii="Calibri" w:hAnsi="Calibri"/>
        </w:rPr>
        <w:t>. 2016;4(6).</w:t>
      </w:r>
    </w:p>
    <w:p w14:paraId="53C56A19" w14:textId="77777777" w:rsidR="00770376" w:rsidRPr="00770376" w:rsidRDefault="00770376" w:rsidP="00770376">
      <w:pPr>
        <w:pStyle w:val="Bibliography"/>
        <w:rPr>
          <w:rFonts w:ascii="Calibri" w:hAnsi="Calibri"/>
        </w:rPr>
      </w:pPr>
      <w:r w:rsidRPr="00770376">
        <w:rPr>
          <w:rFonts w:ascii="Calibri" w:hAnsi="Calibri"/>
        </w:rPr>
        <w:t xml:space="preserve">36. </w:t>
      </w:r>
      <w:r w:rsidRPr="00770376">
        <w:rPr>
          <w:rFonts w:ascii="Calibri" w:hAnsi="Calibri"/>
        </w:rPr>
        <w:tab/>
      </w:r>
      <w:proofErr w:type="spellStart"/>
      <w:r w:rsidRPr="00770376">
        <w:rPr>
          <w:rFonts w:ascii="Calibri" w:hAnsi="Calibri"/>
        </w:rPr>
        <w:t>Spiegelhalter</w:t>
      </w:r>
      <w:proofErr w:type="spellEnd"/>
      <w:r w:rsidRPr="00770376">
        <w:rPr>
          <w:rFonts w:ascii="Calibri" w:hAnsi="Calibri"/>
        </w:rPr>
        <w:t xml:space="preserve"> DJ, Best NG, Carlin BP, Linde AVD. Bayesian measures of model complexity and fit. </w:t>
      </w:r>
      <w:r w:rsidRPr="00770376">
        <w:rPr>
          <w:rFonts w:ascii="Calibri" w:hAnsi="Calibri"/>
          <w:i/>
          <w:iCs/>
        </w:rPr>
        <w:t xml:space="preserve">J R Stat Soc Ser B Stat </w:t>
      </w:r>
      <w:proofErr w:type="spellStart"/>
      <w:r w:rsidRPr="00770376">
        <w:rPr>
          <w:rFonts w:ascii="Calibri" w:hAnsi="Calibri"/>
          <w:i/>
          <w:iCs/>
        </w:rPr>
        <w:t>Methodol</w:t>
      </w:r>
      <w:proofErr w:type="spellEnd"/>
      <w:r w:rsidRPr="00770376">
        <w:rPr>
          <w:rFonts w:ascii="Calibri" w:hAnsi="Calibri"/>
        </w:rPr>
        <w:t>. 2002;64(4):583-639. doi:10.1111/1467-9868.00353</w:t>
      </w:r>
    </w:p>
    <w:p w14:paraId="5784178C" w14:textId="77777777" w:rsidR="00770376" w:rsidRPr="00770376" w:rsidRDefault="00770376" w:rsidP="00770376">
      <w:pPr>
        <w:pStyle w:val="Bibliography"/>
        <w:rPr>
          <w:rFonts w:ascii="Calibri" w:hAnsi="Calibri"/>
        </w:rPr>
      </w:pPr>
      <w:r w:rsidRPr="00770376">
        <w:rPr>
          <w:rFonts w:ascii="Calibri" w:hAnsi="Calibri"/>
        </w:rPr>
        <w:t xml:space="preserve">37. </w:t>
      </w:r>
      <w:r w:rsidRPr="00770376">
        <w:rPr>
          <w:rFonts w:ascii="Calibri" w:hAnsi="Calibri"/>
        </w:rPr>
        <w:tab/>
        <w:t xml:space="preserve">Scutari M. Learning Bayesian Networks with the </w:t>
      </w:r>
      <w:proofErr w:type="spellStart"/>
      <w:r w:rsidRPr="00770376">
        <w:rPr>
          <w:rFonts w:ascii="Calibri" w:hAnsi="Calibri"/>
        </w:rPr>
        <w:t>bnlearn</w:t>
      </w:r>
      <w:proofErr w:type="spellEnd"/>
      <w:r w:rsidRPr="00770376">
        <w:rPr>
          <w:rFonts w:ascii="Calibri" w:hAnsi="Calibri"/>
        </w:rPr>
        <w:t xml:space="preserve"> R Package. </w:t>
      </w:r>
      <w:r w:rsidRPr="00770376">
        <w:rPr>
          <w:rFonts w:ascii="Calibri" w:hAnsi="Calibri"/>
          <w:i/>
          <w:iCs/>
        </w:rPr>
        <w:t>ArXiv09083817 Stat</w:t>
      </w:r>
      <w:r w:rsidRPr="00770376">
        <w:rPr>
          <w:rFonts w:ascii="Calibri" w:hAnsi="Calibri"/>
        </w:rPr>
        <w:t>. Published online July 10, 2010. Accessed August 9, 2020. http://arxiv.org/abs/0908.3817</w:t>
      </w:r>
    </w:p>
    <w:p w14:paraId="5F70008D" w14:textId="5FA7CB7C" w:rsidR="00857BED" w:rsidRPr="00255520" w:rsidRDefault="00FA1222" w:rsidP="002D4598">
      <w:pPr>
        <w:widowControl w:val="0"/>
        <w:autoSpaceDE w:val="0"/>
        <w:autoSpaceDN w:val="0"/>
        <w:adjustRightInd w:val="0"/>
        <w:ind w:left="640" w:hanging="640"/>
        <w:rPr>
          <w:rFonts w:ascii="Calibri" w:hAnsi="Calibri" w:cs="Calibri"/>
        </w:rPr>
      </w:pPr>
      <w:r>
        <w:rPr>
          <w:rFonts w:ascii="Calibri" w:hAnsi="Calibri" w:cs="Calibri"/>
        </w:rPr>
        <w:fldChar w:fldCharType="end"/>
      </w:r>
    </w:p>
    <w:sectPr w:rsidR="00857BED" w:rsidRPr="00255520" w:rsidSect="00960F7E">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8" w:author="Kechris, Katerina" w:date="2020-07-28T10:25:00Z" w:initials="KK">
    <w:p w14:paraId="0DF2C225" w14:textId="234C73B2" w:rsidR="00C516B1" w:rsidRDefault="00C516B1">
      <w:pPr>
        <w:pStyle w:val="CommentText"/>
      </w:pPr>
      <w:r>
        <w:rPr>
          <w:rStyle w:val="CommentReference"/>
        </w:rPr>
        <w:annotationRef/>
      </w:r>
      <w:r>
        <w:t xml:space="preserve">I would re-word some of this paragraph. </w:t>
      </w:r>
    </w:p>
    <w:p w14:paraId="716183E0" w14:textId="211EE38A" w:rsidR="00C516B1" w:rsidRDefault="00C516B1">
      <w:pPr>
        <w:pStyle w:val="CommentText"/>
      </w:pPr>
      <w:r>
        <w:t>Epigenetics refers to modifications (e.g., DNA methylation, histone modifications) that affect gene expression.</w:t>
      </w:r>
    </w:p>
    <w:p w14:paraId="331887E6" w14:textId="1F4CDF86" w:rsidR="00C516B1" w:rsidRDefault="00C516B1">
      <w:pPr>
        <w:pStyle w:val="CommentText"/>
      </w:pPr>
      <w:r>
        <w:t>There are other types of regulators that also affect gene expression, transcription factors, miRNA etc. I would not consider those as epigenetic.</w:t>
      </w:r>
    </w:p>
  </w:comment>
  <w:comment w:id="205" w:author="Kechris, Katerina" w:date="2020-07-28T10:27:00Z" w:initials="KK">
    <w:p w14:paraId="1640CD7E" w14:textId="40E92322" w:rsidR="00C516B1" w:rsidRDefault="00C516B1">
      <w:pPr>
        <w:pStyle w:val="CommentText"/>
      </w:pPr>
      <w:r>
        <w:rPr>
          <w:rStyle w:val="CommentReference"/>
        </w:rPr>
        <w:annotationRef/>
      </w:r>
      <w:r>
        <w:t xml:space="preserve">Give definition of islands … ~X base window with ~ </w:t>
      </w:r>
      <w:proofErr w:type="spellStart"/>
      <w:r>
        <w:t>CpGs</w:t>
      </w:r>
      <w:proofErr w:type="spellEnd"/>
      <w:r>
        <w:t xml:space="preserve"> …. </w:t>
      </w:r>
    </w:p>
  </w:comment>
  <w:comment w:id="221" w:author="Kechris, Katerina" w:date="2020-07-28T10:27:00Z" w:initials="KK">
    <w:p w14:paraId="4AF5AB5D" w14:textId="379EC88D" w:rsidR="00C516B1" w:rsidRDefault="00C516B1">
      <w:pPr>
        <w:pStyle w:val="CommentText"/>
      </w:pPr>
      <w:r>
        <w:rPr>
          <w:rStyle w:val="CommentReference"/>
        </w:rPr>
        <w:annotationRef/>
      </w:r>
      <w:r>
        <w:t xml:space="preserve">I think you need a transition between these sentences to motivate why you are doing this … For example, </w:t>
      </w:r>
      <w:proofErr w:type="gramStart"/>
      <w:r>
        <w:t xml:space="preserve"> ..</w:t>
      </w:r>
      <w:proofErr w:type="gramEnd"/>
      <w:r>
        <w:t xml:space="preserve"> ‘although the metabolome and epigenome have been studied separately in T1D, there has not be an exploration of the link between the metabolome-epigenome in relation to T1D …” …. Also, I think you should discuss some of the other work you found in metabolome-epigenome, but in other diseases. </w:t>
      </w:r>
    </w:p>
  </w:comment>
  <w:comment w:id="292" w:author="Kechris, Katerina" w:date="2020-07-28T10:29:00Z" w:initials="KK">
    <w:p w14:paraId="618089F5" w14:textId="73D68B06" w:rsidR="00C516B1" w:rsidRDefault="00C516B1">
      <w:pPr>
        <w:pStyle w:val="CommentText"/>
      </w:pPr>
      <w:r>
        <w:rPr>
          <w:rStyle w:val="CommentReference"/>
        </w:rPr>
        <w:annotationRef/>
      </w:r>
      <w:r>
        <w:t>Right now, this reads more about “how” you will do things, focus more on “what”.</w:t>
      </w:r>
    </w:p>
  </w:comment>
  <w:comment w:id="294" w:author="Kechris, Katerina" w:date="2020-07-28T10:29:00Z" w:initials="KK">
    <w:p w14:paraId="08A05CFE" w14:textId="14160689" w:rsidR="00C516B1" w:rsidRDefault="00C516B1">
      <w:pPr>
        <w:pStyle w:val="CommentText"/>
      </w:pPr>
      <w:r>
        <w:rPr>
          <w:rStyle w:val="CommentReference"/>
        </w:rPr>
        <w:annotationRef/>
      </w:r>
      <w:r>
        <w:t xml:space="preserve">This is the screening step to find </w:t>
      </w:r>
      <w:proofErr w:type="gramStart"/>
      <w:r>
        <w:t>candidates?</w:t>
      </w:r>
      <w:proofErr w:type="gramEnd"/>
    </w:p>
  </w:comment>
  <w:comment w:id="321" w:author="Kechris, Katerina" w:date="2020-07-28T10:30:00Z" w:initials="KK">
    <w:p w14:paraId="2C057DED" w14:textId="423A1616" w:rsidR="00C516B1" w:rsidRDefault="00C516B1">
      <w:pPr>
        <w:pStyle w:val="CommentText"/>
      </w:pPr>
      <w:r>
        <w:rPr>
          <w:rStyle w:val="CommentReference"/>
        </w:rPr>
        <w:annotationRef/>
      </w:r>
      <w:r>
        <w:t>This is finding relationships between candidate metabolite-methylation sites, right?</w:t>
      </w:r>
    </w:p>
  </w:comment>
  <w:comment w:id="344" w:author="Kechris, Katerina" w:date="2020-07-28T10:30:00Z" w:initials="KK">
    <w:p w14:paraId="496E143F" w14:textId="4371A419" w:rsidR="00C516B1" w:rsidRDefault="00C516B1">
      <w:pPr>
        <w:pStyle w:val="CommentText"/>
      </w:pPr>
      <w:r>
        <w:rPr>
          <w:rStyle w:val="CommentReference"/>
        </w:rPr>
        <w:annotationRef/>
      </w:r>
      <w:r>
        <w:t xml:space="preserve">This is exploring biological </w:t>
      </w:r>
      <w:proofErr w:type="gramStart"/>
      <w:r>
        <w:t>interpretation?</w:t>
      </w:r>
      <w:proofErr w:type="gramEnd"/>
    </w:p>
  </w:comment>
  <w:comment w:id="352" w:author="Kechris, Katerina" w:date="2020-07-28T10:30:00Z" w:initials="KK">
    <w:p w14:paraId="79B13A8E" w14:textId="213B01C9" w:rsidR="00C516B1" w:rsidRDefault="00C516B1">
      <w:pPr>
        <w:pStyle w:val="CommentText"/>
      </w:pPr>
      <w:r>
        <w:rPr>
          <w:rStyle w:val="CommentReference"/>
        </w:rPr>
        <w:annotationRef/>
      </w:r>
      <w:r>
        <w:t>You need a section about the cohort and what samples were selected. You can take from our previous papers.</w:t>
      </w:r>
    </w:p>
  </w:comment>
  <w:comment w:id="517" w:author="Kechris, Katerina" w:date="2020-07-28T10:31:00Z" w:initials="KK">
    <w:p w14:paraId="5BA0B10D" w14:textId="72834DF5" w:rsidR="00C516B1" w:rsidRDefault="00C516B1">
      <w:pPr>
        <w:pStyle w:val="CommentText"/>
      </w:pPr>
      <w:r>
        <w:rPr>
          <w:rStyle w:val="CommentReference"/>
        </w:rPr>
        <w:annotationRef/>
      </w:r>
      <w:r>
        <w:t>I think you should include a figure showing the triads and cutoffs next to the edges</w:t>
      </w:r>
    </w:p>
  </w:comment>
  <w:comment w:id="546" w:author="Kechris, Katerina" w:date="2020-07-28T10:31:00Z" w:initials="KK">
    <w:p w14:paraId="325296E2" w14:textId="3DD69AF7" w:rsidR="00C516B1" w:rsidRDefault="00C516B1">
      <w:pPr>
        <w:pStyle w:val="CommentText"/>
      </w:pPr>
      <w:r>
        <w:rPr>
          <w:rStyle w:val="CommentReference"/>
        </w:rPr>
        <w:annotationRef/>
      </w:r>
      <w:r>
        <w:t xml:space="preserve">This section is getting technical, maybe show graph earlier on. Write like you are explaining to Jill. </w:t>
      </w:r>
    </w:p>
  </w:comment>
  <w:comment w:id="592" w:author="Tim Vigers" w:date="2020-07-13T14:28:00Z" w:initials="TV">
    <w:p w14:paraId="6FCFD569" w14:textId="58775FAC" w:rsidR="00C516B1" w:rsidRDefault="00C516B1">
      <w:pPr>
        <w:pStyle w:val="CommentText"/>
      </w:pPr>
      <w:r>
        <w:rPr>
          <w:rStyle w:val="CommentReference"/>
        </w:rPr>
        <w:annotationRef/>
      </w:r>
      <w:r>
        <w:t xml:space="preserve">How much detail do I need here? So </w:t>
      </w:r>
      <w:proofErr w:type="gramStart"/>
      <w:r>
        <w:t>far</w:t>
      </w:r>
      <w:proofErr w:type="gramEnd"/>
      <w:r>
        <w:t xml:space="preserve"> we’ve pretty much only used score-based.</w:t>
      </w:r>
    </w:p>
  </w:comment>
  <w:comment w:id="593" w:author="Kechris, Katerina" w:date="2020-07-28T10:32:00Z" w:initials="KK">
    <w:p w14:paraId="6D03B8F0" w14:textId="6F250CD0" w:rsidR="00C516B1" w:rsidRDefault="00C516B1">
      <w:pPr>
        <w:pStyle w:val="CommentText"/>
      </w:pPr>
      <w:r>
        <w:rPr>
          <w:rStyle w:val="CommentReference"/>
        </w:rPr>
        <w:annotationRef/>
      </w:r>
      <w:r>
        <w:t>You don’t need to explain all 3, but you should explain why you went with the score-based</w:t>
      </w:r>
    </w:p>
  </w:comment>
  <w:comment w:id="614" w:author="Kechris, Katerina" w:date="2020-07-28T10:32:00Z" w:initials="KK">
    <w:p w14:paraId="7B69831E" w14:textId="55A65288" w:rsidR="00C516B1" w:rsidRDefault="00C516B1">
      <w:pPr>
        <w:pStyle w:val="CommentText"/>
      </w:pPr>
      <w:r>
        <w:rPr>
          <w:rStyle w:val="CommentReference"/>
        </w:rPr>
        <w:annotationRef/>
      </w:r>
      <w:r>
        <w:t>Figure?</w:t>
      </w:r>
    </w:p>
  </w:comment>
  <w:comment w:id="617" w:author="Tim Vigers" w:date="2020-07-13T14:53:00Z" w:initials="TV">
    <w:p w14:paraId="4405D9B2" w14:textId="66FB3D42" w:rsidR="00C516B1" w:rsidRDefault="00C516B1">
      <w:pPr>
        <w:pStyle w:val="CommentText"/>
      </w:pPr>
      <w:r>
        <w:rPr>
          <w:rStyle w:val="CommentReference"/>
        </w:rPr>
        <w:annotationRef/>
      </w:r>
      <w:r>
        <w:t>I’m still not really clear on how to do this. What should I put in the proposal?</w:t>
      </w:r>
    </w:p>
  </w:comment>
  <w:comment w:id="618" w:author="Kechris, Katerina" w:date="2020-07-28T10:32:00Z" w:initials="KK">
    <w:p w14:paraId="68B91B32" w14:textId="594783FF" w:rsidR="00C516B1" w:rsidRDefault="00C516B1">
      <w:pPr>
        <w:pStyle w:val="CommentText"/>
      </w:pPr>
      <w:r>
        <w:rPr>
          <w:rStyle w:val="CommentReference"/>
        </w:rPr>
        <w:annotationRef/>
      </w:r>
      <w:r>
        <w:t>We can talk more</w:t>
      </w:r>
    </w:p>
  </w:comment>
  <w:comment w:id="622" w:author="Tim Vigers" w:date="2020-08-09T11:03:00Z" w:initials="TV">
    <w:p w14:paraId="455356C2" w14:textId="7D46485C" w:rsidR="007A52E4" w:rsidRDefault="007A52E4">
      <w:pPr>
        <w:pStyle w:val="CommentText"/>
      </w:pPr>
      <w:r>
        <w:rPr>
          <w:rStyle w:val="CommentReference"/>
        </w:rPr>
        <w:annotationRef/>
      </w:r>
      <w:r>
        <w:t>This plot took forever and I’m still not happy with it. The network diagram R packages I tried all pick the layout automatically, so maybe it would be best to draw each structure by in PowerPoint or something? Let know what you think!</w:t>
      </w:r>
    </w:p>
  </w:comment>
  <w:comment w:id="686" w:author="Tim Vigers" w:date="2020-07-13T15:17:00Z" w:initials="TV">
    <w:p w14:paraId="3DFF7440" w14:textId="2AC2EF59" w:rsidR="00C516B1" w:rsidRDefault="00C516B1">
      <w:pPr>
        <w:pStyle w:val="CommentText"/>
      </w:pPr>
      <w:r>
        <w:rPr>
          <w:rStyle w:val="CommentReference"/>
        </w:rPr>
        <w:annotationRef/>
      </w:r>
      <w:r>
        <w:t xml:space="preserve">Is there anything worth including here? Maybe a summary of the </w:t>
      </w:r>
      <w:proofErr w:type="spellStart"/>
      <w:r>
        <w:t>cit</w:t>
      </w:r>
      <w:proofErr w:type="spellEnd"/>
      <w:r>
        <w:t xml:space="preserve"> results? Or is it not necessary?</w:t>
      </w:r>
    </w:p>
  </w:comment>
  <w:comment w:id="687" w:author="Kechris, Katerina" w:date="2020-07-28T10:32:00Z" w:initials="KK">
    <w:p w14:paraId="279FA7C7" w14:textId="10FD98E2" w:rsidR="00C516B1" w:rsidRDefault="00C516B1">
      <w:pPr>
        <w:pStyle w:val="CommentText"/>
      </w:pPr>
      <w:r>
        <w:rPr>
          <w:rStyle w:val="CommentReference"/>
        </w:rPr>
        <w:annotationRef/>
      </w:r>
      <w:r>
        <w:t xml:space="preserve">Yes, show some of your results.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31887E6" w15:done="0"/>
  <w15:commentEx w15:paraId="1640CD7E" w15:done="0"/>
  <w15:commentEx w15:paraId="4AF5AB5D" w15:done="0"/>
  <w15:commentEx w15:paraId="618089F5" w15:done="0"/>
  <w15:commentEx w15:paraId="08A05CFE" w15:done="0"/>
  <w15:commentEx w15:paraId="2C057DED" w15:done="0"/>
  <w15:commentEx w15:paraId="496E143F" w15:done="0"/>
  <w15:commentEx w15:paraId="79B13A8E" w15:done="0"/>
  <w15:commentEx w15:paraId="5BA0B10D" w15:done="0"/>
  <w15:commentEx w15:paraId="325296E2" w15:done="0"/>
  <w15:commentEx w15:paraId="6FCFD569" w15:done="0"/>
  <w15:commentEx w15:paraId="6D03B8F0" w15:paraIdParent="6FCFD569" w15:done="0"/>
  <w15:commentEx w15:paraId="7B69831E" w15:done="0"/>
  <w15:commentEx w15:paraId="4405D9B2" w15:done="0"/>
  <w15:commentEx w15:paraId="68B91B32" w15:paraIdParent="4405D9B2" w15:done="0"/>
  <w15:commentEx w15:paraId="455356C2" w15:done="0"/>
  <w15:commentEx w15:paraId="3DFF7440" w15:done="0"/>
  <w15:commentEx w15:paraId="279FA7C7" w15:paraIdParent="3DFF74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6EDF4" w16cex:dateUtc="2020-07-13T20:28:00Z"/>
  <w16cex:commentExtensible w16cex:durableId="22B6F404" w16cex:dateUtc="2020-07-13T20:53:00Z"/>
  <w16cex:commentExtensible w16cex:durableId="22DA567A" w16cex:dateUtc="2020-08-09T17:03:00Z"/>
  <w16cex:commentExtensible w16cex:durableId="22B6F975" w16cex:dateUtc="2020-07-13T21: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31887E6" w16cid:durableId="22CA7B9D"/>
  <w16cid:commentId w16cid:paraId="1640CD7E" w16cid:durableId="22CA7C03"/>
  <w16cid:commentId w16cid:paraId="4AF5AB5D" w16cid:durableId="22CA7C26"/>
  <w16cid:commentId w16cid:paraId="618089F5" w16cid:durableId="22CA7C77"/>
  <w16cid:commentId w16cid:paraId="08A05CFE" w16cid:durableId="22CA7C9E"/>
  <w16cid:commentId w16cid:paraId="2C057DED" w16cid:durableId="22CA7CA8"/>
  <w16cid:commentId w16cid:paraId="496E143F" w16cid:durableId="22CA7CBD"/>
  <w16cid:commentId w16cid:paraId="79B13A8E" w16cid:durableId="22CA7CCB"/>
  <w16cid:commentId w16cid:paraId="5BA0B10D" w16cid:durableId="22CA7CEC"/>
  <w16cid:commentId w16cid:paraId="325296E2" w16cid:durableId="22CA7CFB"/>
  <w16cid:commentId w16cid:paraId="6FCFD569" w16cid:durableId="22B6EDF4"/>
  <w16cid:commentId w16cid:paraId="6D03B8F0" w16cid:durableId="22CA7D22"/>
  <w16cid:commentId w16cid:paraId="7B69831E" w16cid:durableId="22CA7D34"/>
  <w16cid:commentId w16cid:paraId="4405D9B2" w16cid:durableId="22B6F404"/>
  <w16cid:commentId w16cid:paraId="68B91B32" w16cid:durableId="22CA7D3F"/>
  <w16cid:commentId w16cid:paraId="455356C2" w16cid:durableId="22DA567A"/>
  <w16cid:commentId w16cid:paraId="3DFF7440" w16cid:durableId="22B6F975"/>
  <w16cid:commentId w16cid:paraId="279FA7C7" w16cid:durableId="22CA7D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F5E479" w14:textId="77777777" w:rsidR="00FD6D53" w:rsidRDefault="00FD6D53" w:rsidP="004B3655">
      <w:r>
        <w:separator/>
      </w:r>
    </w:p>
  </w:endnote>
  <w:endnote w:type="continuationSeparator" w:id="0">
    <w:p w14:paraId="1034103F" w14:textId="77777777" w:rsidR="00FD6D53" w:rsidRDefault="00FD6D53" w:rsidP="004B3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dvOTbf7bbdaa">
    <w:altName w:val="Cambria"/>
    <w:panose1 w:val="020B0604020202020204"/>
    <w:charset w:val="00"/>
    <w:family w:val="roman"/>
    <w:notTrueType/>
    <w:pitch w:val="default"/>
  </w:font>
  <w:font w:name="MinionPro">
    <w:altName w:val="Cambria"/>
    <w:panose1 w:val="020B0604020202020204"/>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EuclidSymbol">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9817874"/>
      <w:docPartObj>
        <w:docPartGallery w:val="Page Numbers (Bottom of Page)"/>
        <w:docPartUnique/>
      </w:docPartObj>
    </w:sdtPr>
    <w:sdtEndPr>
      <w:rPr>
        <w:rStyle w:val="PageNumber"/>
      </w:rPr>
    </w:sdtEndPr>
    <w:sdtContent>
      <w:p w14:paraId="021872B8" w14:textId="31B97421" w:rsidR="00C516B1" w:rsidRDefault="00C516B1" w:rsidP="002B05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D43595" w14:textId="77777777" w:rsidR="00C516B1" w:rsidRDefault="00C516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88648307"/>
      <w:docPartObj>
        <w:docPartGallery w:val="Page Numbers (Bottom of Page)"/>
        <w:docPartUnique/>
      </w:docPartObj>
    </w:sdtPr>
    <w:sdtEndPr>
      <w:rPr>
        <w:rStyle w:val="PageNumber"/>
      </w:rPr>
    </w:sdtEndPr>
    <w:sdtContent>
      <w:p w14:paraId="6021DC2F" w14:textId="61C9E918" w:rsidR="00C516B1" w:rsidRDefault="00C516B1" w:rsidP="002B05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C9146F" w14:textId="77777777" w:rsidR="00C516B1" w:rsidRDefault="00C516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958D51" w14:textId="77777777" w:rsidR="00FD6D53" w:rsidRDefault="00FD6D53" w:rsidP="004B3655">
      <w:r>
        <w:separator/>
      </w:r>
    </w:p>
  </w:footnote>
  <w:footnote w:type="continuationSeparator" w:id="0">
    <w:p w14:paraId="41A7D015" w14:textId="77777777" w:rsidR="00FD6D53" w:rsidRDefault="00FD6D53" w:rsidP="004B3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705E3"/>
    <w:multiLevelType w:val="hybridMultilevel"/>
    <w:tmpl w:val="2C3441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55566E"/>
    <w:multiLevelType w:val="hybridMultilevel"/>
    <w:tmpl w:val="9872D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echris, Katerina">
    <w15:presenceInfo w15:providerId="None" w15:userId="Kechris, Kater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03"/>
  <w:hideSpellingErrors/>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F7E"/>
    <w:rsid w:val="000008D7"/>
    <w:rsid w:val="00003190"/>
    <w:rsid w:val="0000778C"/>
    <w:rsid w:val="00010985"/>
    <w:rsid w:val="00014991"/>
    <w:rsid w:val="00016E43"/>
    <w:rsid w:val="0002026A"/>
    <w:rsid w:val="00021523"/>
    <w:rsid w:val="000216A7"/>
    <w:rsid w:val="00022D77"/>
    <w:rsid w:val="00023CDE"/>
    <w:rsid w:val="0002415D"/>
    <w:rsid w:val="000253BA"/>
    <w:rsid w:val="000259E2"/>
    <w:rsid w:val="000270D0"/>
    <w:rsid w:val="000308F1"/>
    <w:rsid w:val="0003105A"/>
    <w:rsid w:val="00035FED"/>
    <w:rsid w:val="000375F7"/>
    <w:rsid w:val="00041682"/>
    <w:rsid w:val="00043A1C"/>
    <w:rsid w:val="00044B17"/>
    <w:rsid w:val="00046A43"/>
    <w:rsid w:val="00050168"/>
    <w:rsid w:val="000512DA"/>
    <w:rsid w:val="00051EC4"/>
    <w:rsid w:val="0005472A"/>
    <w:rsid w:val="0005680A"/>
    <w:rsid w:val="00060457"/>
    <w:rsid w:val="000608ED"/>
    <w:rsid w:val="00060A90"/>
    <w:rsid w:val="000628E3"/>
    <w:rsid w:val="00062A48"/>
    <w:rsid w:val="00071EE3"/>
    <w:rsid w:val="00072678"/>
    <w:rsid w:val="000726D0"/>
    <w:rsid w:val="00072AA2"/>
    <w:rsid w:val="0007338C"/>
    <w:rsid w:val="00073F31"/>
    <w:rsid w:val="0007422D"/>
    <w:rsid w:val="0007793B"/>
    <w:rsid w:val="00077EC0"/>
    <w:rsid w:val="0009103E"/>
    <w:rsid w:val="00093176"/>
    <w:rsid w:val="000949F3"/>
    <w:rsid w:val="000A0705"/>
    <w:rsid w:val="000A2C5C"/>
    <w:rsid w:val="000A62F3"/>
    <w:rsid w:val="000B17E5"/>
    <w:rsid w:val="000B4253"/>
    <w:rsid w:val="000B7F40"/>
    <w:rsid w:val="000B7F97"/>
    <w:rsid w:val="000C122F"/>
    <w:rsid w:val="000C270C"/>
    <w:rsid w:val="000C2D29"/>
    <w:rsid w:val="000C30C0"/>
    <w:rsid w:val="000C316A"/>
    <w:rsid w:val="000C3695"/>
    <w:rsid w:val="000C41DB"/>
    <w:rsid w:val="000C4CAE"/>
    <w:rsid w:val="000C5503"/>
    <w:rsid w:val="000C5BDB"/>
    <w:rsid w:val="000C5DF3"/>
    <w:rsid w:val="000C71B4"/>
    <w:rsid w:val="000D2575"/>
    <w:rsid w:val="000D2AB3"/>
    <w:rsid w:val="000D370F"/>
    <w:rsid w:val="000D3D0A"/>
    <w:rsid w:val="000D46E3"/>
    <w:rsid w:val="000D738E"/>
    <w:rsid w:val="000D7983"/>
    <w:rsid w:val="000D7C84"/>
    <w:rsid w:val="000D7D21"/>
    <w:rsid w:val="000E3CC9"/>
    <w:rsid w:val="000E5521"/>
    <w:rsid w:val="000F1394"/>
    <w:rsid w:val="000F1C4A"/>
    <w:rsid w:val="000F1FC3"/>
    <w:rsid w:val="000F251F"/>
    <w:rsid w:val="000F31BB"/>
    <w:rsid w:val="000F3335"/>
    <w:rsid w:val="000F42A1"/>
    <w:rsid w:val="000F60D1"/>
    <w:rsid w:val="000F65EF"/>
    <w:rsid w:val="000F6B9A"/>
    <w:rsid w:val="000F7D2D"/>
    <w:rsid w:val="001031A2"/>
    <w:rsid w:val="001035F7"/>
    <w:rsid w:val="00104209"/>
    <w:rsid w:val="00104C72"/>
    <w:rsid w:val="00105512"/>
    <w:rsid w:val="00106404"/>
    <w:rsid w:val="00106BA5"/>
    <w:rsid w:val="0011034D"/>
    <w:rsid w:val="00110C9A"/>
    <w:rsid w:val="00111895"/>
    <w:rsid w:val="001126B1"/>
    <w:rsid w:val="00113615"/>
    <w:rsid w:val="00113BF3"/>
    <w:rsid w:val="00113E63"/>
    <w:rsid w:val="00114438"/>
    <w:rsid w:val="001160DC"/>
    <w:rsid w:val="00120576"/>
    <w:rsid w:val="00122DC0"/>
    <w:rsid w:val="001241C4"/>
    <w:rsid w:val="00124325"/>
    <w:rsid w:val="00125158"/>
    <w:rsid w:val="00127100"/>
    <w:rsid w:val="001276A6"/>
    <w:rsid w:val="001277E7"/>
    <w:rsid w:val="0013004D"/>
    <w:rsid w:val="00132235"/>
    <w:rsid w:val="001324BB"/>
    <w:rsid w:val="00133DF4"/>
    <w:rsid w:val="00134D98"/>
    <w:rsid w:val="00134FAF"/>
    <w:rsid w:val="00135F09"/>
    <w:rsid w:val="00136338"/>
    <w:rsid w:val="00136AA4"/>
    <w:rsid w:val="00141645"/>
    <w:rsid w:val="00143427"/>
    <w:rsid w:val="00145065"/>
    <w:rsid w:val="001503C8"/>
    <w:rsid w:val="001522EE"/>
    <w:rsid w:val="00153B71"/>
    <w:rsid w:val="00154D0F"/>
    <w:rsid w:val="00160571"/>
    <w:rsid w:val="00160BCE"/>
    <w:rsid w:val="00161CEF"/>
    <w:rsid w:val="00161CF5"/>
    <w:rsid w:val="001625CD"/>
    <w:rsid w:val="00164AE5"/>
    <w:rsid w:val="001650F4"/>
    <w:rsid w:val="00165A4E"/>
    <w:rsid w:val="00167753"/>
    <w:rsid w:val="00171CA7"/>
    <w:rsid w:val="001749DD"/>
    <w:rsid w:val="0017541F"/>
    <w:rsid w:val="00175F12"/>
    <w:rsid w:val="001835A5"/>
    <w:rsid w:val="001847EE"/>
    <w:rsid w:val="00185FAF"/>
    <w:rsid w:val="00192412"/>
    <w:rsid w:val="00193736"/>
    <w:rsid w:val="00194FBB"/>
    <w:rsid w:val="0019618A"/>
    <w:rsid w:val="00196AA8"/>
    <w:rsid w:val="001973D2"/>
    <w:rsid w:val="001A2103"/>
    <w:rsid w:val="001A38BF"/>
    <w:rsid w:val="001A4383"/>
    <w:rsid w:val="001A551E"/>
    <w:rsid w:val="001A5BAB"/>
    <w:rsid w:val="001B0E9C"/>
    <w:rsid w:val="001B1361"/>
    <w:rsid w:val="001B419D"/>
    <w:rsid w:val="001C1CA0"/>
    <w:rsid w:val="001C5D93"/>
    <w:rsid w:val="001C789D"/>
    <w:rsid w:val="001C7E8C"/>
    <w:rsid w:val="001D13EE"/>
    <w:rsid w:val="001D3363"/>
    <w:rsid w:val="001D4B3D"/>
    <w:rsid w:val="001D4D7A"/>
    <w:rsid w:val="001D75FE"/>
    <w:rsid w:val="001E1B94"/>
    <w:rsid w:val="001E1FD4"/>
    <w:rsid w:val="001E295F"/>
    <w:rsid w:val="001E447E"/>
    <w:rsid w:val="001E7281"/>
    <w:rsid w:val="001F250F"/>
    <w:rsid w:val="001F2A21"/>
    <w:rsid w:val="001F3323"/>
    <w:rsid w:val="001F52C6"/>
    <w:rsid w:val="001F6844"/>
    <w:rsid w:val="0020127D"/>
    <w:rsid w:val="002015B7"/>
    <w:rsid w:val="00202078"/>
    <w:rsid w:val="00202E21"/>
    <w:rsid w:val="00203934"/>
    <w:rsid w:val="002041C6"/>
    <w:rsid w:val="0021373F"/>
    <w:rsid w:val="002146B8"/>
    <w:rsid w:val="002147ED"/>
    <w:rsid w:val="00214DED"/>
    <w:rsid w:val="00215E6A"/>
    <w:rsid w:val="00215ED9"/>
    <w:rsid w:val="00216CDE"/>
    <w:rsid w:val="00216D49"/>
    <w:rsid w:val="00217AE6"/>
    <w:rsid w:val="00217B56"/>
    <w:rsid w:val="00223AEB"/>
    <w:rsid w:val="0023144D"/>
    <w:rsid w:val="00236C04"/>
    <w:rsid w:val="00237C49"/>
    <w:rsid w:val="00241A90"/>
    <w:rsid w:val="00242702"/>
    <w:rsid w:val="0024358C"/>
    <w:rsid w:val="002443FC"/>
    <w:rsid w:val="002451BC"/>
    <w:rsid w:val="00246331"/>
    <w:rsid w:val="00247CD5"/>
    <w:rsid w:val="00250863"/>
    <w:rsid w:val="00251A8E"/>
    <w:rsid w:val="00251BAB"/>
    <w:rsid w:val="002554D4"/>
    <w:rsid w:val="00255520"/>
    <w:rsid w:val="00255A8E"/>
    <w:rsid w:val="0026115C"/>
    <w:rsid w:val="002617D1"/>
    <w:rsid w:val="00265062"/>
    <w:rsid w:val="00267029"/>
    <w:rsid w:val="00272D2D"/>
    <w:rsid w:val="0027317F"/>
    <w:rsid w:val="0027399A"/>
    <w:rsid w:val="00274941"/>
    <w:rsid w:val="00276EA7"/>
    <w:rsid w:val="00281B12"/>
    <w:rsid w:val="0028233B"/>
    <w:rsid w:val="00283570"/>
    <w:rsid w:val="00285DBA"/>
    <w:rsid w:val="00291C50"/>
    <w:rsid w:val="002934CC"/>
    <w:rsid w:val="002948B1"/>
    <w:rsid w:val="00295DF7"/>
    <w:rsid w:val="00296FB0"/>
    <w:rsid w:val="002A0128"/>
    <w:rsid w:val="002A147F"/>
    <w:rsid w:val="002A3476"/>
    <w:rsid w:val="002A3D3E"/>
    <w:rsid w:val="002A54EE"/>
    <w:rsid w:val="002B05DF"/>
    <w:rsid w:val="002B3067"/>
    <w:rsid w:val="002B387D"/>
    <w:rsid w:val="002B43A8"/>
    <w:rsid w:val="002B4DAC"/>
    <w:rsid w:val="002C1D4E"/>
    <w:rsid w:val="002C66A2"/>
    <w:rsid w:val="002D020C"/>
    <w:rsid w:val="002D0F17"/>
    <w:rsid w:val="002D1E32"/>
    <w:rsid w:val="002D1FBF"/>
    <w:rsid w:val="002D4598"/>
    <w:rsid w:val="002E1B3F"/>
    <w:rsid w:val="002E3907"/>
    <w:rsid w:val="002E72C8"/>
    <w:rsid w:val="002F0ECC"/>
    <w:rsid w:val="002F2AA0"/>
    <w:rsid w:val="002F4269"/>
    <w:rsid w:val="002F604C"/>
    <w:rsid w:val="003000D9"/>
    <w:rsid w:val="003006DD"/>
    <w:rsid w:val="003007A4"/>
    <w:rsid w:val="003012BD"/>
    <w:rsid w:val="00301FD8"/>
    <w:rsid w:val="00302928"/>
    <w:rsid w:val="0030297B"/>
    <w:rsid w:val="00303962"/>
    <w:rsid w:val="00303D0A"/>
    <w:rsid w:val="0031002F"/>
    <w:rsid w:val="00310E3F"/>
    <w:rsid w:val="00311381"/>
    <w:rsid w:val="003122A8"/>
    <w:rsid w:val="00312EEF"/>
    <w:rsid w:val="003154E8"/>
    <w:rsid w:val="00317CE0"/>
    <w:rsid w:val="003215CD"/>
    <w:rsid w:val="0032291B"/>
    <w:rsid w:val="00326529"/>
    <w:rsid w:val="00330901"/>
    <w:rsid w:val="00330CF8"/>
    <w:rsid w:val="00331032"/>
    <w:rsid w:val="0033261A"/>
    <w:rsid w:val="00332F89"/>
    <w:rsid w:val="00333795"/>
    <w:rsid w:val="00335C24"/>
    <w:rsid w:val="00335F99"/>
    <w:rsid w:val="003377B7"/>
    <w:rsid w:val="00340990"/>
    <w:rsid w:val="003431AA"/>
    <w:rsid w:val="003450EB"/>
    <w:rsid w:val="00345B52"/>
    <w:rsid w:val="003519D1"/>
    <w:rsid w:val="00352619"/>
    <w:rsid w:val="0035460F"/>
    <w:rsid w:val="0035650C"/>
    <w:rsid w:val="0036112A"/>
    <w:rsid w:val="00361F97"/>
    <w:rsid w:val="00363E26"/>
    <w:rsid w:val="00364495"/>
    <w:rsid w:val="00364A35"/>
    <w:rsid w:val="00366C6B"/>
    <w:rsid w:val="00367A2D"/>
    <w:rsid w:val="00371C0B"/>
    <w:rsid w:val="00372EB7"/>
    <w:rsid w:val="003735C2"/>
    <w:rsid w:val="00373D43"/>
    <w:rsid w:val="00375BDD"/>
    <w:rsid w:val="003766E9"/>
    <w:rsid w:val="003778A3"/>
    <w:rsid w:val="00377B89"/>
    <w:rsid w:val="00377BF2"/>
    <w:rsid w:val="00380089"/>
    <w:rsid w:val="00380860"/>
    <w:rsid w:val="0038178C"/>
    <w:rsid w:val="003822A5"/>
    <w:rsid w:val="00383534"/>
    <w:rsid w:val="0038557A"/>
    <w:rsid w:val="0039071D"/>
    <w:rsid w:val="00390F46"/>
    <w:rsid w:val="00391E1A"/>
    <w:rsid w:val="00392F49"/>
    <w:rsid w:val="00394CE0"/>
    <w:rsid w:val="003A04AB"/>
    <w:rsid w:val="003A60C9"/>
    <w:rsid w:val="003A6A69"/>
    <w:rsid w:val="003B0AD6"/>
    <w:rsid w:val="003B16D7"/>
    <w:rsid w:val="003B485C"/>
    <w:rsid w:val="003B72E0"/>
    <w:rsid w:val="003C4EB0"/>
    <w:rsid w:val="003D3140"/>
    <w:rsid w:val="003D4A9B"/>
    <w:rsid w:val="003D4BAC"/>
    <w:rsid w:val="003D5940"/>
    <w:rsid w:val="003D7DA4"/>
    <w:rsid w:val="003E0A0C"/>
    <w:rsid w:val="003E14E5"/>
    <w:rsid w:val="003E34D6"/>
    <w:rsid w:val="003E47DB"/>
    <w:rsid w:val="003E6FDE"/>
    <w:rsid w:val="003E7FDB"/>
    <w:rsid w:val="003F7399"/>
    <w:rsid w:val="003F746E"/>
    <w:rsid w:val="00401063"/>
    <w:rsid w:val="00401176"/>
    <w:rsid w:val="00402008"/>
    <w:rsid w:val="004030C4"/>
    <w:rsid w:val="004052EA"/>
    <w:rsid w:val="00405DE0"/>
    <w:rsid w:val="00412AB0"/>
    <w:rsid w:val="00412F7E"/>
    <w:rsid w:val="00413683"/>
    <w:rsid w:val="00414752"/>
    <w:rsid w:val="00415DCD"/>
    <w:rsid w:val="004160CB"/>
    <w:rsid w:val="004160FF"/>
    <w:rsid w:val="0041636C"/>
    <w:rsid w:val="00423352"/>
    <w:rsid w:val="004235EC"/>
    <w:rsid w:val="00423C34"/>
    <w:rsid w:val="00427555"/>
    <w:rsid w:val="0043056C"/>
    <w:rsid w:val="004312D0"/>
    <w:rsid w:val="00432C3A"/>
    <w:rsid w:val="00434078"/>
    <w:rsid w:val="00435AA8"/>
    <w:rsid w:val="004371C9"/>
    <w:rsid w:val="00440176"/>
    <w:rsid w:val="004418EB"/>
    <w:rsid w:val="00442F41"/>
    <w:rsid w:val="0044412D"/>
    <w:rsid w:val="00451486"/>
    <w:rsid w:val="00451A3E"/>
    <w:rsid w:val="00452B0A"/>
    <w:rsid w:val="00452E40"/>
    <w:rsid w:val="00454142"/>
    <w:rsid w:val="004565B4"/>
    <w:rsid w:val="00461899"/>
    <w:rsid w:val="00463C35"/>
    <w:rsid w:val="00466500"/>
    <w:rsid w:val="00470CB0"/>
    <w:rsid w:val="00473D76"/>
    <w:rsid w:val="0047449E"/>
    <w:rsid w:val="00475140"/>
    <w:rsid w:val="004754A3"/>
    <w:rsid w:val="00484CCE"/>
    <w:rsid w:val="00487D29"/>
    <w:rsid w:val="00490DA6"/>
    <w:rsid w:val="00492185"/>
    <w:rsid w:val="00493918"/>
    <w:rsid w:val="004A06AE"/>
    <w:rsid w:val="004A091A"/>
    <w:rsid w:val="004A4D1C"/>
    <w:rsid w:val="004A66C0"/>
    <w:rsid w:val="004B0C8A"/>
    <w:rsid w:val="004B2059"/>
    <w:rsid w:val="004B2639"/>
    <w:rsid w:val="004B3655"/>
    <w:rsid w:val="004B5A40"/>
    <w:rsid w:val="004B618B"/>
    <w:rsid w:val="004C2EDC"/>
    <w:rsid w:val="004C3B0E"/>
    <w:rsid w:val="004C5FC0"/>
    <w:rsid w:val="004C70CB"/>
    <w:rsid w:val="004D0EB2"/>
    <w:rsid w:val="004D35C0"/>
    <w:rsid w:val="004D6DEE"/>
    <w:rsid w:val="004D6EA2"/>
    <w:rsid w:val="004D7F67"/>
    <w:rsid w:val="004E0768"/>
    <w:rsid w:val="004E16A0"/>
    <w:rsid w:val="004E3513"/>
    <w:rsid w:val="004E5976"/>
    <w:rsid w:val="004E63BA"/>
    <w:rsid w:val="004E711E"/>
    <w:rsid w:val="004E77BC"/>
    <w:rsid w:val="004E790D"/>
    <w:rsid w:val="004E7BFC"/>
    <w:rsid w:val="004F2963"/>
    <w:rsid w:val="004F41E6"/>
    <w:rsid w:val="004F5F5B"/>
    <w:rsid w:val="004F7371"/>
    <w:rsid w:val="005010B4"/>
    <w:rsid w:val="00502A42"/>
    <w:rsid w:val="005036A2"/>
    <w:rsid w:val="005039AF"/>
    <w:rsid w:val="00511CDF"/>
    <w:rsid w:val="00513242"/>
    <w:rsid w:val="005139FF"/>
    <w:rsid w:val="00515FA1"/>
    <w:rsid w:val="005219B7"/>
    <w:rsid w:val="00522554"/>
    <w:rsid w:val="00522E9E"/>
    <w:rsid w:val="00523603"/>
    <w:rsid w:val="00523659"/>
    <w:rsid w:val="00524CC7"/>
    <w:rsid w:val="00525603"/>
    <w:rsid w:val="00525EFD"/>
    <w:rsid w:val="0053280B"/>
    <w:rsid w:val="0053356E"/>
    <w:rsid w:val="005335AB"/>
    <w:rsid w:val="00533B0F"/>
    <w:rsid w:val="00534A9E"/>
    <w:rsid w:val="005426C7"/>
    <w:rsid w:val="0054352D"/>
    <w:rsid w:val="00544D1F"/>
    <w:rsid w:val="0054740E"/>
    <w:rsid w:val="00553A29"/>
    <w:rsid w:val="00554CD0"/>
    <w:rsid w:val="00555A44"/>
    <w:rsid w:val="00560E33"/>
    <w:rsid w:val="005611B1"/>
    <w:rsid w:val="0056163A"/>
    <w:rsid w:val="00562C70"/>
    <w:rsid w:val="005644C5"/>
    <w:rsid w:val="005652F6"/>
    <w:rsid w:val="00565E79"/>
    <w:rsid w:val="00567FBF"/>
    <w:rsid w:val="005708EF"/>
    <w:rsid w:val="00570E15"/>
    <w:rsid w:val="00572079"/>
    <w:rsid w:val="005723DD"/>
    <w:rsid w:val="005737C2"/>
    <w:rsid w:val="00573A2D"/>
    <w:rsid w:val="005750D3"/>
    <w:rsid w:val="00580D7A"/>
    <w:rsid w:val="0058113E"/>
    <w:rsid w:val="005829AB"/>
    <w:rsid w:val="00583451"/>
    <w:rsid w:val="005850D3"/>
    <w:rsid w:val="005857DF"/>
    <w:rsid w:val="005861B2"/>
    <w:rsid w:val="00586C8F"/>
    <w:rsid w:val="00586E71"/>
    <w:rsid w:val="00587978"/>
    <w:rsid w:val="00587FE7"/>
    <w:rsid w:val="005909E5"/>
    <w:rsid w:val="00590F99"/>
    <w:rsid w:val="00594B6D"/>
    <w:rsid w:val="00595489"/>
    <w:rsid w:val="00595C2B"/>
    <w:rsid w:val="00595EC8"/>
    <w:rsid w:val="00596C23"/>
    <w:rsid w:val="005A14AF"/>
    <w:rsid w:val="005A1801"/>
    <w:rsid w:val="005A2282"/>
    <w:rsid w:val="005A2A21"/>
    <w:rsid w:val="005A2A89"/>
    <w:rsid w:val="005A41D5"/>
    <w:rsid w:val="005B135B"/>
    <w:rsid w:val="005B2118"/>
    <w:rsid w:val="005B25B2"/>
    <w:rsid w:val="005B5C8C"/>
    <w:rsid w:val="005B6F96"/>
    <w:rsid w:val="005C2A65"/>
    <w:rsid w:val="005C4D67"/>
    <w:rsid w:val="005C5CB7"/>
    <w:rsid w:val="005C5EE1"/>
    <w:rsid w:val="005D0714"/>
    <w:rsid w:val="005D0E7C"/>
    <w:rsid w:val="005D4877"/>
    <w:rsid w:val="005D4AF6"/>
    <w:rsid w:val="005E2A6B"/>
    <w:rsid w:val="005E4AA0"/>
    <w:rsid w:val="005E4C7B"/>
    <w:rsid w:val="005E69CF"/>
    <w:rsid w:val="005F2CB8"/>
    <w:rsid w:val="005F584F"/>
    <w:rsid w:val="005F6256"/>
    <w:rsid w:val="006001FB"/>
    <w:rsid w:val="00600E53"/>
    <w:rsid w:val="006013F7"/>
    <w:rsid w:val="00601D63"/>
    <w:rsid w:val="006111D1"/>
    <w:rsid w:val="0061301C"/>
    <w:rsid w:val="006131B1"/>
    <w:rsid w:val="006139E6"/>
    <w:rsid w:val="00616DEC"/>
    <w:rsid w:val="00617CF7"/>
    <w:rsid w:val="00617E6C"/>
    <w:rsid w:val="0062111E"/>
    <w:rsid w:val="00622BA3"/>
    <w:rsid w:val="00624EB5"/>
    <w:rsid w:val="00625410"/>
    <w:rsid w:val="00625642"/>
    <w:rsid w:val="0063287E"/>
    <w:rsid w:val="00633417"/>
    <w:rsid w:val="00634E1B"/>
    <w:rsid w:val="0063689D"/>
    <w:rsid w:val="00636B47"/>
    <w:rsid w:val="0063750C"/>
    <w:rsid w:val="006418B4"/>
    <w:rsid w:val="00644248"/>
    <w:rsid w:val="006465D4"/>
    <w:rsid w:val="006502E0"/>
    <w:rsid w:val="00650FCE"/>
    <w:rsid w:val="00651526"/>
    <w:rsid w:val="006536B2"/>
    <w:rsid w:val="0065523A"/>
    <w:rsid w:val="00657D93"/>
    <w:rsid w:val="00663836"/>
    <w:rsid w:val="006642C2"/>
    <w:rsid w:val="006667CA"/>
    <w:rsid w:val="00671468"/>
    <w:rsid w:val="0067296D"/>
    <w:rsid w:val="00676E0B"/>
    <w:rsid w:val="0067783F"/>
    <w:rsid w:val="00677934"/>
    <w:rsid w:val="00681256"/>
    <w:rsid w:val="00683A83"/>
    <w:rsid w:val="00685CD8"/>
    <w:rsid w:val="00690F63"/>
    <w:rsid w:val="006911BE"/>
    <w:rsid w:val="0069275D"/>
    <w:rsid w:val="00692A15"/>
    <w:rsid w:val="00692B62"/>
    <w:rsid w:val="0069315A"/>
    <w:rsid w:val="0069349E"/>
    <w:rsid w:val="00693DF5"/>
    <w:rsid w:val="00695A44"/>
    <w:rsid w:val="00696807"/>
    <w:rsid w:val="00697A24"/>
    <w:rsid w:val="006A02A8"/>
    <w:rsid w:val="006A0827"/>
    <w:rsid w:val="006A3D70"/>
    <w:rsid w:val="006A6429"/>
    <w:rsid w:val="006A6D41"/>
    <w:rsid w:val="006B2175"/>
    <w:rsid w:val="006B406C"/>
    <w:rsid w:val="006B7834"/>
    <w:rsid w:val="006C1BEA"/>
    <w:rsid w:val="006C20A8"/>
    <w:rsid w:val="006C2171"/>
    <w:rsid w:val="006C2D8A"/>
    <w:rsid w:val="006C5AF4"/>
    <w:rsid w:val="006C5B64"/>
    <w:rsid w:val="006C6BD6"/>
    <w:rsid w:val="006C7F8D"/>
    <w:rsid w:val="006D0FD8"/>
    <w:rsid w:val="006E0E47"/>
    <w:rsid w:val="006E265A"/>
    <w:rsid w:val="006E26EF"/>
    <w:rsid w:val="006E327C"/>
    <w:rsid w:val="006E3F89"/>
    <w:rsid w:val="006E5C73"/>
    <w:rsid w:val="006E6E07"/>
    <w:rsid w:val="006F1B06"/>
    <w:rsid w:val="006F4431"/>
    <w:rsid w:val="00701EBE"/>
    <w:rsid w:val="00703AE4"/>
    <w:rsid w:val="00714376"/>
    <w:rsid w:val="00715C60"/>
    <w:rsid w:val="00715CFA"/>
    <w:rsid w:val="007244D1"/>
    <w:rsid w:val="00724F65"/>
    <w:rsid w:val="00726821"/>
    <w:rsid w:val="00726BD1"/>
    <w:rsid w:val="00732330"/>
    <w:rsid w:val="007324DF"/>
    <w:rsid w:val="0073327D"/>
    <w:rsid w:val="00733F78"/>
    <w:rsid w:val="00742377"/>
    <w:rsid w:val="00742B39"/>
    <w:rsid w:val="00743255"/>
    <w:rsid w:val="007447FF"/>
    <w:rsid w:val="00744C26"/>
    <w:rsid w:val="00747794"/>
    <w:rsid w:val="007537CF"/>
    <w:rsid w:val="007577B2"/>
    <w:rsid w:val="00757F32"/>
    <w:rsid w:val="0076118A"/>
    <w:rsid w:val="00762880"/>
    <w:rsid w:val="007633F4"/>
    <w:rsid w:val="00765ABC"/>
    <w:rsid w:val="00770376"/>
    <w:rsid w:val="00770DFA"/>
    <w:rsid w:val="007712BB"/>
    <w:rsid w:val="00771F3F"/>
    <w:rsid w:val="00776BBF"/>
    <w:rsid w:val="0078113A"/>
    <w:rsid w:val="00783D49"/>
    <w:rsid w:val="00784A95"/>
    <w:rsid w:val="007853A8"/>
    <w:rsid w:val="0078547A"/>
    <w:rsid w:val="00786474"/>
    <w:rsid w:val="007878DB"/>
    <w:rsid w:val="00787B62"/>
    <w:rsid w:val="00790FB8"/>
    <w:rsid w:val="007913FE"/>
    <w:rsid w:val="007A52E4"/>
    <w:rsid w:val="007A5CED"/>
    <w:rsid w:val="007A5FB1"/>
    <w:rsid w:val="007B0698"/>
    <w:rsid w:val="007B10B4"/>
    <w:rsid w:val="007B1B66"/>
    <w:rsid w:val="007B1FED"/>
    <w:rsid w:val="007B29F9"/>
    <w:rsid w:val="007B3437"/>
    <w:rsid w:val="007B45CD"/>
    <w:rsid w:val="007B55CF"/>
    <w:rsid w:val="007B724A"/>
    <w:rsid w:val="007B7BDA"/>
    <w:rsid w:val="007C00F8"/>
    <w:rsid w:val="007C1213"/>
    <w:rsid w:val="007C2F02"/>
    <w:rsid w:val="007C3658"/>
    <w:rsid w:val="007C466A"/>
    <w:rsid w:val="007C70D3"/>
    <w:rsid w:val="007D0266"/>
    <w:rsid w:val="007D33A7"/>
    <w:rsid w:val="007D4D77"/>
    <w:rsid w:val="007D68C2"/>
    <w:rsid w:val="007D7E2E"/>
    <w:rsid w:val="007E048E"/>
    <w:rsid w:val="007E1341"/>
    <w:rsid w:val="007E3801"/>
    <w:rsid w:val="007E76F7"/>
    <w:rsid w:val="007E79CF"/>
    <w:rsid w:val="007E7BA7"/>
    <w:rsid w:val="007F44BB"/>
    <w:rsid w:val="007F4B79"/>
    <w:rsid w:val="007F4E49"/>
    <w:rsid w:val="008002A9"/>
    <w:rsid w:val="0080065A"/>
    <w:rsid w:val="00806C3E"/>
    <w:rsid w:val="00806E65"/>
    <w:rsid w:val="008111EA"/>
    <w:rsid w:val="00811CCE"/>
    <w:rsid w:val="00812363"/>
    <w:rsid w:val="00814EDE"/>
    <w:rsid w:val="008165FE"/>
    <w:rsid w:val="00816AC2"/>
    <w:rsid w:val="00817DA6"/>
    <w:rsid w:val="00820D41"/>
    <w:rsid w:val="0082135D"/>
    <w:rsid w:val="008217B9"/>
    <w:rsid w:val="00822F7B"/>
    <w:rsid w:val="00825125"/>
    <w:rsid w:val="00826067"/>
    <w:rsid w:val="00827724"/>
    <w:rsid w:val="008279BB"/>
    <w:rsid w:val="008306CB"/>
    <w:rsid w:val="0083131A"/>
    <w:rsid w:val="008320C8"/>
    <w:rsid w:val="0083228B"/>
    <w:rsid w:val="0083348E"/>
    <w:rsid w:val="00834471"/>
    <w:rsid w:val="008350B0"/>
    <w:rsid w:val="008365E9"/>
    <w:rsid w:val="00836D97"/>
    <w:rsid w:val="00843319"/>
    <w:rsid w:val="008435BB"/>
    <w:rsid w:val="008438D9"/>
    <w:rsid w:val="008439F1"/>
    <w:rsid w:val="00844C35"/>
    <w:rsid w:val="008455E9"/>
    <w:rsid w:val="00847298"/>
    <w:rsid w:val="00850A11"/>
    <w:rsid w:val="00851B70"/>
    <w:rsid w:val="008535ED"/>
    <w:rsid w:val="008536BE"/>
    <w:rsid w:val="00854160"/>
    <w:rsid w:val="00856B94"/>
    <w:rsid w:val="00857BED"/>
    <w:rsid w:val="0086017C"/>
    <w:rsid w:val="00861DF2"/>
    <w:rsid w:val="0086265B"/>
    <w:rsid w:val="008628DA"/>
    <w:rsid w:val="00865401"/>
    <w:rsid w:val="008676C3"/>
    <w:rsid w:val="00871E89"/>
    <w:rsid w:val="00872DBF"/>
    <w:rsid w:val="00873E39"/>
    <w:rsid w:val="008752DA"/>
    <w:rsid w:val="0088155F"/>
    <w:rsid w:val="00881AA2"/>
    <w:rsid w:val="00881F90"/>
    <w:rsid w:val="00883D3A"/>
    <w:rsid w:val="00884B4A"/>
    <w:rsid w:val="0088545B"/>
    <w:rsid w:val="0089074D"/>
    <w:rsid w:val="00891EF4"/>
    <w:rsid w:val="008A19D8"/>
    <w:rsid w:val="008A1FE8"/>
    <w:rsid w:val="008A2DE7"/>
    <w:rsid w:val="008A3685"/>
    <w:rsid w:val="008A3ECF"/>
    <w:rsid w:val="008A5587"/>
    <w:rsid w:val="008A77D4"/>
    <w:rsid w:val="008B0EFA"/>
    <w:rsid w:val="008B16FC"/>
    <w:rsid w:val="008B4778"/>
    <w:rsid w:val="008B7330"/>
    <w:rsid w:val="008C0D8E"/>
    <w:rsid w:val="008C20EC"/>
    <w:rsid w:val="008C38A4"/>
    <w:rsid w:val="008C401D"/>
    <w:rsid w:val="008C6CE3"/>
    <w:rsid w:val="008C7156"/>
    <w:rsid w:val="008D0666"/>
    <w:rsid w:val="008D211E"/>
    <w:rsid w:val="008D291C"/>
    <w:rsid w:val="008D33AA"/>
    <w:rsid w:val="008D42FE"/>
    <w:rsid w:val="008D43A4"/>
    <w:rsid w:val="008D6FE6"/>
    <w:rsid w:val="008E156D"/>
    <w:rsid w:val="008E3D73"/>
    <w:rsid w:val="008E4549"/>
    <w:rsid w:val="008E5120"/>
    <w:rsid w:val="008E621C"/>
    <w:rsid w:val="008E790D"/>
    <w:rsid w:val="008F06F8"/>
    <w:rsid w:val="008F0A68"/>
    <w:rsid w:val="008F16C3"/>
    <w:rsid w:val="008F21D6"/>
    <w:rsid w:val="008F38CD"/>
    <w:rsid w:val="008F4C43"/>
    <w:rsid w:val="008F797A"/>
    <w:rsid w:val="008F7E1D"/>
    <w:rsid w:val="00901129"/>
    <w:rsid w:val="00903567"/>
    <w:rsid w:val="00904F0C"/>
    <w:rsid w:val="00904F47"/>
    <w:rsid w:val="0091179B"/>
    <w:rsid w:val="00911D41"/>
    <w:rsid w:val="00911E60"/>
    <w:rsid w:val="00914B04"/>
    <w:rsid w:val="00917433"/>
    <w:rsid w:val="0091783F"/>
    <w:rsid w:val="00920091"/>
    <w:rsid w:val="009249E7"/>
    <w:rsid w:val="0092544D"/>
    <w:rsid w:val="00926BE1"/>
    <w:rsid w:val="00927AFB"/>
    <w:rsid w:val="009303C2"/>
    <w:rsid w:val="009324BE"/>
    <w:rsid w:val="0093448E"/>
    <w:rsid w:val="009360CC"/>
    <w:rsid w:val="00940790"/>
    <w:rsid w:val="0094366D"/>
    <w:rsid w:val="009444A5"/>
    <w:rsid w:val="00944683"/>
    <w:rsid w:val="00945C76"/>
    <w:rsid w:val="00945D02"/>
    <w:rsid w:val="00947DCE"/>
    <w:rsid w:val="00953656"/>
    <w:rsid w:val="00953B5F"/>
    <w:rsid w:val="00955688"/>
    <w:rsid w:val="00956400"/>
    <w:rsid w:val="00960F7E"/>
    <w:rsid w:val="00965311"/>
    <w:rsid w:val="009665D6"/>
    <w:rsid w:val="00966CBA"/>
    <w:rsid w:val="0097064E"/>
    <w:rsid w:val="009719F8"/>
    <w:rsid w:val="00972640"/>
    <w:rsid w:val="00972F33"/>
    <w:rsid w:val="00973AA3"/>
    <w:rsid w:val="00980DCD"/>
    <w:rsid w:val="00981762"/>
    <w:rsid w:val="00981857"/>
    <w:rsid w:val="00981AE0"/>
    <w:rsid w:val="00981E04"/>
    <w:rsid w:val="0098242D"/>
    <w:rsid w:val="00982A1B"/>
    <w:rsid w:val="00982DC7"/>
    <w:rsid w:val="00983CAC"/>
    <w:rsid w:val="009841F2"/>
    <w:rsid w:val="00985046"/>
    <w:rsid w:val="009902FD"/>
    <w:rsid w:val="00991626"/>
    <w:rsid w:val="00992698"/>
    <w:rsid w:val="00992CC2"/>
    <w:rsid w:val="009939CF"/>
    <w:rsid w:val="00996B8E"/>
    <w:rsid w:val="00996E68"/>
    <w:rsid w:val="00997296"/>
    <w:rsid w:val="009976EE"/>
    <w:rsid w:val="009A00E5"/>
    <w:rsid w:val="009A28B8"/>
    <w:rsid w:val="009A5663"/>
    <w:rsid w:val="009B03D7"/>
    <w:rsid w:val="009B16EC"/>
    <w:rsid w:val="009B3AEC"/>
    <w:rsid w:val="009B641D"/>
    <w:rsid w:val="009C2EA9"/>
    <w:rsid w:val="009C46C2"/>
    <w:rsid w:val="009C6317"/>
    <w:rsid w:val="009C66CC"/>
    <w:rsid w:val="009D0014"/>
    <w:rsid w:val="009D0519"/>
    <w:rsid w:val="009D08A6"/>
    <w:rsid w:val="009D0B2B"/>
    <w:rsid w:val="009D20BD"/>
    <w:rsid w:val="009D2383"/>
    <w:rsid w:val="009D5C58"/>
    <w:rsid w:val="009D7471"/>
    <w:rsid w:val="009D7E04"/>
    <w:rsid w:val="009E38C8"/>
    <w:rsid w:val="009E4682"/>
    <w:rsid w:val="009E4EF7"/>
    <w:rsid w:val="009E614A"/>
    <w:rsid w:val="009E7AA8"/>
    <w:rsid w:val="009F28C7"/>
    <w:rsid w:val="009F7DF0"/>
    <w:rsid w:val="00A00456"/>
    <w:rsid w:val="00A0088F"/>
    <w:rsid w:val="00A01C9F"/>
    <w:rsid w:val="00A04467"/>
    <w:rsid w:val="00A11290"/>
    <w:rsid w:val="00A13D69"/>
    <w:rsid w:val="00A13FD5"/>
    <w:rsid w:val="00A1547B"/>
    <w:rsid w:val="00A15726"/>
    <w:rsid w:val="00A1601B"/>
    <w:rsid w:val="00A160A6"/>
    <w:rsid w:val="00A174AD"/>
    <w:rsid w:val="00A17CF4"/>
    <w:rsid w:val="00A2146E"/>
    <w:rsid w:val="00A24ABF"/>
    <w:rsid w:val="00A26291"/>
    <w:rsid w:val="00A268D1"/>
    <w:rsid w:val="00A269EB"/>
    <w:rsid w:val="00A276D1"/>
    <w:rsid w:val="00A34849"/>
    <w:rsid w:val="00A37A4C"/>
    <w:rsid w:val="00A37D17"/>
    <w:rsid w:val="00A4435E"/>
    <w:rsid w:val="00A520A7"/>
    <w:rsid w:val="00A541D7"/>
    <w:rsid w:val="00A60DA0"/>
    <w:rsid w:val="00A60E04"/>
    <w:rsid w:val="00A646F5"/>
    <w:rsid w:val="00A648D4"/>
    <w:rsid w:val="00A65E28"/>
    <w:rsid w:val="00A661C6"/>
    <w:rsid w:val="00A67724"/>
    <w:rsid w:val="00A6786D"/>
    <w:rsid w:val="00A7192E"/>
    <w:rsid w:val="00A72671"/>
    <w:rsid w:val="00A73D6E"/>
    <w:rsid w:val="00A76F45"/>
    <w:rsid w:val="00A80A7A"/>
    <w:rsid w:val="00A8174D"/>
    <w:rsid w:val="00A8285B"/>
    <w:rsid w:val="00A82FD1"/>
    <w:rsid w:val="00A835E9"/>
    <w:rsid w:val="00A839B6"/>
    <w:rsid w:val="00A86999"/>
    <w:rsid w:val="00A86F40"/>
    <w:rsid w:val="00A8787D"/>
    <w:rsid w:val="00A90B06"/>
    <w:rsid w:val="00A93F1D"/>
    <w:rsid w:val="00A9433A"/>
    <w:rsid w:val="00A94873"/>
    <w:rsid w:val="00A964F0"/>
    <w:rsid w:val="00AA19D4"/>
    <w:rsid w:val="00AA2DD2"/>
    <w:rsid w:val="00AA32F1"/>
    <w:rsid w:val="00AA5724"/>
    <w:rsid w:val="00AB2CDD"/>
    <w:rsid w:val="00AB2FB3"/>
    <w:rsid w:val="00AB4538"/>
    <w:rsid w:val="00AC1C2B"/>
    <w:rsid w:val="00AC3380"/>
    <w:rsid w:val="00AC4516"/>
    <w:rsid w:val="00AC666D"/>
    <w:rsid w:val="00AD3310"/>
    <w:rsid w:val="00AD4F66"/>
    <w:rsid w:val="00AD6CDD"/>
    <w:rsid w:val="00AE0EA9"/>
    <w:rsid w:val="00AE2DB0"/>
    <w:rsid w:val="00AE3723"/>
    <w:rsid w:val="00AE60B1"/>
    <w:rsid w:val="00AE6D4B"/>
    <w:rsid w:val="00AE7E75"/>
    <w:rsid w:val="00AF2AFA"/>
    <w:rsid w:val="00AF45C6"/>
    <w:rsid w:val="00AF470F"/>
    <w:rsid w:val="00AF6C80"/>
    <w:rsid w:val="00AF700D"/>
    <w:rsid w:val="00AF713C"/>
    <w:rsid w:val="00B00E39"/>
    <w:rsid w:val="00B01BA3"/>
    <w:rsid w:val="00B021AB"/>
    <w:rsid w:val="00B02C62"/>
    <w:rsid w:val="00B03EBA"/>
    <w:rsid w:val="00B04E9C"/>
    <w:rsid w:val="00B124FC"/>
    <w:rsid w:val="00B15C97"/>
    <w:rsid w:val="00B15F55"/>
    <w:rsid w:val="00B16F2C"/>
    <w:rsid w:val="00B206F9"/>
    <w:rsid w:val="00B209F1"/>
    <w:rsid w:val="00B26C97"/>
    <w:rsid w:val="00B303A1"/>
    <w:rsid w:val="00B30878"/>
    <w:rsid w:val="00B318FC"/>
    <w:rsid w:val="00B33542"/>
    <w:rsid w:val="00B33FA1"/>
    <w:rsid w:val="00B3413E"/>
    <w:rsid w:val="00B3419E"/>
    <w:rsid w:val="00B34684"/>
    <w:rsid w:val="00B347B2"/>
    <w:rsid w:val="00B350DD"/>
    <w:rsid w:val="00B35853"/>
    <w:rsid w:val="00B3680C"/>
    <w:rsid w:val="00B40DC6"/>
    <w:rsid w:val="00B41C0E"/>
    <w:rsid w:val="00B44D34"/>
    <w:rsid w:val="00B44EEB"/>
    <w:rsid w:val="00B44F0A"/>
    <w:rsid w:val="00B51660"/>
    <w:rsid w:val="00B51CF3"/>
    <w:rsid w:val="00B52259"/>
    <w:rsid w:val="00B53164"/>
    <w:rsid w:val="00B53CFB"/>
    <w:rsid w:val="00B53F35"/>
    <w:rsid w:val="00B54803"/>
    <w:rsid w:val="00B56F5C"/>
    <w:rsid w:val="00B60949"/>
    <w:rsid w:val="00B60A90"/>
    <w:rsid w:val="00B60AA0"/>
    <w:rsid w:val="00B60C86"/>
    <w:rsid w:val="00B62E88"/>
    <w:rsid w:val="00B6322E"/>
    <w:rsid w:val="00B6552A"/>
    <w:rsid w:val="00B66884"/>
    <w:rsid w:val="00B67993"/>
    <w:rsid w:val="00B71772"/>
    <w:rsid w:val="00B72390"/>
    <w:rsid w:val="00B728A9"/>
    <w:rsid w:val="00B72F39"/>
    <w:rsid w:val="00B731BF"/>
    <w:rsid w:val="00B73A3C"/>
    <w:rsid w:val="00B74506"/>
    <w:rsid w:val="00B74A78"/>
    <w:rsid w:val="00B76AF4"/>
    <w:rsid w:val="00B76E79"/>
    <w:rsid w:val="00B77412"/>
    <w:rsid w:val="00B77F5E"/>
    <w:rsid w:val="00B81641"/>
    <w:rsid w:val="00B82D2B"/>
    <w:rsid w:val="00B82EEA"/>
    <w:rsid w:val="00B83639"/>
    <w:rsid w:val="00B84832"/>
    <w:rsid w:val="00B852D6"/>
    <w:rsid w:val="00B8560D"/>
    <w:rsid w:val="00B86885"/>
    <w:rsid w:val="00B90C55"/>
    <w:rsid w:val="00B915A7"/>
    <w:rsid w:val="00B93BA7"/>
    <w:rsid w:val="00B93F3E"/>
    <w:rsid w:val="00B94DE9"/>
    <w:rsid w:val="00B96A69"/>
    <w:rsid w:val="00B97685"/>
    <w:rsid w:val="00BA0454"/>
    <w:rsid w:val="00BA22B6"/>
    <w:rsid w:val="00BA3158"/>
    <w:rsid w:val="00BA3EAB"/>
    <w:rsid w:val="00BA419C"/>
    <w:rsid w:val="00BA446F"/>
    <w:rsid w:val="00BA4502"/>
    <w:rsid w:val="00BA522F"/>
    <w:rsid w:val="00BB28F9"/>
    <w:rsid w:val="00BB4B81"/>
    <w:rsid w:val="00BB5C68"/>
    <w:rsid w:val="00BB6C39"/>
    <w:rsid w:val="00BC0176"/>
    <w:rsid w:val="00BC2412"/>
    <w:rsid w:val="00BC2C60"/>
    <w:rsid w:val="00BC2D5A"/>
    <w:rsid w:val="00BC6DD5"/>
    <w:rsid w:val="00BD1662"/>
    <w:rsid w:val="00BD1EDD"/>
    <w:rsid w:val="00BD6BDF"/>
    <w:rsid w:val="00BD7763"/>
    <w:rsid w:val="00BE0BA4"/>
    <w:rsid w:val="00BE3A75"/>
    <w:rsid w:val="00BE4306"/>
    <w:rsid w:val="00BF1D6C"/>
    <w:rsid w:val="00BF2F9F"/>
    <w:rsid w:val="00BF45E2"/>
    <w:rsid w:val="00C00673"/>
    <w:rsid w:val="00C00FC3"/>
    <w:rsid w:val="00C03782"/>
    <w:rsid w:val="00C04B6C"/>
    <w:rsid w:val="00C04C82"/>
    <w:rsid w:val="00C051FD"/>
    <w:rsid w:val="00C121EC"/>
    <w:rsid w:val="00C126F6"/>
    <w:rsid w:val="00C134FA"/>
    <w:rsid w:val="00C15455"/>
    <w:rsid w:val="00C15FAB"/>
    <w:rsid w:val="00C16EAD"/>
    <w:rsid w:val="00C1784A"/>
    <w:rsid w:val="00C2167E"/>
    <w:rsid w:val="00C23C86"/>
    <w:rsid w:val="00C245BE"/>
    <w:rsid w:val="00C25886"/>
    <w:rsid w:val="00C25F81"/>
    <w:rsid w:val="00C2654D"/>
    <w:rsid w:val="00C26605"/>
    <w:rsid w:val="00C26D61"/>
    <w:rsid w:val="00C27E6E"/>
    <w:rsid w:val="00C3470E"/>
    <w:rsid w:val="00C34E99"/>
    <w:rsid w:val="00C353DA"/>
    <w:rsid w:val="00C354D6"/>
    <w:rsid w:val="00C361F2"/>
    <w:rsid w:val="00C378FD"/>
    <w:rsid w:val="00C37A79"/>
    <w:rsid w:val="00C405DF"/>
    <w:rsid w:val="00C42F18"/>
    <w:rsid w:val="00C43C73"/>
    <w:rsid w:val="00C46DF3"/>
    <w:rsid w:val="00C47E10"/>
    <w:rsid w:val="00C516B1"/>
    <w:rsid w:val="00C564D6"/>
    <w:rsid w:val="00C57B85"/>
    <w:rsid w:val="00C57D0C"/>
    <w:rsid w:val="00C601DA"/>
    <w:rsid w:val="00C6082E"/>
    <w:rsid w:val="00C6190E"/>
    <w:rsid w:val="00C62CF0"/>
    <w:rsid w:val="00C62D95"/>
    <w:rsid w:val="00C64F61"/>
    <w:rsid w:val="00C72DFB"/>
    <w:rsid w:val="00C734BE"/>
    <w:rsid w:val="00C74482"/>
    <w:rsid w:val="00C74CF8"/>
    <w:rsid w:val="00C75B19"/>
    <w:rsid w:val="00C762CB"/>
    <w:rsid w:val="00C764E3"/>
    <w:rsid w:val="00C772BB"/>
    <w:rsid w:val="00C77B6F"/>
    <w:rsid w:val="00C800CA"/>
    <w:rsid w:val="00C8084D"/>
    <w:rsid w:val="00C8088A"/>
    <w:rsid w:val="00C82630"/>
    <w:rsid w:val="00C8629B"/>
    <w:rsid w:val="00C86EA5"/>
    <w:rsid w:val="00C86FE5"/>
    <w:rsid w:val="00C9033C"/>
    <w:rsid w:val="00C90689"/>
    <w:rsid w:val="00C90B36"/>
    <w:rsid w:val="00C912F7"/>
    <w:rsid w:val="00C9326F"/>
    <w:rsid w:val="00C95DBE"/>
    <w:rsid w:val="00C95FF6"/>
    <w:rsid w:val="00C96E94"/>
    <w:rsid w:val="00CA531B"/>
    <w:rsid w:val="00CA5CDF"/>
    <w:rsid w:val="00CA7E4D"/>
    <w:rsid w:val="00CB1883"/>
    <w:rsid w:val="00CB2A90"/>
    <w:rsid w:val="00CB3688"/>
    <w:rsid w:val="00CB36A4"/>
    <w:rsid w:val="00CB3EBE"/>
    <w:rsid w:val="00CB5CDE"/>
    <w:rsid w:val="00CC08A4"/>
    <w:rsid w:val="00CC5392"/>
    <w:rsid w:val="00CC5C09"/>
    <w:rsid w:val="00CC5EE7"/>
    <w:rsid w:val="00CC6830"/>
    <w:rsid w:val="00CC75FE"/>
    <w:rsid w:val="00CD1311"/>
    <w:rsid w:val="00CD7747"/>
    <w:rsid w:val="00CE0EEA"/>
    <w:rsid w:val="00CE11D3"/>
    <w:rsid w:val="00CE1B9B"/>
    <w:rsid w:val="00CE497A"/>
    <w:rsid w:val="00CE57ED"/>
    <w:rsid w:val="00CF236A"/>
    <w:rsid w:val="00CF4121"/>
    <w:rsid w:val="00CF4F77"/>
    <w:rsid w:val="00D045F4"/>
    <w:rsid w:val="00D10EEF"/>
    <w:rsid w:val="00D111C4"/>
    <w:rsid w:val="00D165E2"/>
    <w:rsid w:val="00D16BD8"/>
    <w:rsid w:val="00D17F13"/>
    <w:rsid w:val="00D21604"/>
    <w:rsid w:val="00D24230"/>
    <w:rsid w:val="00D27A8E"/>
    <w:rsid w:val="00D32097"/>
    <w:rsid w:val="00D32C5B"/>
    <w:rsid w:val="00D34E0D"/>
    <w:rsid w:val="00D34EFE"/>
    <w:rsid w:val="00D35A07"/>
    <w:rsid w:val="00D37B04"/>
    <w:rsid w:val="00D401C9"/>
    <w:rsid w:val="00D40943"/>
    <w:rsid w:val="00D43AE5"/>
    <w:rsid w:val="00D44941"/>
    <w:rsid w:val="00D45814"/>
    <w:rsid w:val="00D51083"/>
    <w:rsid w:val="00D53291"/>
    <w:rsid w:val="00D54D1A"/>
    <w:rsid w:val="00D54FEF"/>
    <w:rsid w:val="00D550C9"/>
    <w:rsid w:val="00D5555C"/>
    <w:rsid w:val="00D55DF5"/>
    <w:rsid w:val="00D5766C"/>
    <w:rsid w:val="00D57A7D"/>
    <w:rsid w:val="00D61813"/>
    <w:rsid w:val="00D645D7"/>
    <w:rsid w:val="00D65659"/>
    <w:rsid w:val="00D66859"/>
    <w:rsid w:val="00D67D11"/>
    <w:rsid w:val="00D710BE"/>
    <w:rsid w:val="00D71534"/>
    <w:rsid w:val="00D71548"/>
    <w:rsid w:val="00D72395"/>
    <w:rsid w:val="00D74E65"/>
    <w:rsid w:val="00D75E9D"/>
    <w:rsid w:val="00D77642"/>
    <w:rsid w:val="00D80949"/>
    <w:rsid w:val="00D90ED3"/>
    <w:rsid w:val="00D90EF3"/>
    <w:rsid w:val="00D927C9"/>
    <w:rsid w:val="00D92E2E"/>
    <w:rsid w:val="00D95444"/>
    <w:rsid w:val="00D95798"/>
    <w:rsid w:val="00D959F9"/>
    <w:rsid w:val="00DA52B7"/>
    <w:rsid w:val="00DA55E6"/>
    <w:rsid w:val="00DB1692"/>
    <w:rsid w:val="00DB27E2"/>
    <w:rsid w:val="00DB2D64"/>
    <w:rsid w:val="00DB2E06"/>
    <w:rsid w:val="00DB4856"/>
    <w:rsid w:val="00DB6C1C"/>
    <w:rsid w:val="00DC1B61"/>
    <w:rsid w:val="00DC2F75"/>
    <w:rsid w:val="00DC5431"/>
    <w:rsid w:val="00DD0315"/>
    <w:rsid w:val="00DD0EC6"/>
    <w:rsid w:val="00DD1C52"/>
    <w:rsid w:val="00DD4E58"/>
    <w:rsid w:val="00DD58E2"/>
    <w:rsid w:val="00DE1C2E"/>
    <w:rsid w:val="00DE24E7"/>
    <w:rsid w:val="00DE4EE2"/>
    <w:rsid w:val="00DE60EB"/>
    <w:rsid w:val="00DE68E0"/>
    <w:rsid w:val="00DE68E4"/>
    <w:rsid w:val="00DF00ED"/>
    <w:rsid w:val="00DF2B89"/>
    <w:rsid w:val="00DF2C9A"/>
    <w:rsid w:val="00DF769F"/>
    <w:rsid w:val="00E01BB4"/>
    <w:rsid w:val="00E023DE"/>
    <w:rsid w:val="00E0289B"/>
    <w:rsid w:val="00E0407F"/>
    <w:rsid w:val="00E117F7"/>
    <w:rsid w:val="00E11C69"/>
    <w:rsid w:val="00E13C74"/>
    <w:rsid w:val="00E13F1D"/>
    <w:rsid w:val="00E173B6"/>
    <w:rsid w:val="00E243AE"/>
    <w:rsid w:val="00E24CC7"/>
    <w:rsid w:val="00E302EA"/>
    <w:rsid w:val="00E31728"/>
    <w:rsid w:val="00E31943"/>
    <w:rsid w:val="00E321EF"/>
    <w:rsid w:val="00E32F3F"/>
    <w:rsid w:val="00E33BE5"/>
    <w:rsid w:val="00E34AC5"/>
    <w:rsid w:val="00E36578"/>
    <w:rsid w:val="00E40104"/>
    <w:rsid w:val="00E40FD6"/>
    <w:rsid w:val="00E446E9"/>
    <w:rsid w:val="00E451FD"/>
    <w:rsid w:val="00E463B4"/>
    <w:rsid w:val="00E47753"/>
    <w:rsid w:val="00E5040C"/>
    <w:rsid w:val="00E51442"/>
    <w:rsid w:val="00E5250C"/>
    <w:rsid w:val="00E52D91"/>
    <w:rsid w:val="00E550C3"/>
    <w:rsid w:val="00E5775B"/>
    <w:rsid w:val="00E60001"/>
    <w:rsid w:val="00E65BFD"/>
    <w:rsid w:val="00E66A03"/>
    <w:rsid w:val="00E673CA"/>
    <w:rsid w:val="00E72D7D"/>
    <w:rsid w:val="00E74D41"/>
    <w:rsid w:val="00E81068"/>
    <w:rsid w:val="00E82922"/>
    <w:rsid w:val="00E8492A"/>
    <w:rsid w:val="00E85F4A"/>
    <w:rsid w:val="00E87C6C"/>
    <w:rsid w:val="00E9031A"/>
    <w:rsid w:val="00E90D06"/>
    <w:rsid w:val="00E926D4"/>
    <w:rsid w:val="00E92A5E"/>
    <w:rsid w:val="00E96376"/>
    <w:rsid w:val="00E965C3"/>
    <w:rsid w:val="00E972C3"/>
    <w:rsid w:val="00E97DCD"/>
    <w:rsid w:val="00EA120B"/>
    <w:rsid w:val="00EA27FE"/>
    <w:rsid w:val="00EA60F7"/>
    <w:rsid w:val="00EB21EE"/>
    <w:rsid w:val="00EB2366"/>
    <w:rsid w:val="00EB5A09"/>
    <w:rsid w:val="00EB5F68"/>
    <w:rsid w:val="00EB63D2"/>
    <w:rsid w:val="00EC13AE"/>
    <w:rsid w:val="00EC2A43"/>
    <w:rsid w:val="00EC3D8F"/>
    <w:rsid w:val="00EC45A7"/>
    <w:rsid w:val="00EC76F3"/>
    <w:rsid w:val="00ED00D5"/>
    <w:rsid w:val="00ED0C42"/>
    <w:rsid w:val="00ED0FC8"/>
    <w:rsid w:val="00ED1D61"/>
    <w:rsid w:val="00ED1D71"/>
    <w:rsid w:val="00ED25CB"/>
    <w:rsid w:val="00ED29BF"/>
    <w:rsid w:val="00ED2F3B"/>
    <w:rsid w:val="00ED350A"/>
    <w:rsid w:val="00ED39F8"/>
    <w:rsid w:val="00ED5D1A"/>
    <w:rsid w:val="00ED677B"/>
    <w:rsid w:val="00ED78C7"/>
    <w:rsid w:val="00EE0453"/>
    <w:rsid w:val="00EE16E0"/>
    <w:rsid w:val="00EE2979"/>
    <w:rsid w:val="00EE33CE"/>
    <w:rsid w:val="00EE3F29"/>
    <w:rsid w:val="00EE4565"/>
    <w:rsid w:val="00EE471C"/>
    <w:rsid w:val="00EE6048"/>
    <w:rsid w:val="00EE6912"/>
    <w:rsid w:val="00EF3048"/>
    <w:rsid w:val="00EF3DC2"/>
    <w:rsid w:val="00EF5507"/>
    <w:rsid w:val="00EF5B49"/>
    <w:rsid w:val="00EF63C8"/>
    <w:rsid w:val="00EF65D0"/>
    <w:rsid w:val="00EF6752"/>
    <w:rsid w:val="00F00DE3"/>
    <w:rsid w:val="00F00FD3"/>
    <w:rsid w:val="00F02198"/>
    <w:rsid w:val="00F02580"/>
    <w:rsid w:val="00F043C6"/>
    <w:rsid w:val="00F04AC4"/>
    <w:rsid w:val="00F05888"/>
    <w:rsid w:val="00F05A0D"/>
    <w:rsid w:val="00F05F8E"/>
    <w:rsid w:val="00F0772C"/>
    <w:rsid w:val="00F13CE9"/>
    <w:rsid w:val="00F15333"/>
    <w:rsid w:val="00F176C9"/>
    <w:rsid w:val="00F17E10"/>
    <w:rsid w:val="00F233DB"/>
    <w:rsid w:val="00F23A76"/>
    <w:rsid w:val="00F25774"/>
    <w:rsid w:val="00F26BD9"/>
    <w:rsid w:val="00F271D7"/>
    <w:rsid w:val="00F315D4"/>
    <w:rsid w:val="00F31A88"/>
    <w:rsid w:val="00F33216"/>
    <w:rsid w:val="00F33D95"/>
    <w:rsid w:val="00F3415A"/>
    <w:rsid w:val="00F37C93"/>
    <w:rsid w:val="00F41B78"/>
    <w:rsid w:val="00F44A26"/>
    <w:rsid w:val="00F45035"/>
    <w:rsid w:val="00F456FB"/>
    <w:rsid w:val="00F475FD"/>
    <w:rsid w:val="00F50EF4"/>
    <w:rsid w:val="00F510C5"/>
    <w:rsid w:val="00F555D6"/>
    <w:rsid w:val="00F61146"/>
    <w:rsid w:val="00F61441"/>
    <w:rsid w:val="00F61673"/>
    <w:rsid w:val="00F61732"/>
    <w:rsid w:val="00F67EC1"/>
    <w:rsid w:val="00F7012E"/>
    <w:rsid w:val="00F7482E"/>
    <w:rsid w:val="00F80952"/>
    <w:rsid w:val="00F8284A"/>
    <w:rsid w:val="00F8787C"/>
    <w:rsid w:val="00F90992"/>
    <w:rsid w:val="00F90ABF"/>
    <w:rsid w:val="00F94EF7"/>
    <w:rsid w:val="00FA0097"/>
    <w:rsid w:val="00FA1222"/>
    <w:rsid w:val="00FA35AA"/>
    <w:rsid w:val="00FA4550"/>
    <w:rsid w:val="00FA7592"/>
    <w:rsid w:val="00FB212E"/>
    <w:rsid w:val="00FB474B"/>
    <w:rsid w:val="00FB4946"/>
    <w:rsid w:val="00FC515A"/>
    <w:rsid w:val="00FC7A8C"/>
    <w:rsid w:val="00FD09E5"/>
    <w:rsid w:val="00FD1950"/>
    <w:rsid w:val="00FD6AB4"/>
    <w:rsid w:val="00FD6D53"/>
    <w:rsid w:val="00FD79C3"/>
    <w:rsid w:val="00FE25F1"/>
    <w:rsid w:val="00FE2F9E"/>
    <w:rsid w:val="00FE5923"/>
    <w:rsid w:val="00FE6EC9"/>
    <w:rsid w:val="00FF4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793AB"/>
  <w15:chartTrackingRefBased/>
  <w15:docId w15:val="{4BF9200C-E8BA-E049-ADA3-8D0E81CB2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6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54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5A4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0F7E"/>
    <w:rPr>
      <w:rFonts w:eastAsiaTheme="minorEastAsia"/>
      <w:sz w:val="22"/>
      <w:szCs w:val="22"/>
      <w:lang w:eastAsia="zh-CN"/>
    </w:rPr>
  </w:style>
  <w:style w:type="character" w:customStyle="1" w:styleId="NoSpacingChar">
    <w:name w:val="No Spacing Char"/>
    <w:basedOn w:val="DefaultParagraphFont"/>
    <w:link w:val="NoSpacing"/>
    <w:uiPriority w:val="1"/>
    <w:rsid w:val="00960F7E"/>
    <w:rPr>
      <w:rFonts w:eastAsiaTheme="minorEastAsia"/>
      <w:sz w:val="22"/>
      <w:szCs w:val="22"/>
      <w:lang w:eastAsia="zh-CN"/>
    </w:rPr>
  </w:style>
  <w:style w:type="paragraph" w:styleId="Footer">
    <w:name w:val="footer"/>
    <w:basedOn w:val="Normal"/>
    <w:link w:val="FooterChar"/>
    <w:uiPriority w:val="99"/>
    <w:unhideWhenUsed/>
    <w:rsid w:val="004B3655"/>
    <w:pPr>
      <w:tabs>
        <w:tab w:val="center" w:pos="4680"/>
        <w:tab w:val="right" w:pos="9360"/>
      </w:tabs>
    </w:pPr>
  </w:style>
  <w:style w:type="character" w:customStyle="1" w:styleId="FooterChar">
    <w:name w:val="Footer Char"/>
    <w:basedOn w:val="DefaultParagraphFont"/>
    <w:link w:val="Footer"/>
    <w:uiPriority w:val="99"/>
    <w:rsid w:val="004B3655"/>
  </w:style>
  <w:style w:type="character" w:styleId="PageNumber">
    <w:name w:val="page number"/>
    <w:basedOn w:val="DefaultParagraphFont"/>
    <w:uiPriority w:val="99"/>
    <w:semiHidden/>
    <w:unhideWhenUsed/>
    <w:rsid w:val="004B3655"/>
  </w:style>
  <w:style w:type="character" w:customStyle="1" w:styleId="Heading1Char">
    <w:name w:val="Heading 1 Char"/>
    <w:basedOn w:val="DefaultParagraphFont"/>
    <w:link w:val="Heading1"/>
    <w:uiPriority w:val="9"/>
    <w:rsid w:val="004B36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4325"/>
    <w:pPr>
      <w:spacing w:before="480" w:line="276" w:lineRule="auto"/>
      <w:outlineLvl w:val="9"/>
    </w:pPr>
    <w:rPr>
      <w:b/>
      <w:bCs/>
      <w:sz w:val="28"/>
      <w:szCs w:val="28"/>
    </w:rPr>
  </w:style>
  <w:style w:type="paragraph" w:styleId="TOC1">
    <w:name w:val="toc 1"/>
    <w:basedOn w:val="Normal"/>
    <w:next w:val="Normal"/>
    <w:autoRedefine/>
    <w:uiPriority w:val="39"/>
    <w:unhideWhenUsed/>
    <w:rsid w:val="00124325"/>
    <w:pPr>
      <w:spacing w:before="120"/>
    </w:pPr>
    <w:rPr>
      <w:rFonts w:cstheme="minorHAnsi"/>
      <w:b/>
      <w:bCs/>
      <w:i/>
      <w:iCs/>
    </w:rPr>
  </w:style>
  <w:style w:type="character" w:styleId="Hyperlink">
    <w:name w:val="Hyperlink"/>
    <w:basedOn w:val="DefaultParagraphFont"/>
    <w:uiPriority w:val="99"/>
    <w:unhideWhenUsed/>
    <w:rsid w:val="00124325"/>
    <w:rPr>
      <w:color w:val="0563C1" w:themeColor="hyperlink"/>
      <w:u w:val="single"/>
    </w:rPr>
  </w:style>
  <w:style w:type="paragraph" w:styleId="TOC2">
    <w:name w:val="toc 2"/>
    <w:basedOn w:val="Normal"/>
    <w:next w:val="Normal"/>
    <w:autoRedefine/>
    <w:uiPriority w:val="39"/>
    <w:unhideWhenUsed/>
    <w:rsid w:val="00124325"/>
    <w:pPr>
      <w:spacing w:before="120"/>
      <w:ind w:left="240"/>
    </w:pPr>
    <w:rPr>
      <w:rFonts w:cstheme="minorHAnsi"/>
      <w:b/>
      <w:bCs/>
      <w:sz w:val="22"/>
      <w:szCs w:val="22"/>
    </w:rPr>
  </w:style>
  <w:style w:type="paragraph" w:styleId="TOC3">
    <w:name w:val="toc 3"/>
    <w:basedOn w:val="Normal"/>
    <w:next w:val="Normal"/>
    <w:autoRedefine/>
    <w:uiPriority w:val="39"/>
    <w:unhideWhenUsed/>
    <w:rsid w:val="00124325"/>
    <w:pPr>
      <w:ind w:left="480"/>
    </w:pPr>
    <w:rPr>
      <w:rFonts w:cstheme="minorHAnsi"/>
      <w:sz w:val="20"/>
      <w:szCs w:val="20"/>
    </w:rPr>
  </w:style>
  <w:style w:type="paragraph" w:styleId="TOC4">
    <w:name w:val="toc 4"/>
    <w:basedOn w:val="Normal"/>
    <w:next w:val="Normal"/>
    <w:autoRedefine/>
    <w:uiPriority w:val="39"/>
    <w:semiHidden/>
    <w:unhideWhenUsed/>
    <w:rsid w:val="00124325"/>
    <w:pPr>
      <w:ind w:left="720"/>
    </w:pPr>
    <w:rPr>
      <w:rFonts w:cstheme="minorHAnsi"/>
      <w:sz w:val="20"/>
      <w:szCs w:val="20"/>
    </w:rPr>
  </w:style>
  <w:style w:type="paragraph" w:styleId="TOC5">
    <w:name w:val="toc 5"/>
    <w:basedOn w:val="Normal"/>
    <w:next w:val="Normal"/>
    <w:autoRedefine/>
    <w:uiPriority w:val="39"/>
    <w:semiHidden/>
    <w:unhideWhenUsed/>
    <w:rsid w:val="00124325"/>
    <w:pPr>
      <w:ind w:left="960"/>
    </w:pPr>
    <w:rPr>
      <w:rFonts w:cstheme="minorHAnsi"/>
      <w:sz w:val="20"/>
      <w:szCs w:val="20"/>
    </w:rPr>
  </w:style>
  <w:style w:type="paragraph" w:styleId="TOC6">
    <w:name w:val="toc 6"/>
    <w:basedOn w:val="Normal"/>
    <w:next w:val="Normal"/>
    <w:autoRedefine/>
    <w:uiPriority w:val="39"/>
    <w:semiHidden/>
    <w:unhideWhenUsed/>
    <w:rsid w:val="00124325"/>
    <w:pPr>
      <w:ind w:left="1200"/>
    </w:pPr>
    <w:rPr>
      <w:rFonts w:cstheme="minorHAnsi"/>
      <w:sz w:val="20"/>
      <w:szCs w:val="20"/>
    </w:rPr>
  </w:style>
  <w:style w:type="paragraph" w:styleId="TOC7">
    <w:name w:val="toc 7"/>
    <w:basedOn w:val="Normal"/>
    <w:next w:val="Normal"/>
    <w:autoRedefine/>
    <w:uiPriority w:val="39"/>
    <w:semiHidden/>
    <w:unhideWhenUsed/>
    <w:rsid w:val="00124325"/>
    <w:pPr>
      <w:ind w:left="1440"/>
    </w:pPr>
    <w:rPr>
      <w:rFonts w:cstheme="minorHAnsi"/>
      <w:sz w:val="20"/>
      <w:szCs w:val="20"/>
    </w:rPr>
  </w:style>
  <w:style w:type="paragraph" w:styleId="TOC8">
    <w:name w:val="toc 8"/>
    <w:basedOn w:val="Normal"/>
    <w:next w:val="Normal"/>
    <w:autoRedefine/>
    <w:uiPriority w:val="39"/>
    <w:semiHidden/>
    <w:unhideWhenUsed/>
    <w:rsid w:val="00124325"/>
    <w:pPr>
      <w:ind w:left="1680"/>
    </w:pPr>
    <w:rPr>
      <w:rFonts w:cstheme="minorHAnsi"/>
      <w:sz w:val="20"/>
      <w:szCs w:val="20"/>
    </w:rPr>
  </w:style>
  <w:style w:type="paragraph" w:styleId="TOC9">
    <w:name w:val="toc 9"/>
    <w:basedOn w:val="Normal"/>
    <w:next w:val="Normal"/>
    <w:autoRedefine/>
    <w:uiPriority w:val="39"/>
    <w:semiHidden/>
    <w:unhideWhenUsed/>
    <w:rsid w:val="00124325"/>
    <w:pPr>
      <w:ind w:left="1920"/>
    </w:pPr>
    <w:rPr>
      <w:rFonts w:cstheme="minorHAnsi"/>
      <w:sz w:val="20"/>
      <w:szCs w:val="20"/>
    </w:rPr>
  </w:style>
  <w:style w:type="character" w:customStyle="1" w:styleId="Heading2Char">
    <w:name w:val="Heading 2 Char"/>
    <w:basedOn w:val="DefaultParagraphFont"/>
    <w:link w:val="Heading2"/>
    <w:uiPriority w:val="9"/>
    <w:rsid w:val="007854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55A44"/>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2A3D3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A3D3E"/>
    <w:rPr>
      <w:rFonts w:ascii="Times New Roman" w:hAnsi="Times New Roman" w:cs="Times New Roman"/>
      <w:sz w:val="18"/>
      <w:szCs w:val="18"/>
    </w:rPr>
  </w:style>
  <w:style w:type="paragraph" w:styleId="NormalWeb">
    <w:name w:val="Normal (Web)"/>
    <w:basedOn w:val="Normal"/>
    <w:uiPriority w:val="99"/>
    <w:unhideWhenUsed/>
    <w:rsid w:val="009C6317"/>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0C4CAE"/>
    <w:rPr>
      <w:sz w:val="16"/>
      <w:szCs w:val="16"/>
    </w:rPr>
  </w:style>
  <w:style w:type="paragraph" w:styleId="CommentText">
    <w:name w:val="annotation text"/>
    <w:basedOn w:val="Normal"/>
    <w:link w:val="CommentTextChar"/>
    <w:uiPriority w:val="99"/>
    <w:semiHidden/>
    <w:unhideWhenUsed/>
    <w:rsid w:val="000C4CAE"/>
    <w:rPr>
      <w:sz w:val="20"/>
      <w:szCs w:val="20"/>
    </w:rPr>
  </w:style>
  <w:style w:type="character" w:customStyle="1" w:styleId="CommentTextChar">
    <w:name w:val="Comment Text Char"/>
    <w:basedOn w:val="DefaultParagraphFont"/>
    <w:link w:val="CommentText"/>
    <w:uiPriority w:val="99"/>
    <w:semiHidden/>
    <w:rsid w:val="000C4CAE"/>
    <w:rPr>
      <w:sz w:val="20"/>
      <w:szCs w:val="20"/>
    </w:rPr>
  </w:style>
  <w:style w:type="paragraph" w:styleId="CommentSubject">
    <w:name w:val="annotation subject"/>
    <w:basedOn w:val="CommentText"/>
    <w:next w:val="CommentText"/>
    <w:link w:val="CommentSubjectChar"/>
    <w:uiPriority w:val="99"/>
    <w:semiHidden/>
    <w:unhideWhenUsed/>
    <w:rsid w:val="000C4CAE"/>
    <w:rPr>
      <w:b/>
      <w:bCs/>
    </w:rPr>
  </w:style>
  <w:style w:type="character" w:customStyle="1" w:styleId="CommentSubjectChar">
    <w:name w:val="Comment Subject Char"/>
    <w:basedOn w:val="CommentTextChar"/>
    <w:link w:val="CommentSubject"/>
    <w:uiPriority w:val="99"/>
    <w:semiHidden/>
    <w:rsid w:val="000C4CAE"/>
    <w:rPr>
      <w:b/>
      <w:bCs/>
      <w:sz w:val="20"/>
      <w:szCs w:val="20"/>
    </w:rPr>
  </w:style>
  <w:style w:type="paragraph" w:styleId="ListParagraph">
    <w:name w:val="List Paragraph"/>
    <w:basedOn w:val="Normal"/>
    <w:uiPriority w:val="34"/>
    <w:qFormat/>
    <w:rsid w:val="00E40FD6"/>
    <w:pPr>
      <w:ind w:left="720"/>
      <w:contextualSpacing/>
    </w:pPr>
  </w:style>
  <w:style w:type="character" w:styleId="PlaceholderText">
    <w:name w:val="Placeholder Text"/>
    <w:basedOn w:val="DefaultParagraphFont"/>
    <w:uiPriority w:val="99"/>
    <w:semiHidden/>
    <w:rsid w:val="00380089"/>
    <w:rPr>
      <w:color w:val="808080"/>
    </w:rPr>
  </w:style>
  <w:style w:type="paragraph" w:styleId="Bibliography">
    <w:name w:val="Bibliography"/>
    <w:basedOn w:val="Normal"/>
    <w:next w:val="Normal"/>
    <w:uiPriority w:val="37"/>
    <w:unhideWhenUsed/>
    <w:rsid w:val="000F31BB"/>
    <w:pPr>
      <w:tabs>
        <w:tab w:val="left" w:pos="500"/>
      </w:tabs>
      <w:spacing w:after="240"/>
      <w:ind w:left="504" w:hanging="504"/>
    </w:pPr>
  </w:style>
  <w:style w:type="character" w:customStyle="1" w:styleId="st">
    <w:name w:val="st"/>
    <w:basedOn w:val="DefaultParagraphFont"/>
    <w:rsid w:val="005750D3"/>
  </w:style>
  <w:style w:type="paragraph" w:customStyle="1" w:styleId="Compact">
    <w:name w:val="Compact"/>
    <w:basedOn w:val="BodyText"/>
    <w:qFormat/>
    <w:rsid w:val="004754A3"/>
    <w:pPr>
      <w:spacing w:before="36" w:after="36"/>
    </w:pPr>
  </w:style>
  <w:style w:type="table" w:customStyle="1" w:styleId="Table">
    <w:name w:val="Table"/>
    <w:semiHidden/>
    <w:unhideWhenUsed/>
    <w:qFormat/>
    <w:rsid w:val="004754A3"/>
    <w:pPr>
      <w:spacing w:after="200"/>
    </w:pPr>
    <w:tblPr>
      <w:tblInd w:w="0" w:type="dxa"/>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4754A3"/>
    <w:pPr>
      <w:spacing w:after="120"/>
    </w:pPr>
  </w:style>
  <w:style w:type="character" w:customStyle="1" w:styleId="BodyTextChar">
    <w:name w:val="Body Text Char"/>
    <w:basedOn w:val="DefaultParagraphFont"/>
    <w:link w:val="BodyText"/>
    <w:uiPriority w:val="99"/>
    <w:semiHidden/>
    <w:rsid w:val="004754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776524">
      <w:bodyDiv w:val="1"/>
      <w:marLeft w:val="0"/>
      <w:marRight w:val="0"/>
      <w:marTop w:val="0"/>
      <w:marBottom w:val="0"/>
      <w:divBdr>
        <w:top w:val="none" w:sz="0" w:space="0" w:color="auto"/>
        <w:left w:val="none" w:sz="0" w:space="0" w:color="auto"/>
        <w:bottom w:val="none" w:sz="0" w:space="0" w:color="auto"/>
        <w:right w:val="none" w:sz="0" w:space="0" w:color="auto"/>
      </w:divBdr>
    </w:div>
    <w:div w:id="296766145">
      <w:bodyDiv w:val="1"/>
      <w:marLeft w:val="0"/>
      <w:marRight w:val="0"/>
      <w:marTop w:val="0"/>
      <w:marBottom w:val="0"/>
      <w:divBdr>
        <w:top w:val="none" w:sz="0" w:space="0" w:color="auto"/>
        <w:left w:val="none" w:sz="0" w:space="0" w:color="auto"/>
        <w:bottom w:val="none" w:sz="0" w:space="0" w:color="auto"/>
        <w:right w:val="none" w:sz="0" w:space="0" w:color="auto"/>
      </w:divBdr>
      <w:divsChild>
        <w:div w:id="737169381">
          <w:marLeft w:val="0"/>
          <w:marRight w:val="0"/>
          <w:marTop w:val="0"/>
          <w:marBottom w:val="0"/>
          <w:divBdr>
            <w:top w:val="none" w:sz="0" w:space="0" w:color="auto"/>
            <w:left w:val="none" w:sz="0" w:space="0" w:color="auto"/>
            <w:bottom w:val="none" w:sz="0" w:space="0" w:color="auto"/>
            <w:right w:val="none" w:sz="0" w:space="0" w:color="auto"/>
          </w:divBdr>
          <w:divsChild>
            <w:div w:id="680132893">
              <w:marLeft w:val="0"/>
              <w:marRight w:val="0"/>
              <w:marTop w:val="0"/>
              <w:marBottom w:val="0"/>
              <w:divBdr>
                <w:top w:val="none" w:sz="0" w:space="0" w:color="auto"/>
                <w:left w:val="none" w:sz="0" w:space="0" w:color="auto"/>
                <w:bottom w:val="none" w:sz="0" w:space="0" w:color="auto"/>
                <w:right w:val="none" w:sz="0" w:space="0" w:color="auto"/>
              </w:divBdr>
              <w:divsChild>
                <w:div w:id="468984929">
                  <w:marLeft w:val="0"/>
                  <w:marRight w:val="0"/>
                  <w:marTop w:val="0"/>
                  <w:marBottom w:val="0"/>
                  <w:divBdr>
                    <w:top w:val="none" w:sz="0" w:space="0" w:color="auto"/>
                    <w:left w:val="none" w:sz="0" w:space="0" w:color="auto"/>
                    <w:bottom w:val="none" w:sz="0" w:space="0" w:color="auto"/>
                    <w:right w:val="none" w:sz="0" w:space="0" w:color="auto"/>
                  </w:divBdr>
                  <w:divsChild>
                    <w:div w:id="6867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759548">
      <w:bodyDiv w:val="1"/>
      <w:marLeft w:val="0"/>
      <w:marRight w:val="0"/>
      <w:marTop w:val="0"/>
      <w:marBottom w:val="0"/>
      <w:divBdr>
        <w:top w:val="none" w:sz="0" w:space="0" w:color="auto"/>
        <w:left w:val="none" w:sz="0" w:space="0" w:color="auto"/>
        <w:bottom w:val="none" w:sz="0" w:space="0" w:color="auto"/>
        <w:right w:val="none" w:sz="0" w:space="0" w:color="auto"/>
      </w:divBdr>
    </w:div>
    <w:div w:id="632951438">
      <w:bodyDiv w:val="1"/>
      <w:marLeft w:val="0"/>
      <w:marRight w:val="0"/>
      <w:marTop w:val="0"/>
      <w:marBottom w:val="0"/>
      <w:divBdr>
        <w:top w:val="none" w:sz="0" w:space="0" w:color="auto"/>
        <w:left w:val="none" w:sz="0" w:space="0" w:color="auto"/>
        <w:bottom w:val="none" w:sz="0" w:space="0" w:color="auto"/>
        <w:right w:val="none" w:sz="0" w:space="0" w:color="auto"/>
      </w:divBdr>
      <w:divsChild>
        <w:div w:id="1456101193">
          <w:marLeft w:val="0"/>
          <w:marRight w:val="0"/>
          <w:marTop w:val="0"/>
          <w:marBottom w:val="0"/>
          <w:divBdr>
            <w:top w:val="none" w:sz="0" w:space="0" w:color="auto"/>
            <w:left w:val="none" w:sz="0" w:space="0" w:color="auto"/>
            <w:bottom w:val="none" w:sz="0" w:space="0" w:color="auto"/>
            <w:right w:val="none" w:sz="0" w:space="0" w:color="auto"/>
          </w:divBdr>
          <w:divsChild>
            <w:div w:id="1108543557">
              <w:marLeft w:val="0"/>
              <w:marRight w:val="0"/>
              <w:marTop w:val="0"/>
              <w:marBottom w:val="0"/>
              <w:divBdr>
                <w:top w:val="none" w:sz="0" w:space="0" w:color="auto"/>
                <w:left w:val="none" w:sz="0" w:space="0" w:color="auto"/>
                <w:bottom w:val="none" w:sz="0" w:space="0" w:color="auto"/>
                <w:right w:val="none" w:sz="0" w:space="0" w:color="auto"/>
              </w:divBdr>
              <w:divsChild>
                <w:div w:id="13459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659411">
      <w:bodyDiv w:val="1"/>
      <w:marLeft w:val="0"/>
      <w:marRight w:val="0"/>
      <w:marTop w:val="0"/>
      <w:marBottom w:val="0"/>
      <w:divBdr>
        <w:top w:val="none" w:sz="0" w:space="0" w:color="auto"/>
        <w:left w:val="none" w:sz="0" w:space="0" w:color="auto"/>
        <w:bottom w:val="none" w:sz="0" w:space="0" w:color="auto"/>
        <w:right w:val="none" w:sz="0" w:space="0" w:color="auto"/>
      </w:divBdr>
      <w:divsChild>
        <w:div w:id="1432050359">
          <w:marLeft w:val="0"/>
          <w:marRight w:val="0"/>
          <w:marTop w:val="0"/>
          <w:marBottom w:val="0"/>
          <w:divBdr>
            <w:top w:val="none" w:sz="0" w:space="0" w:color="auto"/>
            <w:left w:val="none" w:sz="0" w:space="0" w:color="auto"/>
            <w:bottom w:val="none" w:sz="0" w:space="0" w:color="auto"/>
            <w:right w:val="none" w:sz="0" w:space="0" w:color="auto"/>
          </w:divBdr>
          <w:divsChild>
            <w:div w:id="1184707870">
              <w:marLeft w:val="0"/>
              <w:marRight w:val="0"/>
              <w:marTop w:val="0"/>
              <w:marBottom w:val="0"/>
              <w:divBdr>
                <w:top w:val="none" w:sz="0" w:space="0" w:color="auto"/>
                <w:left w:val="none" w:sz="0" w:space="0" w:color="auto"/>
                <w:bottom w:val="none" w:sz="0" w:space="0" w:color="auto"/>
                <w:right w:val="none" w:sz="0" w:space="0" w:color="auto"/>
              </w:divBdr>
              <w:divsChild>
                <w:div w:id="1036462525">
                  <w:marLeft w:val="0"/>
                  <w:marRight w:val="0"/>
                  <w:marTop w:val="0"/>
                  <w:marBottom w:val="0"/>
                  <w:divBdr>
                    <w:top w:val="none" w:sz="0" w:space="0" w:color="auto"/>
                    <w:left w:val="none" w:sz="0" w:space="0" w:color="auto"/>
                    <w:bottom w:val="none" w:sz="0" w:space="0" w:color="auto"/>
                    <w:right w:val="none" w:sz="0" w:space="0" w:color="auto"/>
                  </w:divBdr>
                  <w:divsChild>
                    <w:div w:id="17028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864068">
      <w:bodyDiv w:val="1"/>
      <w:marLeft w:val="0"/>
      <w:marRight w:val="0"/>
      <w:marTop w:val="0"/>
      <w:marBottom w:val="0"/>
      <w:divBdr>
        <w:top w:val="none" w:sz="0" w:space="0" w:color="auto"/>
        <w:left w:val="none" w:sz="0" w:space="0" w:color="auto"/>
        <w:bottom w:val="none" w:sz="0" w:space="0" w:color="auto"/>
        <w:right w:val="none" w:sz="0" w:space="0" w:color="auto"/>
      </w:divBdr>
      <w:divsChild>
        <w:div w:id="25569274">
          <w:marLeft w:val="0"/>
          <w:marRight w:val="0"/>
          <w:marTop w:val="0"/>
          <w:marBottom w:val="0"/>
          <w:divBdr>
            <w:top w:val="none" w:sz="0" w:space="0" w:color="auto"/>
            <w:left w:val="none" w:sz="0" w:space="0" w:color="auto"/>
            <w:bottom w:val="none" w:sz="0" w:space="0" w:color="auto"/>
            <w:right w:val="none" w:sz="0" w:space="0" w:color="auto"/>
          </w:divBdr>
          <w:divsChild>
            <w:div w:id="321128815">
              <w:marLeft w:val="0"/>
              <w:marRight w:val="0"/>
              <w:marTop w:val="0"/>
              <w:marBottom w:val="0"/>
              <w:divBdr>
                <w:top w:val="none" w:sz="0" w:space="0" w:color="auto"/>
                <w:left w:val="none" w:sz="0" w:space="0" w:color="auto"/>
                <w:bottom w:val="none" w:sz="0" w:space="0" w:color="auto"/>
                <w:right w:val="none" w:sz="0" w:space="0" w:color="auto"/>
              </w:divBdr>
              <w:divsChild>
                <w:div w:id="741416502">
                  <w:marLeft w:val="0"/>
                  <w:marRight w:val="0"/>
                  <w:marTop w:val="0"/>
                  <w:marBottom w:val="0"/>
                  <w:divBdr>
                    <w:top w:val="none" w:sz="0" w:space="0" w:color="auto"/>
                    <w:left w:val="none" w:sz="0" w:space="0" w:color="auto"/>
                    <w:bottom w:val="none" w:sz="0" w:space="0" w:color="auto"/>
                    <w:right w:val="none" w:sz="0" w:space="0" w:color="auto"/>
                  </w:divBdr>
                  <w:divsChild>
                    <w:div w:id="8347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917209">
      <w:bodyDiv w:val="1"/>
      <w:marLeft w:val="0"/>
      <w:marRight w:val="0"/>
      <w:marTop w:val="0"/>
      <w:marBottom w:val="0"/>
      <w:divBdr>
        <w:top w:val="none" w:sz="0" w:space="0" w:color="auto"/>
        <w:left w:val="none" w:sz="0" w:space="0" w:color="auto"/>
        <w:bottom w:val="none" w:sz="0" w:space="0" w:color="auto"/>
        <w:right w:val="none" w:sz="0" w:space="0" w:color="auto"/>
      </w:divBdr>
      <w:divsChild>
        <w:div w:id="864443397">
          <w:marLeft w:val="0"/>
          <w:marRight w:val="0"/>
          <w:marTop w:val="0"/>
          <w:marBottom w:val="0"/>
          <w:divBdr>
            <w:top w:val="none" w:sz="0" w:space="0" w:color="auto"/>
            <w:left w:val="none" w:sz="0" w:space="0" w:color="auto"/>
            <w:bottom w:val="none" w:sz="0" w:space="0" w:color="auto"/>
            <w:right w:val="none" w:sz="0" w:space="0" w:color="auto"/>
          </w:divBdr>
          <w:divsChild>
            <w:div w:id="508981584">
              <w:marLeft w:val="0"/>
              <w:marRight w:val="0"/>
              <w:marTop w:val="0"/>
              <w:marBottom w:val="0"/>
              <w:divBdr>
                <w:top w:val="none" w:sz="0" w:space="0" w:color="auto"/>
                <w:left w:val="none" w:sz="0" w:space="0" w:color="auto"/>
                <w:bottom w:val="none" w:sz="0" w:space="0" w:color="auto"/>
                <w:right w:val="none" w:sz="0" w:space="0" w:color="auto"/>
              </w:divBdr>
              <w:divsChild>
                <w:div w:id="28606120">
                  <w:marLeft w:val="0"/>
                  <w:marRight w:val="0"/>
                  <w:marTop w:val="0"/>
                  <w:marBottom w:val="0"/>
                  <w:divBdr>
                    <w:top w:val="none" w:sz="0" w:space="0" w:color="auto"/>
                    <w:left w:val="none" w:sz="0" w:space="0" w:color="auto"/>
                    <w:bottom w:val="none" w:sz="0" w:space="0" w:color="auto"/>
                    <w:right w:val="none" w:sz="0" w:space="0" w:color="auto"/>
                  </w:divBdr>
                  <w:divsChild>
                    <w:div w:id="13455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050510">
      <w:bodyDiv w:val="1"/>
      <w:marLeft w:val="0"/>
      <w:marRight w:val="0"/>
      <w:marTop w:val="0"/>
      <w:marBottom w:val="0"/>
      <w:divBdr>
        <w:top w:val="none" w:sz="0" w:space="0" w:color="auto"/>
        <w:left w:val="none" w:sz="0" w:space="0" w:color="auto"/>
        <w:bottom w:val="none" w:sz="0" w:space="0" w:color="auto"/>
        <w:right w:val="none" w:sz="0" w:space="0" w:color="auto"/>
      </w:divBdr>
      <w:divsChild>
        <w:div w:id="2110660385">
          <w:marLeft w:val="0"/>
          <w:marRight w:val="0"/>
          <w:marTop w:val="0"/>
          <w:marBottom w:val="0"/>
          <w:divBdr>
            <w:top w:val="none" w:sz="0" w:space="0" w:color="auto"/>
            <w:left w:val="none" w:sz="0" w:space="0" w:color="auto"/>
            <w:bottom w:val="none" w:sz="0" w:space="0" w:color="auto"/>
            <w:right w:val="none" w:sz="0" w:space="0" w:color="auto"/>
          </w:divBdr>
          <w:divsChild>
            <w:div w:id="2112046358">
              <w:marLeft w:val="0"/>
              <w:marRight w:val="0"/>
              <w:marTop w:val="0"/>
              <w:marBottom w:val="0"/>
              <w:divBdr>
                <w:top w:val="none" w:sz="0" w:space="0" w:color="auto"/>
                <w:left w:val="none" w:sz="0" w:space="0" w:color="auto"/>
                <w:bottom w:val="none" w:sz="0" w:space="0" w:color="auto"/>
                <w:right w:val="none" w:sz="0" w:space="0" w:color="auto"/>
              </w:divBdr>
              <w:divsChild>
                <w:div w:id="1298027292">
                  <w:marLeft w:val="0"/>
                  <w:marRight w:val="0"/>
                  <w:marTop w:val="0"/>
                  <w:marBottom w:val="0"/>
                  <w:divBdr>
                    <w:top w:val="none" w:sz="0" w:space="0" w:color="auto"/>
                    <w:left w:val="none" w:sz="0" w:space="0" w:color="auto"/>
                    <w:bottom w:val="none" w:sz="0" w:space="0" w:color="auto"/>
                    <w:right w:val="none" w:sz="0" w:space="0" w:color="auto"/>
                  </w:divBdr>
                  <w:divsChild>
                    <w:div w:id="4904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0356">
      <w:bodyDiv w:val="1"/>
      <w:marLeft w:val="0"/>
      <w:marRight w:val="0"/>
      <w:marTop w:val="0"/>
      <w:marBottom w:val="0"/>
      <w:divBdr>
        <w:top w:val="none" w:sz="0" w:space="0" w:color="auto"/>
        <w:left w:val="none" w:sz="0" w:space="0" w:color="auto"/>
        <w:bottom w:val="none" w:sz="0" w:space="0" w:color="auto"/>
        <w:right w:val="none" w:sz="0" w:space="0" w:color="auto"/>
      </w:divBdr>
      <w:divsChild>
        <w:div w:id="1808862955">
          <w:marLeft w:val="0"/>
          <w:marRight w:val="0"/>
          <w:marTop w:val="0"/>
          <w:marBottom w:val="0"/>
          <w:divBdr>
            <w:top w:val="none" w:sz="0" w:space="0" w:color="auto"/>
            <w:left w:val="none" w:sz="0" w:space="0" w:color="auto"/>
            <w:bottom w:val="none" w:sz="0" w:space="0" w:color="auto"/>
            <w:right w:val="none" w:sz="0" w:space="0" w:color="auto"/>
          </w:divBdr>
          <w:divsChild>
            <w:div w:id="1464495281">
              <w:marLeft w:val="0"/>
              <w:marRight w:val="0"/>
              <w:marTop w:val="0"/>
              <w:marBottom w:val="0"/>
              <w:divBdr>
                <w:top w:val="none" w:sz="0" w:space="0" w:color="auto"/>
                <w:left w:val="none" w:sz="0" w:space="0" w:color="auto"/>
                <w:bottom w:val="none" w:sz="0" w:space="0" w:color="auto"/>
                <w:right w:val="none" w:sz="0" w:space="0" w:color="auto"/>
              </w:divBdr>
              <w:divsChild>
                <w:div w:id="1419251141">
                  <w:marLeft w:val="0"/>
                  <w:marRight w:val="0"/>
                  <w:marTop w:val="0"/>
                  <w:marBottom w:val="0"/>
                  <w:divBdr>
                    <w:top w:val="none" w:sz="0" w:space="0" w:color="auto"/>
                    <w:left w:val="none" w:sz="0" w:space="0" w:color="auto"/>
                    <w:bottom w:val="none" w:sz="0" w:space="0" w:color="auto"/>
                    <w:right w:val="none" w:sz="0" w:space="0" w:color="auto"/>
                  </w:divBdr>
                  <w:divsChild>
                    <w:div w:id="2986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3288">
      <w:bodyDiv w:val="1"/>
      <w:marLeft w:val="0"/>
      <w:marRight w:val="0"/>
      <w:marTop w:val="0"/>
      <w:marBottom w:val="0"/>
      <w:divBdr>
        <w:top w:val="none" w:sz="0" w:space="0" w:color="auto"/>
        <w:left w:val="none" w:sz="0" w:space="0" w:color="auto"/>
        <w:bottom w:val="none" w:sz="0" w:space="0" w:color="auto"/>
        <w:right w:val="none" w:sz="0" w:space="0" w:color="auto"/>
      </w:divBdr>
    </w:div>
    <w:div w:id="2057779366">
      <w:bodyDiv w:val="1"/>
      <w:marLeft w:val="0"/>
      <w:marRight w:val="0"/>
      <w:marTop w:val="0"/>
      <w:marBottom w:val="0"/>
      <w:divBdr>
        <w:top w:val="none" w:sz="0" w:space="0" w:color="auto"/>
        <w:left w:val="none" w:sz="0" w:space="0" w:color="auto"/>
        <w:bottom w:val="none" w:sz="0" w:space="0" w:color="auto"/>
        <w:right w:val="none" w:sz="0" w:space="0" w:color="auto"/>
      </w:divBdr>
      <w:divsChild>
        <w:div w:id="1185292387">
          <w:marLeft w:val="0"/>
          <w:marRight w:val="0"/>
          <w:marTop w:val="0"/>
          <w:marBottom w:val="0"/>
          <w:divBdr>
            <w:top w:val="none" w:sz="0" w:space="0" w:color="auto"/>
            <w:left w:val="none" w:sz="0" w:space="0" w:color="auto"/>
            <w:bottom w:val="none" w:sz="0" w:space="0" w:color="auto"/>
            <w:right w:val="none" w:sz="0" w:space="0" w:color="auto"/>
          </w:divBdr>
          <w:divsChild>
            <w:div w:id="101608694">
              <w:marLeft w:val="0"/>
              <w:marRight w:val="0"/>
              <w:marTop w:val="0"/>
              <w:marBottom w:val="0"/>
              <w:divBdr>
                <w:top w:val="none" w:sz="0" w:space="0" w:color="auto"/>
                <w:left w:val="none" w:sz="0" w:space="0" w:color="auto"/>
                <w:bottom w:val="none" w:sz="0" w:space="0" w:color="auto"/>
                <w:right w:val="none" w:sz="0" w:space="0" w:color="auto"/>
              </w:divBdr>
              <w:divsChild>
                <w:div w:id="85730607">
                  <w:marLeft w:val="0"/>
                  <w:marRight w:val="0"/>
                  <w:marTop w:val="0"/>
                  <w:marBottom w:val="0"/>
                  <w:divBdr>
                    <w:top w:val="none" w:sz="0" w:space="0" w:color="auto"/>
                    <w:left w:val="none" w:sz="0" w:space="0" w:color="auto"/>
                    <w:bottom w:val="none" w:sz="0" w:space="0" w:color="auto"/>
                    <w:right w:val="none" w:sz="0" w:space="0" w:color="auto"/>
                  </w:divBdr>
                  <w:divsChild>
                    <w:div w:id="4822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microsoft.com/office/2018/08/relationships/commentsExtensible" Target="commentsExtensible.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371FCA-F560-7143-BE6F-1BACA4F27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18</Pages>
  <Words>27458</Words>
  <Characters>156516</Characters>
  <Application>Microsoft Office Word</Application>
  <DocSecurity>0</DocSecurity>
  <Lines>1304</Lines>
  <Paragraphs>367</Paragraphs>
  <ScaleCrop>false</ScaleCrop>
  <HeadingPairs>
    <vt:vector size="2" baseType="variant">
      <vt:variant>
        <vt:lpstr>Title</vt:lpstr>
      </vt:variant>
      <vt:variant>
        <vt:i4>1</vt:i4>
      </vt:variant>
    </vt:vector>
  </HeadingPairs>
  <TitlesOfParts>
    <vt:vector size="1" baseType="lpstr">
      <vt:lpstr>MS Thesis Proposal</vt:lpstr>
    </vt:vector>
  </TitlesOfParts>
  <Company/>
  <LinksUpToDate>false</LinksUpToDate>
  <CharactersWithSpaces>183607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Thesis Proposal</dc:title>
  <dc:subject>BNA Title that tim is still thinking about</dc:subject>
  <dc:creator>Tim Vigers</dc:creator>
  <cp:keywords/>
  <dc:description/>
  <cp:lastModifiedBy>Tim Vigers</cp:lastModifiedBy>
  <cp:revision>611</cp:revision>
  <dcterms:created xsi:type="dcterms:W3CDTF">2020-08-05T16:22:00Z</dcterms:created>
  <dcterms:modified xsi:type="dcterms:W3CDTF">2020-08-09T19:08:00Z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c481e304-efa7-3d45-87c0-d94fcf60f84b</vt:lpwstr>
  </property>
  <property fmtid="{D5CDD505-2E9C-101B-9397-08002B2CF9AE}" pid="24" name="Mendeley Citation Style_1">
    <vt:lpwstr>http://www.zotero.org/styles/american-medical-association</vt:lpwstr>
  </property>
  <property fmtid="{D5CDD505-2E9C-101B-9397-08002B2CF9AE}" pid="25" name="ZOTERO_PREF_1">
    <vt:lpwstr>&lt;data data-version="3" zotero-version="5.0.89"&gt;&lt;session id="IOO5UE9A"/&gt;&lt;style id="http://www.zotero.org/styles/american-medical-association" hasBibliography="1" bibliographyStyleHasBeenSet="1"/&gt;&lt;prefs&gt;&lt;pref name="fieldType" value="Field"/&gt;&lt;pref name="auto</vt:lpwstr>
  </property>
  <property fmtid="{D5CDD505-2E9C-101B-9397-08002B2CF9AE}" pid="26" name="ZOTERO_PREF_2">
    <vt:lpwstr>maticJournalAbbreviations" value="true"/&gt;&lt;/prefs&gt;&lt;/data&gt;</vt:lpwstr>
  </property>
</Properties>
</file>