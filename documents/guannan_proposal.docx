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260693" w:displacedByCustomXml="next"/>
    <w:bookmarkEnd w:id="0" w:displacedByCustomXml="next"/>
    <w:sdt>
      <w:sdtPr>
        <w:rPr>
          <w:rFonts w:asciiTheme="minorHAnsi" w:eastAsiaTheme="minorHAnsi" w:hAnsiTheme="minorHAnsi" w:cstheme="minorBidi"/>
          <w:color w:val="auto"/>
          <w:sz w:val="22"/>
          <w:szCs w:val="22"/>
        </w:rPr>
        <w:id w:val="1703364798"/>
        <w:docPartObj>
          <w:docPartGallery w:val="Table of Contents"/>
          <w:docPartUnique/>
        </w:docPartObj>
      </w:sdtPr>
      <w:sdtEndPr>
        <w:rPr>
          <w:b/>
          <w:bCs/>
          <w:noProof/>
        </w:rPr>
      </w:sdtEndPr>
      <w:sdtContent>
        <w:p w14:paraId="2AE80E6A" w14:textId="1C956C21" w:rsidR="008E7879" w:rsidRPr="008E7879" w:rsidRDefault="008E7879">
          <w:pPr>
            <w:pStyle w:val="TOCHeading"/>
            <w:rPr>
              <w:b/>
              <w:bCs/>
              <w:color w:val="000000" w:themeColor="text1"/>
            </w:rPr>
          </w:pPr>
          <w:r w:rsidRPr="008E7879">
            <w:rPr>
              <w:b/>
              <w:bCs/>
              <w:color w:val="000000" w:themeColor="text1"/>
            </w:rPr>
            <w:t>Table of Contents</w:t>
          </w:r>
        </w:p>
        <w:p w14:paraId="5B0C0ACC" w14:textId="1B4FCBEB" w:rsidR="001F34CC" w:rsidRDefault="008E787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020032" w:history="1">
            <w:r w:rsidR="001F34CC" w:rsidRPr="00701AAD">
              <w:rPr>
                <w:rStyle w:val="Hyperlink"/>
                <w:noProof/>
              </w:rPr>
              <w:t>Abstract</w:t>
            </w:r>
            <w:r w:rsidR="001F34CC">
              <w:rPr>
                <w:noProof/>
                <w:webHidden/>
              </w:rPr>
              <w:tab/>
            </w:r>
            <w:r w:rsidR="001F34CC">
              <w:rPr>
                <w:noProof/>
                <w:webHidden/>
              </w:rPr>
              <w:fldChar w:fldCharType="begin"/>
            </w:r>
            <w:r w:rsidR="001F34CC">
              <w:rPr>
                <w:noProof/>
                <w:webHidden/>
              </w:rPr>
              <w:instrText xml:space="preserve"> PAGEREF _Toc19020032 \h </w:instrText>
            </w:r>
            <w:r w:rsidR="001F34CC">
              <w:rPr>
                <w:noProof/>
                <w:webHidden/>
              </w:rPr>
            </w:r>
            <w:r w:rsidR="001F34CC">
              <w:rPr>
                <w:noProof/>
                <w:webHidden/>
              </w:rPr>
              <w:fldChar w:fldCharType="separate"/>
            </w:r>
            <w:r w:rsidR="001F34CC">
              <w:rPr>
                <w:noProof/>
                <w:webHidden/>
              </w:rPr>
              <w:t>2</w:t>
            </w:r>
            <w:r w:rsidR="001F34CC">
              <w:rPr>
                <w:noProof/>
                <w:webHidden/>
              </w:rPr>
              <w:fldChar w:fldCharType="end"/>
            </w:r>
          </w:hyperlink>
        </w:p>
        <w:p w14:paraId="780713DD" w14:textId="05C0C9BC" w:rsidR="001F34CC" w:rsidRDefault="00FD4A61">
          <w:pPr>
            <w:pStyle w:val="TOC1"/>
            <w:tabs>
              <w:tab w:val="right" w:leader="dot" w:pos="9350"/>
            </w:tabs>
            <w:rPr>
              <w:rFonts w:eastAsiaTheme="minorEastAsia"/>
              <w:noProof/>
            </w:rPr>
          </w:pPr>
          <w:hyperlink w:anchor="_Toc19020033" w:history="1">
            <w:r w:rsidR="001F34CC" w:rsidRPr="00701AAD">
              <w:rPr>
                <w:rStyle w:val="Hyperlink"/>
                <w:noProof/>
              </w:rPr>
              <w:t>Background</w:t>
            </w:r>
            <w:r w:rsidR="001F34CC">
              <w:rPr>
                <w:noProof/>
                <w:webHidden/>
              </w:rPr>
              <w:tab/>
            </w:r>
            <w:r w:rsidR="001F34CC">
              <w:rPr>
                <w:noProof/>
                <w:webHidden/>
              </w:rPr>
              <w:fldChar w:fldCharType="begin"/>
            </w:r>
            <w:r w:rsidR="001F34CC">
              <w:rPr>
                <w:noProof/>
                <w:webHidden/>
              </w:rPr>
              <w:instrText xml:space="preserve"> PAGEREF _Toc19020033 \h </w:instrText>
            </w:r>
            <w:r w:rsidR="001F34CC">
              <w:rPr>
                <w:noProof/>
                <w:webHidden/>
              </w:rPr>
            </w:r>
            <w:r w:rsidR="001F34CC">
              <w:rPr>
                <w:noProof/>
                <w:webHidden/>
              </w:rPr>
              <w:fldChar w:fldCharType="separate"/>
            </w:r>
            <w:r w:rsidR="001F34CC">
              <w:rPr>
                <w:noProof/>
                <w:webHidden/>
              </w:rPr>
              <w:t>2</w:t>
            </w:r>
            <w:r w:rsidR="001F34CC">
              <w:rPr>
                <w:noProof/>
                <w:webHidden/>
              </w:rPr>
              <w:fldChar w:fldCharType="end"/>
            </w:r>
          </w:hyperlink>
        </w:p>
        <w:p w14:paraId="42920ABC" w14:textId="4921F746" w:rsidR="001F34CC" w:rsidRDefault="00FD4A61">
          <w:pPr>
            <w:pStyle w:val="TOC2"/>
            <w:tabs>
              <w:tab w:val="right" w:leader="dot" w:pos="9350"/>
            </w:tabs>
            <w:rPr>
              <w:rFonts w:eastAsiaTheme="minorEastAsia"/>
              <w:noProof/>
            </w:rPr>
          </w:pPr>
          <w:hyperlink w:anchor="_Toc19020034" w:history="1">
            <w:r w:rsidR="001F34CC" w:rsidRPr="00701AAD">
              <w:rPr>
                <w:rStyle w:val="Hyperlink"/>
                <w:noProof/>
              </w:rPr>
              <w:t>Overview of Multi-</w:t>
            </w:r>
            <w:r w:rsidR="00EF4185">
              <w:rPr>
                <w:rStyle w:val="Hyperlink"/>
                <w:noProof/>
              </w:rPr>
              <w:t>Omics</w:t>
            </w:r>
            <w:r w:rsidR="001F34CC" w:rsidRPr="00701AAD">
              <w:rPr>
                <w:rStyle w:val="Hyperlink"/>
                <w:noProof/>
              </w:rPr>
              <w:t xml:space="preserve"> data integration</w:t>
            </w:r>
            <w:r w:rsidR="001F34CC">
              <w:rPr>
                <w:noProof/>
                <w:webHidden/>
              </w:rPr>
              <w:tab/>
            </w:r>
            <w:r w:rsidR="001F34CC">
              <w:rPr>
                <w:noProof/>
                <w:webHidden/>
              </w:rPr>
              <w:fldChar w:fldCharType="begin"/>
            </w:r>
            <w:r w:rsidR="001F34CC">
              <w:rPr>
                <w:noProof/>
                <w:webHidden/>
              </w:rPr>
              <w:instrText xml:space="preserve"> PAGEREF _Toc19020034 \h </w:instrText>
            </w:r>
            <w:r w:rsidR="001F34CC">
              <w:rPr>
                <w:noProof/>
                <w:webHidden/>
              </w:rPr>
            </w:r>
            <w:r w:rsidR="001F34CC">
              <w:rPr>
                <w:noProof/>
                <w:webHidden/>
              </w:rPr>
              <w:fldChar w:fldCharType="separate"/>
            </w:r>
            <w:r w:rsidR="001F34CC">
              <w:rPr>
                <w:noProof/>
                <w:webHidden/>
              </w:rPr>
              <w:t>2</w:t>
            </w:r>
            <w:r w:rsidR="001F34CC">
              <w:rPr>
                <w:noProof/>
                <w:webHidden/>
              </w:rPr>
              <w:fldChar w:fldCharType="end"/>
            </w:r>
          </w:hyperlink>
        </w:p>
        <w:p w14:paraId="77B2951A" w14:textId="116B9EB6" w:rsidR="001F34CC" w:rsidRDefault="00FD4A61">
          <w:pPr>
            <w:pStyle w:val="TOC2"/>
            <w:tabs>
              <w:tab w:val="right" w:leader="dot" w:pos="9350"/>
            </w:tabs>
            <w:rPr>
              <w:rFonts w:eastAsiaTheme="minorEastAsia"/>
              <w:noProof/>
            </w:rPr>
          </w:pPr>
          <w:hyperlink w:anchor="_Toc19020035" w:history="1">
            <w:r w:rsidR="001F34CC" w:rsidRPr="00701AAD">
              <w:rPr>
                <w:rStyle w:val="Hyperlink"/>
                <w:rFonts w:eastAsia="Calibri"/>
                <w:noProof/>
              </w:rPr>
              <w:t>Human Microbiome</w:t>
            </w:r>
            <w:r w:rsidR="001F34CC">
              <w:rPr>
                <w:noProof/>
                <w:webHidden/>
              </w:rPr>
              <w:tab/>
            </w:r>
            <w:r w:rsidR="001F34CC">
              <w:rPr>
                <w:noProof/>
                <w:webHidden/>
              </w:rPr>
              <w:fldChar w:fldCharType="begin"/>
            </w:r>
            <w:r w:rsidR="001F34CC">
              <w:rPr>
                <w:noProof/>
                <w:webHidden/>
              </w:rPr>
              <w:instrText xml:space="preserve"> PAGEREF _Toc19020035 \h </w:instrText>
            </w:r>
            <w:r w:rsidR="001F34CC">
              <w:rPr>
                <w:noProof/>
                <w:webHidden/>
              </w:rPr>
            </w:r>
            <w:r w:rsidR="001F34CC">
              <w:rPr>
                <w:noProof/>
                <w:webHidden/>
              </w:rPr>
              <w:fldChar w:fldCharType="separate"/>
            </w:r>
            <w:r w:rsidR="001F34CC">
              <w:rPr>
                <w:noProof/>
                <w:webHidden/>
              </w:rPr>
              <w:t>3</w:t>
            </w:r>
            <w:r w:rsidR="001F34CC">
              <w:rPr>
                <w:noProof/>
                <w:webHidden/>
              </w:rPr>
              <w:fldChar w:fldCharType="end"/>
            </w:r>
          </w:hyperlink>
        </w:p>
        <w:p w14:paraId="190EF93D" w14:textId="548A775D" w:rsidR="001F34CC" w:rsidRDefault="00FD4A61">
          <w:pPr>
            <w:pStyle w:val="TOC2"/>
            <w:tabs>
              <w:tab w:val="right" w:leader="dot" w:pos="9350"/>
            </w:tabs>
            <w:rPr>
              <w:rFonts w:eastAsiaTheme="minorEastAsia"/>
              <w:noProof/>
            </w:rPr>
          </w:pPr>
          <w:hyperlink w:anchor="_Toc19020036" w:history="1">
            <w:r w:rsidR="001F34CC" w:rsidRPr="00701AAD">
              <w:rPr>
                <w:rStyle w:val="Hyperlink"/>
                <w:rFonts w:eastAsia="Calibri"/>
                <w:noProof/>
              </w:rPr>
              <w:t>Host-Transcriptome</w:t>
            </w:r>
            <w:r w:rsidR="001F34CC">
              <w:rPr>
                <w:noProof/>
                <w:webHidden/>
              </w:rPr>
              <w:tab/>
            </w:r>
            <w:r w:rsidR="001F34CC">
              <w:rPr>
                <w:noProof/>
                <w:webHidden/>
              </w:rPr>
              <w:fldChar w:fldCharType="begin"/>
            </w:r>
            <w:r w:rsidR="001F34CC">
              <w:rPr>
                <w:noProof/>
                <w:webHidden/>
              </w:rPr>
              <w:instrText xml:space="preserve"> PAGEREF _Toc19020036 \h </w:instrText>
            </w:r>
            <w:r w:rsidR="001F34CC">
              <w:rPr>
                <w:noProof/>
                <w:webHidden/>
              </w:rPr>
            </w:r>
            <w:r w:rsidR="001F34CC">
              <w:rPr>
                <w:noProof/>
                <w:webHidden/>
              </w:rPr>
              <w:fldChar w:fldCharType="separate"/>
            </w:r>
            <w:r w:rsidR="001F34CC">
              <w:rPr>
                <w:noProof/>
                <w:webHidden/>
              </w:rPr>
              <w:t>5</w:t>
            </w:r>
            <w:r w:rsidR="001F34CC">
              <w:rPr>
                <w:noProof/>
                <w:webHidden/>
              </w:rPr>
              <w:fldChar w:fldCharType="end"/>
            </w:r>
          </w:hyperlink>
        </w:p>
        <w:p w14:paraId="6E7C5720" w14:textId="024D0863" w:rsidR="001F34CC" w:rsidRDefault="00FD4A61">
          <w:pPr>
            <w:pStyle w:val="TOC2"/>
            <w:tabs>
              <w:tab w:val="right" w:leader="dot" w:pos="9350"/>
            </w:tabs>
            <w:rPr>
              <w:rFonts w:eastAsiaTheme="minorEastAsia"/>
              <w:noProof/>
            </w:rPr>
          </w:pPr>
          <w:hyperlink w:anchor="_Toc19020037" w:history="1">
            <w:r w:rsidR="001F34CC" w:rsidRPr="00701AAD">
              <w:rPr>
                <w:rStyle w:val="Hyperlink"/>
                <w:noProof/>
              </w:rPr>
              <w:t>Clinical Phenotypes</w:t>
            </w:r>
            <w:r w:rsidR="001F34CC">
              <w:rPr>
                <w:noProof/>
                <w:webHidden/>
              </w:rPr>
              <w:tab/>
            </w:r>
            <w:r w:rsidR="001F34CC">
              <w:rPr>
                <w:noProof/>
                <w:webHidden/>
              </w:rPr>
              <w:fldChar w:fldCharType="begin"/>
            </w:r>
            <w:r w:rsidR="001F34CC">
              <w:rPr>
                <w:noProof/>
                <w:webHidden/>
              </w:rPr>
              <w:instrText xml:space="preserve"> PAGEREF _Toc19020037 \h </w:instrText>
            </w:r>
            <w:r w:rsidR="001F34CC">
              <w:rPr>
                <w:noProof/>
                <w:webHidden/>
              </w:rPr>
            </w:r>
            <w:r w:rsidR="001F34CC">
              <w:rPr>
                <w:noProof/>
                <w:webHidden/>
              </w:rPr>
              <w:fldChar w:fldCharType="separate"/>
            </w:r>
            <w:r w:rsidR="001F34CC">
              <w:rPr>
                <w:noProof/>
                <w:webHidden/>
              </w:rPr>
              <w:t>5</w:t>
            </w:r>
            <w:r w:rsidR="001F34CC">
              <w:rPr>
                <w:noProof/>
                <w:webHidden/>
              </w:rPr>
              <w:fldChar w:fldCharType="end"/>
            </w:r>
          </w:hyperlink>
        </w:p>
        <w:p w14:paraId="332748C8" w14:textId="11FAB95E" w:rsidR="001F34CC" w:rsidRDefault="00FD4A61">
          <w:pPr>
            <w:pStyle w:val="TOC2"/>
            <w:tabs>
              <w:tab w:val="right" w:leader="dot" w:pos="9350"/>
            </w:tabs>
            <w:rPr>
              <w:rFonts w:eastAsiaTheme="minorEastAsia"/>
              <w:noProof/>
            </w:rPr>
          </w:pPr>
          <w:hyperlink w:anchor="_Toc19020038" w:history="1">
            <w:r w:rsidR="001F34CC" w:rsidRPr="00701AAD">
              <w:rPr>
                <w:rStyle w:val="Hyperlink"/>
                <w:rFonts w:eastAsia="Calibri"/>
                <w:noProof/>
              </w:rPr>
              <w:t>Host-Transcriptome-Microbiome Integration</w:t>
            </w:r>
            <w:r w:rsidR="001F34CC">
              <w:rPr>
                <w:noProof/>
                <w:webHidden/>
              </w:rPr>
              <w:tab/>
            </w:r>
            <w:r w:rsidR="001F34CC">
              <w:rPr>
                <w:noProof/>
                <w:webHidden/>
              </w:rPr>
              <w:fldChar w:fldCharType="begin"/>
            </w:r>
            <w:r w:rsidR="001F34CC">
              <w:rPr>
                <w:noProof/>
                <w:webHidden/>
              </w:rPr>
              <w:instrText xml:space="preserve"> PAGEREF _Toc19020038 \h </w:instrText>
            </w:r>
            <w:r w:rsidR="001F34CC">
              <w:rPr>
                <w:noProof/>
                <w:webHidden/>
              </w:rPr>
            </w:r>
            <w:r w:rsidR="001F34CC">
              <w:rPr>
                <w:noProof/>
                <w:webHidden/>
              </w:rPr>
              <w:fldChar w:fldCharType="separate"/>
            </w:r>
            <w:r w:rsidR="001F34CC">
              <w:rPr>
                <w:noProof/>
                <w:webHidden/>
              </w:rPr>
              <w:t>5</w:t>
            </w:r>
            <w:r w:rsidR="001F34CC">
              <w:rPr>
                <w:noProof/>
                <w:webHidden/>
              </w:rPr>
              <w:fldChar w:fldCharType="end"/>
            </w:r>
          </w:hyperlink>
        </w:p>
        <w:p w14:paraId="051FF8B3" w14:textId="1CB13315" w:rsidR="001F34CC" w:rsidRDefault="00FD4A61">
          <w:pPr>
            <w:pStyle w:val="TOC2"/>
            <w:tabs>
              <w:tab w:val="right" w:leader="dot" w:pos="9350"/>
            </w:tabs>
            <w:rPr>
              <w:rFonts w:eastAsiaTheme="minorEastAsia"/>
              <w:noProof/>
            </w:rPr>
          </w:pPr>
          <w:hyperlink w:anchor="_Toc19020039" w:history="1">
            <w:r w:rsidR="001F34CC" w:rsidRPr="00701AAD">
              <w:rPr>
                <w:rStyle w:val="Hyperlink"/>
                <w:noProof/>
              </w:rPr>
              <w:t>Network analysis</w:t>
            </w:r>
            <w:r w:rsidR="001F34CC">
              <w:rPr>
                <w:noProof/>
                <w:webHidden/>
              </w:rPr>
              <w:tab/>
            </w:r>
            <w:r w:rsidR="001F34CC">
              <w:rPr>
                <w:noProof/>
                <w:webHidden/>
              </w:rPr>
              <w:fldChar w:fldCharType="begin"/>
            </w:r>
            <w:r w:rsidR="001F34CC">
              <w:rPr>
                <w:noProof/>
                <w:webHidden/>
              </w:rPr>
              <w:instrText xml:space="preserve"> PAGEREF _Toc19020039 \h </w:instrText>
            </w:r>
            <w:r w:rsidR="001F34CC">
              <w:rPr>
                <w:noProof/>
                <w:webHidden/>
              </w:rPr>
            </w:r>
            <w:r w:rsidR="001F34CC">
              <w:rPr>
                <w:noProof/>
                <w:webHidden/>
              </w:rPr>
              <w:fldChar w:fldCharType="separate"/>
            </w:r>
            <w:r w:rsidR="001F34CC">
              <w:rPr>
                <w:noProof/>
                <w:webHidden/>
              </w:rPr>
              <w:t>6</w:t>
            </w:r>
            <w:r w:rsidR="001F34CC">
              <w:rPr>
                <w:noProof/>
                <w:webHidden/>
              </w:rPr>
              <w:fldChar w:fldCharType="end"/>
            </w:r>
          </w:hyperlink>
        </w:p>
        <w:p w14:paraId="3694AEEA" w14:textId="194010A8" w:rsidR="001F34CC" w:rsidRDefault="00FD4A61">
          <w:pPr>
            <w:pStyle w:val="TOC1"/>
            <w:tabs>
              <w:tab w:val="right" w:leader="dot" w:pos="9350"/>
            </w:tabs>
            <w:rPr>
              <w:rFonts w:eastAsiaTheme="minorEastAsia"/>
              <w:noProof/>
            </w:rPr>
          </w:pPr>
          <w:hyperlink w:anchor="_Toc19020040" w:history="1">
            <w:r w:rsidR="001F34CC" w:rsidRPr="00701AAD">
              <w:rPr>
                <w:rStyle w:val="Hyperlink"/>
                <w:noProof/>
              </w:rPr>
              <w:t>Primary Aims</w:t>
            </w:r>
            <w:r w:rsidR="001F34CC">
              <w:rPr>
                <w:noProof/>
                <w:webHidden/>
              </w:rPr>
              <w:tab/>
            </w:r>
            <w:r w:rsidR="001F34CC">
              <w:rPr>
                <w:noProof/>
                <w:webHidden/>
              </w:rPr>
              <w:fldChar w:fldCharType="begin"/>
            </w:r>
            <w:r w:rsidR="001F34CC">
              <w:rPr>
                <w:noProof/>
                <w:webHidden/>
              </w:rPr>
              <w:instrText xml:space="preserve"> PAGEREF _Toc19020040 \h </w:instrText>
            </w:r>
            <w:r w:rsidR="001F34CC">
              <w:rPr>
                <w:noProof/>
                <w:webHidden/>
              </w:rPr>
            </w:r>
            <w:r w:rsidR="001F34CC">
              <w:rPr>
                <w:noProof/>
                <w:webHidden/>
              </w:rPr>
              <w:fldChar w:fldCharType="separate"/>
            </w:r>
            <w:r w:rsidR="001F34CC">
              <w:rPr>
                <w:noProof/>
                <w:webHidden/>
              </w:rPr>
              <w:t>7</w:t>
            </w:r>
            <w:r w:rsidR="001F34CC">
              <w:rPr>
                <w:noProof/>
                <w:webHidden/>
              </w:rPr>
              <w:fldChar w:fldCharType="end"/>
            </w:r>
          </w:hyperlink>
        </w:p>
        <w:p w14:paraId="01071038" w14:textId="1C9E8AB5" w:rsidR="001F34CC" w:rsidRDefault="00FD4A61">
          <w:pPr>
            <w:pStyle w:val="TOC1"/>
            <w:tabs>
              <w:tab w:val="right" w:leader="dot" w:pos="9350"/>
            </w:tabs>
            <w:rPr>
              <w:rFonts w:eastAsiaTheme="minorEastAsia"/>
              <w:noProof/>
            </w:rPr>
          </w:pPr>
          <w:hyperlink w:anchor="_Toc19020041" w:history="1">
            <w:r w:rsidR="001F34CC" w:rsidRPr="00701AAD">
              <w:rPr>
                <w:rStyle w:val="Hyperlink"/>
                <w:rFonts w:eastAsia="Calibri"/>
                <w:noProof/>
              </w:rPr>
              <w:t>The Network Analysis Method Applied</w:t>
            </w:r>
            <w:r w:rsidR="001F34CC">
              <w:rPr>
                <w:noProof/>
                <w:webHidden/>
              </w:rPr>
              <w:tab/>
            </w:r>
            <w:r w:rsidR="001F34CC">
              <w:rPr>
                <w:noProof/>
                <w:webHidden/>
              </w:rPr>
              <w:fldChar w:fldCharType="begin"/>
            </w:r>
            <w:r w:rsidR="001F34CC">
              <w:rPr>
                <w:noProof/>
                <w:webHidden/>
              </w:rPr>
              <w:instrText xml:space="preserve"> PAGEREF _Toc19020041 \h </w:instrText>
            </w:r>
            <w:r w:rsidR="001F34CC">
              <w:rPr>
                <w:noProof/>
                <w:webHidden/>
              </w:rPr>
            </w:r>
            <w:r w:rsidR="001F34CC">
              <w:rPr>
                <w:noProof/>
                <w:webHidden/>
              </w:rPr>
              <w:fldChar w:fldCharType="separate"/>
            </w:r>
            <w:r w:rsidR="001F34CC">
              <w:rPr>
                <w:noProof/>
                <w:webHidden/>
              </w:rPr>
              <w:t>9</w:t>
            </w:r>
            <w:r w:rsidR="001F34CC">
              <w:rPr>
                <w:noProof/>
                <w:webHidden/>
              </w:rPr>
              <w:fldChar w:fldCharType="end"/>
            </w:r>
          </w:hyperlink>
        </w:p>
        <w:p w14:paraId="0705D338" w14:textId="03D15191" w:rsidR="001F34CC" w:rsidRDefault="00FD4A61">
          <w:pPr>
            <w:pStyle w:val="TOC2"/>
            <w:tabs>
              <w:tab w:val="right" w:leader="dot" w:pos="9350"/>
            </w:tabs>
            <w:rPr>
              <w:rFonts w:eastAsiaTheme="minorEastAsia"/>
              <w:noProof/>
            </w:rPr>
          </w:pPr>
          <w:hyperlink w:anchor="_Toc19020042" w:history="1">
            <w:r w:rsidR="001F34CC" w:rsidRPr="00701AAD">
              <w:rPr>
                <w:rStyle w:val="Hyperlink"/>
                <w:noProof/>
              </w:rPr>
              <w:t>Canonical Correlation analysis</w:t>
            </w:r>
            <w:r w:rsidR="001F34CC">
              <w:rPr>
                <w:noProof/>
                <w:webHidden/>
              </w:rPr>
              <w:tab/>
            </w:r>
            <w:r w:rsidR="001F34CC">
              <w:rPr>
                <w:noProof/>
                <w:webHidden/>
              </w:rPr>
              <w:fldChar w:fldCharType="begin"/>
            </w:r>
            <w:r w:rsidR="001F34CC">
              <w:rPr>
                <w:noProof/>
                <w:webHidden/>
              </w:rPr>
              <w:instrText xml:space="preserve"> PAGEREF _Toc19020042 \h </w:instrText>
            </w:r>
            <w:r w:rsidR="001F34CC">
              <w:rPr>
                <w:noProof/>
                <w:webHidden/>
              </w:rPr>
            </w:r>
            <w:r w:rsidR="001F34CC">
              <w:rPr>
                <w:noProof/>
                <w:webHidden/>
              </w:rPr>
              <w:fldChar w:fldCharType="separate"/>
            </w:r>
            <w:r w:rsidR="001F34CC">
              <w:rPr>
                <w:noProof/>
                <w:webHidden/>
              </w:rPr>
              <w:t>9</w:t>
            </w:r>
            <w:r w:rsidR="001F34CC">
              <w:rPr>
                <w:noProof/>
                <w:webHidden/>
              </w:rPr>
              <w:fldChar w:fldCharType="end"/>
            </w:r>
          </w:hyperlink>
        </w:p>
        <w:p w14:paraId="0584B888" w14:textId="36CE5C35" w:rsidR="001F34CC" w:rsidRDefault="00FD4A61">
          <w:pPr>
            <w:pStyle w:val="TOC2"/>
            <w:tabs>
              <w:tab w:val="right" w:leader="dot" w:pos="9350"/>
            </w:tabs>
            <w:rPr>
              <w:rFonts w:eastAsiaTheme="minorEastAsia"/>
              <w:noProof/>
            </w:rPr>
          </w:pPr>
          <w:hyperlink w:anchor="_Toc19020043" w:history="1">
            <w:r w:rsidR="001F34CC" w:rsidRPr="00701AAD">
              <w:rPr>
                <w:rStyle w:val="Hyperlink"/>
                <w:rFonts w:eastAsia="Calibri"/>
                <w:noProof/>
              </w:rPr>
              <w:t>SmCCNet</w:t>
            </w:r>
            <w:r w:rsidR="001F34CC">
              <w:rPr>
                <w:noProof/>
                <w:webHidden/>
              </w:rPr>
              <w:tab/>
            </w:r>
            <w:r w:rsidR="001F34CC">
              <w:rPr>
                <w:noProof/>
                <w:webHidden/>
              </w:rPr>
              <w:fldChar w:fldCharType="begin"/>
            </w:r>
            <w:r w:rsidR="001F34CC">
              <w:rPr>
                <w:noProof/>
                <w:webHidden/>
              </w:rPr>
              <w:instrText xml:space="preserve"> PAGEREF _Toc19020043 \h </w:instrText>
            </w:r>
            <w:r w:rsidR="001F34CC">
              <w:rPr>
                <w:noProof/>
                <w:webHidden/>
              </w:rPr>
            </w:r>
            <w:r w:rsidR="001F34CC">
              <w:rPr>
                <w:noProof/>
                <w:webHidden/>
              </w:rPr>
              <w:fldChar w:fldCharType="separate"/>
            </w:r>
            <w:r w:rsidR="001F34CC">
              <w:rPr>
                <w:noProof/>
                <w:webHidden/>
              </w:rPr>
              <w:t>10</w:t>
            </w:r>
            <w:r w:rsidR="001F34CC">
              <w:rPr>
                <w:noProof/>
                <w:webHidden/>
              </w:rPr>
              <w:fldChar w:fldCharType="end"/>
            </w:r>
          </w:hyperlink>
        </w:p>
        <w:p w14:paraId="4FA7E653" w14:textId="5A95F8C6" w:rsidR="001F34CC" w:rsidRDefault="00FD4A61">
          <w:pPr>
            <w:pStyle w:val="TOC2"/>
            <w:tabs>
              <w:tab w:val="right" w:leader="dot" w:pos="9350"/>
            </w:tabs>
            <w:rPr>
              <w:rFonts w:eastAsiaTheme="minorEastAsia"/>
              <w:noProof/>
            </w:rPr>
          </w:pPr>
          <w:hyperlink w:anchor="_Toc19020044" w:history="1">
            <w:r w:rsidR="001F34CC" w:rsidRPr="00701AAD">
              <w:rPr>
                <w:rStyle w:val="Hyperlink"/>
                <w:noProof/>
              </w:rPr>
              <w:t>Enrichment analysis</w:t>
            </w:r>
            <w:r w:rsidR="001F34CC">
              <w:rPr>
                <w:noProof/>
                <w:webHidden/>
              </w:rPr>
              <w:tab/>
            </w:r>
            <w:r w:rsidR="001F34CC">
              <w:rPr>
                <w:noProof/>
                <w:webHidden/>
              </w:rPr>
              <w:fldChar w:fldCharType="begin"/>
            </w:r>
            <w:r w:rsidR="001F34CC">
              <w:rPr>
                <w:noProof/>
                <w:webHidden/>
              </w:rPr>
              <w:instrText xml:space="preserve"> PAGEREF _Toc19020044 \h </w:instrText>
            </w:r>
            <w:r w:rsidR="001F34CC">
              <w:rPr>
                <w:noProof/>
                <w:webHidden/>
              </w:rPr>
            </w:r>
            <w:r w:rsidR="001F34CC">
              <w:rPr>
                <w:noProof/>
                <w:webHidden/>
              </w:rPr>
              <w:fldChar w:fldCharType="separate"/>
            </w:r>
            <w:r w:rsidR="001F34CC">
              <w:rPr>
                <w:noProof/>
                <w:webHidden/>
              </w:rPr>
              <w:t>12</w:t>
            </w:r>
            <w:r w:rsidR="001F34CC">
              <w:rPr>
                <w:noProof/>
                <w:webHidden/>
              </w:rPr>
              <w:fldChar w:fldCharType="end"/>
            </w:r>
          </w:hyperlink>
        </w:p>
        <w:p w14:paraId="773BE716" w14:textId="270C7D6E" w:rsidR="001F34CC" w:rsidRDefault="00FD4A61">
          <w:pPr>
            <w:pStyle w:val="TOC1"/>
            <w:tabs>
              <w:tab w:val="right" w:leader="dot" w:pos="9350"/>
            </w:tabs>
            <w:rPr>
              <w:rFonts w:eastAsiaTheme="minorEastAsia"/>
              <w:noProof/>
            </w:rPr>
          </w:pPr>
          <w:hyperlink w:anchor="_Toc19020045" w:history="1">
            <w:r w:rsidR="001F34CC" w:rsidRPr="00701AAD">
              <w:rPr>
                <w:rStyle w:val="Hyperlink"/>
                <w:noProof/>
              </w:rPr>
              <w:t>Methods</w:t>
            </w:r>
            <w:r w:rsidR="001F34CC">
              <w:rPr>
                <w:noProof/>
                <w:webHidden/>
              </w:rPr>
              <w:tab/>
            </w:r>
            <w:r w:rsidR="001F34CC">
              <w:rPr>
                <w:noProof/>
                <w:webHidden/>
              </w:rPr>
              <w:fldChar w:fldCharType="begin"/>
            </w:r>
            <w:r w:rsidR="001F34CC">
              <w:rPr>
                <w:noProof/>
                <w:webHidden/>
              </w:rPr>
              <w:instrText xml:space="preserve"> PAGEREF _Toc19020045 \h </w:instrText>
            </w:r>
            <w:r w:rsidR="001F34CC">
              <w:rPr>
                <w:noProof/>
                <w:webHidden/>
              </w:rPr>
            </w:r>
            <w:r w:rsidR="001F34CC">
              <w:rPr>
                <w:noProof/>
                <w:webHidden/>
              </w:rPr>
              <w:fldChar w:fldCharType="separate"/>
            </w:r>
            <w:r w:rsidR="001F34CC">
              <w:rPr>
                <w:noProof/>
                <w:webHidden/>
              </w:rPr>
              <w:t>13</w:t>
            </w:r>
            <w:r w:rsidR="001F34CC">
              <w:rPr>
                <w:noProof/>
                <w:webHidden/>
              </w:rPr>
              <w:fldChar w:fldCharType="end"/>
            </w:r>
          </w:hyperlink>
        </w:p>
        <w:p w14:paraId="501D32EC" w14:textId="5AFC8A1D" w:rsidR="001F34CC" w:rsidRDefault="00FD4A61">
          <w:pPr>
            <w:pStyle w:val="TOC2"/>
            <w:tabs>
              <w:tab w:val="right" w:leader="dot" w:pos="9350"/>
            </w:tabs>
            <w:rPr>
              <w:rFonts w:eastAsiaTheme="minorEastAsia"/>
              <w:noProof/>
            </w:rPr>
          </w:pPr>
          <w:hyperlink w:anchor="_Toc19020046" w:history="1">
            <w:r w:rsidR="001F34CC" w:rsidRPr="00701AAD">
              <w:rPr>
                <w:rStyle w:val="Hyperlink"/>
                <w:noProof/>
              </w:rPr>
              <w:t>Overview</w:t>
            </w:r>
            <w:r w:rsidR="001F34CC">
              <w:rPr>
                <w:noProof/>
                <w:webHidden/>
              </w:rPr>
              <w:tab/>
            </w:r>
            <w:r w:rsidR="001F34CC">
              <w:rPr>
                <w:noProof/>
                <w:webHidden/>
              </w:rPr>
              <w:fldChar w:fldCharType="begin"/>
            </w:r>
            <w:r w:rsidR="001F34CC">
              <w:rPr>
                <w:noProof/>
                <w:webHidden/>
              </w:rPr>
              <w:instrText xml:space="preserve"> PAGEREF _Toc19020046 \h </w:instrText>
            </w:r>
            <w:r w:rsidR="001F34CC">
              <w:rPr>
                <w:noProof/>
                <w:webHidden/>
              </w:rPr>
            </w:r>
            <w:r w:rsidR="001F34CC">
              <w:rPr>
                <w:noProof/>
                <w:webHidden/>
              </w:rPr>
              <w:fldChar w:fldCharType="separate"/>
            </w:r>
            <w:r w:rsidR="001F34CC">
              <w:rPr>
                <w:noProof/>
                <w:webHidden/>
              </w:rPr>
              <w:t>13</w:t>
            </w:r>
            <w:r w:rsidR="001F34CC">
              <w:rPr>
                <w:noProof/>
                <w:webHidden/>
              </w:rPr>
              <w:fldChar w:fldCharType="end"/>
            </w:r>
          </w:hyperlink>
        </w:p>
        <w:p w14:paraId="0B37725C" w14:textId="09977496" w:rsidR="001F34CC" w:rsidRDefault="00FD4A61">
          <w:pPr>
            <w:pStyle w:val="TOC2"/>
            <w:tabs>
              <w:tab w:val="right" w:leader="dot" w:pos="9350"/>
            </w:tabs>
            <w:rPr>
              <w:rFonts w:eastAsiaTheme="minorEastAsia"/>
              <w:noProof/>
            </w:rPr>
          </w:pPr>
          <w:hyperlink w:anchor="_Toc19020047" w:history="1">
            <w:r w:rsidR="001F34CC" w:rsidRPr="00701AAD">
              <w:rPr>
                <w:rStyle w:val="Hyperlink"/>
                <w:noProof/>
              </w:rPr>
              <w:t>Data Preprocessing: Normalization</w:t>
            </w:r>
            <w:r w:rsidR="001F34CC">
              <w:rPr>
                <w:noProof/>
                <w:webHidden/>
              </w:rPr>
              <w:tab/>
            </w:r>
            <w:r w:rsidR="001F34CC">
              <w:rPr>
                <w:noProof/>
                <w:webHidden/>
              </w:rPr>
              <w:fldChar w:fldCharType="begin"/>
            </w:r>
            <w:r w:rsidR="001F34CC">
              <w:rPr>
                <w:noProof/>
                <w:webHidden/>
              </w:rPr>
              <w:instrText xml:space="preserve"> PAGEREF _Toc19020047 \h </w:instrText>
            </w:r>
            <w:r w:rsidR="001F34CC">
              <w:rPr>
                <w:noProof/>
                <w:webHidden/>
              </w:rPr>
            </w:r>
            <w:r w:rsidR="001F34CC">
              <w:rPr>
                <w:noProof/>
                <w:webHidden/>
              </w:rPr>
              <w:fldChar w:fldCharType="separate"/>
            </w:r>
            <w:r w:rsidR="001F34CC">
              <w:rPr>
                <w:noProof/>
                <w:webHidden/>
              </w:rPr>
              <w:t>14</w:t>
            </w:r>
            <w:r w:rsidR="001F34CC">
              <w:rPr>
                <w:noProof/>
                <w:webHidden/>
              </w:rPr>
              <w:fldChar w:fldCharType="end"/>
            </w:r>
          </w:hyperlink>
        </w:p>
        <w:p w14:paraId="692AF91A" w14:textId="230D9D88" w:rsidR="001F34CC" w:rsidRDefault="00FD4A61">
          <w:pPr>
            <w:pStyle w:val="TOC2"/>
            <w:tabs>
              <w:tab w:val="right" w:leader="dot" w:pos="9350"/>
            </w:tabs>
            <w:rPr>
              <w:rFonts w:eastAsiaTheme="minorEastAsia"/>
              <w:noProof/>
            </w:rPr>
          </w:pPr>
          <w:hyperlink w:anchor="_Toc19020048" w:history="1">
            <w:r w:rsidR="001F34CC" w:rsidRPr="00701AAD">
              <w:rPr>
                <w:rStyle w:val="Hyperlink"/>
                <w:noProof/>
              </w:rPr>
              <w:t>Data Preprocessing: Transformation</w:t>
            </w:r>
            <w:r w:rsidR="001F34CC">
              <w:rPr>
                <w:noProof/>
                <w:webHidden/>
              </w:rPr>
              <w:tab/>
            </w:r>
            <w:r w:rsidR="001F34CC">
              <w:rPr>
                <w:noProof/>
                <w:webHidden/>
              </w:rPr>
              <w:fldChar w:fldCharType="begin"/>
            </w:r>
            <w:r w:rsidR="001F34CC">
              <w:rPr>
                <w:noProof/>
                <w:webHidden/>
              </w:rPr>
              <w:instrText xml:space="preserve"> PAGEREF _Toc19020048 \h </w:instrText>
            </w:r>
            <w:r w:rsidR="001F34CC">
              <w:rPr>
                <w:noProof/>
                <w:webHidden/>
              </w:rPr>
            </w:r>
            <w:r w:rsidR="001F34CC">
              <w:rPr>
                <w:noProof/>
                <w:webHidden/>
              </w:rPr>
              <w:fldChar w:fldCharType="separate"/>
            </w:r>
            <w:r w:rsidR="001F34CC">
              <w:rPr>
                <w:noProof/>
                <w:webHidden/>
              </w:rPr>
              <w:t>14</w:t>
            </w:r>
            <w:r w:rsidR="001F34CC">
              <w:rPr>
                <w:noProof/>
                <w:webHidden/>
              </w:rPr>
              <w:fldChar w:fldCharType="end"/>
            </w:r>
          </w:hyperlink>
        </w:p>
        <w:p w14:paraId="30A357CD" w14:textId="05BC47C4" w:rsidR="001F34CC" w:rsidRDefault="00FD4A61">
          <w:pPr>
            <w:pStyle w:val="TOC2"/>
            <w:tabs>
              <w:tab w:val="right" w:leader="dot" w:pos="9350"/>
            </w:tabs>
            <w:rPr>
              <w:rFonts w:eastAsiaTheme="minorEastAsia"/>
              <w:noProof/>
            </w:rPr>
          </w:pPr>
          <w:hyperlink w:anchor="_Toc19020049" w:history="1">
            <w:r w:rsidR="001F34CC" w:rsidRPr="00701AAD">
              <w:rPr>
                <w:rStyle w:val="Hyperlink"/>
                <w:noProof/>
              </w:rPr>
              <w:t>Data Preprocessing: Down-sampling</w:t>
            </w:r>
            <w:r w:rsidR="001F34CC">
              <w:rPr>
                <w:noProof/>
                <w:webHidden/>
              </w:rPr>
              <w:tab/>
            </w:r>
            <w:r w:rsidR="001F34CC">
              <w:rPr>
                <w:noProof/>
                <w:webHidden/>
              </w:rPr>
              <w:fldChar w:fldCharType="begin"/>
            </w:r>
            <w:r w:rsidR="001F34CC">
              <w:rPr>
                <w:noProof/>
                <w:webHidden/>
              </w:rPr>
              <w:instrText xml:space="preserve"> PAGEREF _Toc19020049 \h </w:instrText>
            </w:r>
            <w:r w:rsidR="001F34CC">
              <w:rPr>
                <w:noProof/>
                <w:webHidden/>
              </w:rPr>
            </w:r>
            <w:r w:rsidR="001F34CC">
              <w:rPr>
                <w:noProof/>
                <w:webHidden/>
              </w:rPr>
              <w:fldChar w:fldCharType="separate"/>
            </w:r>
            <w:r w:rsidR="001F34CC">
              <w:rPr>
                <w:noProof/>
                <w:webHidden/>
              </w:rPr>
              <w:t>15</w:t>
            </w:r>
            <w:r w:rsidR="001F34CC">
              <w:rPr>
                <w:noProof/>
                <w:webHidden/>
              </w:rPr>
              <w:fldChar w:fldCharType="end"/>
            </w:r>
          </w:hyperlink>
        </w:p>
        <w:p w14:paraId="056C28E5" w14:textId="31791B64" w:rsidR="001F34CC" w:rsidRDefault="00FD4A61">
          <w:pPr>
            <w:pStyle w:val="TOC2"/>
            <w:tabs>
              <w:tab w:val="right" w:leader="dot" w:pos="9350"/>
            </w:tabs>
            <w:rPr>
              <w:rFonts w:eastAsiaTheme="minorEastAsia"/>
              <w:noProof/>
            </w:rPr>
          </w:pPr>
          <w:hyperlink w:anchor="_Toc19020050" w:history="1">
            <w:r w:rsidR="001F34CC" w:rsidRPr="00701AAD">
              <w:rPr>
                <w:rStyle w:val="Hyperlink"/>
                <w:noProof/>
              </w:rPr>
              <w:t>Grubbs’ outlier test</w:t>
            </w:r>
            <w:r w:rsidR="001F34CC">
              <w:rPr>
                <w:noProof/>
                <w:webHidden/>
              </w:rPr>
              <w:tab/>
            </w:r>
            <w:r w:rsidR="001F34CC">
              <w:rPr>
                <w:noProof/>
                <w:webHidden/>
              </w:rPr>
              <w:fldChar w:fldCharType="begin"/>
            </w:r>
            <w:r w:rsidR="001F34CC">
              <w:rPr>
                <w:noProof/>
                <w:webHidden/>
              </w:rPr>
              <w:instrText xml:space="preserve"> PAGEREF _Toc19020050 \h </w:instrText>
            </w:r>
            <w:r w:rsidR="001F34CC">
              <w:rPr>
                <w:noProof/>
                <w:webHidden/>
              </w:rPr>
            </w:r>
            <w:r w:rsidR="001F34CC">
              <w:rPr>
                <w:noProof/>
                <w:webHidden/>
              </w:rPr>
              <w:fldChar w:fldCharType="separate"/>
            </w:r>
            <w:r w:rsidR="001F34CC">
              <w:rPr>
                <w:noProof/>
                <w:webHidden/>
              </w:rPr>
              <w:t>15</w:t>
            </w:r>
            <w:r w:rsidR="001F34CC">
              <w:rPr>
                <w:noProof/>
                <w:webHidden/>
              </w:rPr>
              <w:fldChar w:fldCharType="end"/>
            </w:r>
          </w:hyperlink>
        </w:p>
        <w:p w14:paraId="21698F5E" w14:textId="7DF21ADE" w:rsidR="001F34CC" w:rsidRDefault="00FD4A61">
          <w:pPr>
            <w:pStyle w:val="TOC2"/>
            <w:tabs>
              <w:tab w:val="right" w:leader="dot" w:pos="9350"/>
            </w:tabs>
            <w:rPr>
              <w:rFonts w:eastAsiaTheme="minorEastAsia"/>
              <w:noProof/>
            </w:rPr>
          </w:pPr>
          <w:hyperlink w:anchor="_Toc19020051" w:history="1">
            <w:r w:rsidR="001F34CC" w:rsidRPr="00701AAD">
              <w:rPr>
                <w:rStyle w:val="Hyperlink"/>
                <w:rFonts w:eastAsia="Calibri"/>
                <w:noProof/>
              </w:rPr>
              <w:t>Z-score standardization</w:t>
            </w:r>
            <w:r w:rsidR="001F34CC">
              <w:rPr>
                <w:noProof/>
                <w:webHidden/>
              </w:rPr>
              <w:tab/>
            </w:r>
            <w:r w:rsidR="001F34CC">
              <w:rPr>
                <w:noProof/>
                <w:webHidden/>
              </w:rPr>
              <w:fldChar w:fldCharType="begin"/>
            </w:r>
            <w:r w:rsidR="001F34CC">
              <w:rPr>
                <w:noProof/>
                <w:webHidden/>
              </w:rPr>
              <w:instrText xml:space="preserve"> PAGEREF _Toc19020051 \h </w:instrText>
            </w:r>
            <w:r w:rsidR="001F34CC">
              <w:rPr>
                <w:noProof/>
                <w:webHidden/>
              </w:rPr>
            </w:r>
            <w:r w:rsidR="001F34CC">
              <w:rPr>
                <w:noProof/>
                <w:webHidden/>
              </w:rPr>
              <w:fldChar w:fldCharType="separate"/>
            </w:r>
            <w:r w:rsidR="001F34CC">
              <w:rPr>
                <w:noProof/>
                <w:webHidden/>
              </w:rPr>
              <w:t>16</w:t>
            </w:r>
            <w:r w:rsidR="001F34CC">
              <w:rPr>
                <w:noProof/>
                <w:webHidden/>
              </w:rPr>
              <w:fldChar w:fldCharType="end"/>
            </w:r>
          </w:hyperlink>
        </w:p>
        <w:p w14:paraId="69ADC923" w14:textId="18566B88" w:rsidR="001F34CC" w:rsidRDefault="00FD4A61">
          <w:pPr>
            <w:pStyle w:val="TOC2"/>
            <w:tabs>
              <w:tab w:val="right" w:leader="dot" w:pos="9350"/>
            </w:tabs>
            <w:rPr>
              <w:rFonts w:eastAsiaTheme="minorEastAsia"/>
              <w:noProof/>
            </w:rPr>
          </w:pPr>
          <w:hyperlink w:anchor="_Toc19020052" w:history="1">
            <w:r w:rsidR="001F34CC" w:rsidRPr="00701AAD">
              <w:rPr>
                <w:rStyle w:val="Hyperlink"/>
                <w:rFonts w:eastAsia="Calibri"/>
                <w:noProof/>
              </w:rPr>
              <w:t>SmCCNet Model Hyperparameter Tuning</w:t>
            </w:r>
            <w:r w:rsidR="001F34CC">
              <w:rPr>
                <w:noProof/>
                <w:webHidden/>
              </w:rPr>
              <w:tab/>
            </w:r>
            <w:r w:rsidR="001F34CC">
              <w:rPr>
                <w:noProof/>
                <w:webHidden/>
              </w:rPr>
              <w:fldChar w:fldCharType="begin"/>
            </w:r>
            <w:r w:rsidR="001F34CC">
              <w:rPr>
                <w:noProof/>
                <w:webHidden/>
              </w:rPr>
              <w:instrText xml:space="preserve"> PAGEREF _Toc19020052 \h </w:instrText>
            </w:r>
            <w:r w:rsidR="001F34CC">
              <w:rPr>
                <w:noProof/>
                <w:webHidden/>
              </w:rPr>
            </w:r>
            <w:r w:rsidR="001F34CC">
              <w:rPr>
                <w:noProof/>
                <w:webHidden/>
              </w:rPr>
              <w:fldChar w:fldCharType="separate"/>
            </w:r>
            <w:r w:rsidR="001F34CC">
              <w:rPr>
                <w:noProof/>
                <w:webHidden/>
              </w:rPr>
              <w:t>16</w:t>
            </w:r>
            <w:r w:rsidR="001F34CC">
              <w:rPr>
                <w:noProof/>
                <w:webHidden/>
              </w:rPr>
              <w:fldChar w:fldCharType="end"/>
            </w:r>
          </w:hyperlink>
        </w:p>
        <w:p w14:paraId="4B0A2233" w14:textId="1944D259" w:rsidR="001F34CC" w:rsidRDefault="00FD4A61">
          <w:pPr>
            <w:pStyle w:val="TOC2"/>
            <w:tabs>
              <w:tab w:val="right" w:leader="dot" w:pos="9350"/>
            </w:tabs>
            <w:rPr>
              <w:rFonts w:eastAsiaTheme="minorEastAsia"/>
              <w:noProof/>
            </w:rPr>
          </w:pPr>
          <w:hyperlink w:anchor="_Toc19020053" w:history="1">
            <w:r w:rsidR="001F34CC" w:rsidRPr="00701AAD">
              <w:rPr>
                <w:rStyle w:val="Hyperlink"/>
                <w:noProof/>
              </w:rPr>
              <w:t>Summary of Hubs from Networks Generated</w:t>
            </w:r>
            <w:r w:rsidR="001F34CC">
              <w:rPr>
                <w:noProof/>
                <w:webHidden/>
              </w:rPr>
              <w:tab/>
            </w:r>
            <w:r w:rsidR="001F34CC">
              <w:rPr>
                <w:noProof/>
                <w:webHidden/>
              </w:rPr>
              <w:fldChar w:fldCharType="begin"/>
            </w:r>
            <w:r w:rsidR="001F34CC">
              <w:rPr>
                <w:noProof/>
                <w:webHidden/>
              </w:rPr>
              <w:instrText xml:space="preserve"> PAGEREF _Toc19020053 \h </w:instrText>
            </w:r>
            <w:r w:rsidR="001F34CC">
              <w:rPr>
                <w:noProof/>
                <w:webHidden/>
              </w:rPr>
            </w:r>
            <w:r w:rsidR="001F34CC">
              <w:rPr>
                <w:noProof/>
                <w:webHidden/>
              </w:rPr>
              <w:fldChar w:fldCharType="separate"/>
            </w:r>
            <w:r w:rsidR="001F34CC">
              <w:rPr>
                <w:noProof/>
                <w:webHidden/>
              </w:rPr>
              <w:t>17</w:t>
            </w:r>
            <w:r w:rsidR="001F34CC">
              <w:rPr>
                <w:noProof/>
                <w:webHidden/>
              </w:rPr>
              <w:fldChar w:fldCharType="end"/>
            </w:r>
          </w:hyperlink>
        </w:p>
        <w:p w14:paraId="5ECEDA3D" w14:textId="67906DCB" w:rsidR="001F34CC" w:rsidRDefault="00FD4A61">
          <w:pPr>
            <w:pStyle w:val="TOC1"/>
            <w:tabs>
              <w:tab w:val="right" w:leader="dot" w:pos="9350"/>
            </w:tabs>
            <w:rPr>
              <w:rFonts w:eastAsiaTheme="minorEastAsia"/>
              <w:noProof/>
            </w:rPr>
          </w:pPr>
          <w:hyperlink w:anchor="_Toc19020054" w:history="1">
            <w:r w:rsidR="001F34CC" w:rsidRPr="00701AAD">
              <w:rPr>
                <w:rStyle w:val="Hyperlink"/>
                <w:noProof/>
              </w:rPr>
              <w:t>Motivating Example</w:t>
            </w:r>
            <w:r w:rsidR="001F34CC">
              <w:rPr>
                <w:noProof/>
                <w:webHidden/>
              </w:rPr>
              <w:tab/>
            </w:r>
            <w:r w:rsidR="001F34CC">
              <w:rPr>
                <w:noProof/>
                <w:webHidden/>
              </w:rPr>
              <w:fldChar w:fldCharType="begin"/>
            </w:r>
            <w:r w:rsidR="001F34CC">
              <w:rPr>
                <w:noProof/>
                <w:webHidden/>
              </w:rPr>
              <w:instrText xml:space="preserve"> PAGEREF _Toc19020054 \h </w:instrText>
            </w:r>
            <w:r w:rsidR="001F34CC">
              <w:rPr>
                <w:noProof/>
                <w:webHidden/>
              </w:rPr>
            </w:r>
            <w:r w:rsidR="001F34CC">
              <w:rPr>
                <w:noProof/>
                <w:webHidden/>
              </w:rPr>
              <w:fldChar w:fldCharType="separate"/>
            </w:r>
            <w:r w:rsidR="001F34CC">
              <w:rPr>
                <w:noProof/>
                <w:webHidden/>
              </w:rPr>
              <w:t>17</w:t>
            </w:r>
            <w:r w:rsidR="001F34CC">
              <w:rPr>
                <w:noProof/>
                <w:webHidden/>
              </w:rPr>
              <w:fldChar w:fldCharType="end"/>
            </w:r>
          </w:hyperlink>
        </w:p>
        <w:p w14:paraId="40973C96" w14:textId="447D11B3" w:rsidR="001F34CC" w:rsidRDefault="00FD4A61">
          <w:pPr>
            <w:pStyle w:val="TOC2"/>
            <w:tabs>
              <w:tab w:val="right" w:leader="dot" w:pos="9350"/>
            </w:tabs>
            <w:rPr>
              <w:rFonts w:eastAsiaTheme="minorEastAsia"/>
              <w:noProof/>
            </w:rPr>
          </w:pPr>
          <w:hyperlink w:anchor="_Toc19020055" w:history="1">
            <w:r w:rsidR="001F34CC" w:rsidRPr="00701AAD">
              <w:rPr>
                <w:rStyle w:val="Hyperlink"/>
                <w:noProof/>
              </w:rPr>
              <w:t>Dataset Generation and Preprocessing</w:t>
            </w:r>
            <w:r w:rsidR="001F34CC">
              <w:rPr>
                <w:noProof/>
                <w:webHidden/>
              </w:rPr>
              <w:tab/>
            </w:r>
            <w:r w:rsidR="001F34CC">
              <w:rPr>
                <w:noProof/>
                <w:webHidden/>
              </w:rPr>
              <w:fldChar w:fldCharType="begin"/>
            </w:r>
            <w:r w:rsidR="001F34CC">
              <w:rPr>
                <w:noProof/>
                <w:webHidden/>
              </w:rPr>
              <w:instrText xml:space="preserve"> PAGEREF _Toc19020055 \h </w:instrText>
            </w:r>
            <w:r w:rsidR="001F34CC">
              <w:rPr>
                <w:noProof/>
                <w:webHidden/>
              </w:rPr>
            </w:r>
            <w:r w:rsidR="001F34CC">
              <w:rPr>
                <w:noProof/>
                <w:webHidden/>
              </w:rPr>
              <w:fldChar w:fldCharType="separate"/>
            </w:r>
            <w:r w:rsidR="001F34CC">
              <w:rPr>
                <w:noProof/>
                <w:webHidden/>
              </w:rPr>
              <w:t>17</w:t>
            </w:r>
            <w:r w:rsidR="001F34CC">
              <w:rPr>
                <w:noProof/>
                <w:webHidden/>
              </w:rPr>
              <w:fldChar w:fldCharType="end"/>
            </w:r>
          </w:hyperlink>
        </w:p>
        <w:p w14:paraId="04FC2BF3" w14:textId="56F72D6E" w:rsidR="001F34CC" w:rsidRDefault="00FD4A61">
          <w:pPr>
            <w:pStyle w:val="TOC2"/>
            <w:tabs>
              <w:tab w:val="right" w:leader="dot" w:pos="9350"/>
            </w:tabs>
            <w:rPr>
              <w:rFonts w:eastAsiaTheme="minorEastAsia"/>
              <w:noProof/>
            </w:rPr>
          </w:pPr>
          <w:hyperlink w:anchor="_Toc19020056" w:history="1">
            <w:r w:rsidR="001F34CC" w:rsidRPr="00701AAD">
              <w:rPr>
                <w:rStyle w:val="Hyperlink"/>
                <w:rFonts w:eastAsia="Calibri"/>
                <w:noProof/>
              </w:rPr>
              <w:t>SmCCNet: Networks generation</w:t>
            </w:r>
            <w:r w:rsidR="001F34CC">
              <w:rPr>
                <w:noProof/>
                <w:webHidden/>
              </w:rPr>
              <w:tab/>
            </w:r>
            <w:r w:rsidR="001F34CC">
              <w:rPr>
                <w:noProof/>
                <w:webHidden/>
              </w:rPr>
              <w:fldChar w:fldCharType="begin"/>
            </w:r>
            <w:r w:rsidR="001F34CC">
              <w:rPr>
                <w:noProof/>
                <w:webHidden/>
              </w:rPr>
              <w:instrText xml:space="preserve"> PAGEREF _Toc19020056 \h </w:instrText>
            </w:r>
            <w:r w:rsidR="001F34CC">
              <w:rPr>
                <w:noProof/>
                <w:webHidden/>
              </w:rPr>
            </w:r>
            <w:r w:rsidR="001F34CC">
              <w:rPr>
                <w:noProof/>
                <w:webHidden/>
              </w:rPr>
              <w:fldChar w:fldCharType="separate"/>
            </w:r>
            <w:r w:rsidR="001F34CC">
              <w:rPr>
                <w:noProof/>
                <w:webHidden/>
              </w:rPr>
              <w:t>19</w:t>
            </w:r>
            <w:r w:rsidR="001F34CC">
              <w:rPr>
                <w:noProof/>
                <w:webHidden/>
              </w:rPr>
              <w:fldChar w:fldCharType="end"/>
            </w:r>
          </w:hyperlink>
        </w:p>
        <w:p w14:paraId="592EBA81" w14:textId="5C3ACD39" w:rsidR="001F34CC" w:rsidRDefault="00FD4A61">
          <w:pPr>
            <w:pStyle w:val="TOC1"/>
            <w:tabs>
              <w:tab w:val="right" w:leader="dot" w:pos="9350"/>
            </w:tabs>
            <w:rPr>
              <w:rFonts w:eastAsiaTheme="minorEastAsia"/>
              <w:noProof/>
            </w:rPr>
          </w:pPr>
          <w:hyperlink w:anchor="_Toc19020057" w:history="1">
            <w:r w:rsidR="001F34CC" w:rsidRPr="00701AAD">
              <w:rPr>
                <w:rStyle w:val="Hyperlink"/>
                <w:rFonts w:eastAsia="Calibri"/>
                <w:noProof/>
              </w:rPr>
              <w:t>Preliminary Results</w:t>
            </w:r>
            <w:r w:rsidR="001F34CC">
              <w:rPr>
                <w:noProof/>
                <w:webHidden/>
              </w:rPr>
              <w:tab/>
            </w:r>
            <w:r w:rsidR="001F34CC">
              <w:rPr>
                <w:noProof/>
                <w:webHidden/>
              </w:rPr>
              <w:fldChar w:fldCharType="begin"/>
            </w:r>
            <w:r w:rsidR="001F34CC">
              <w:rPr>
                <w:noProof/>
                <w:webHidden/>
              </w:rPr>
              <w:instrText xml:space="preserve"> PAGEREF _Toc19020057 \h </w:instrText>
            </w:r>
            <w:r w:rsidR="001F34CC">
              <w:rPr>
                <w:noProof/>
                <w:webHidden/>
              </w:rPr>
            </w:r>
            <w:r w:rsidR="001F34CC">
              <w:rPr>
                <w:noProof/>
                <w:webHidden/>
              </w:rPr>
              <w:fldChar w:fldCharType="separate"/>
            </w:r>
            <w:r w:rsidR="001F34CC">
              <w:rPr>
                <w:noProof/>
                <w:webHidden/>
              </w:rPr>
              <w:t>19</w:t>
            </w:r>
            <w:r w:rsidR="001F34CC">
              <w:rPr>
                <w:noProof/>
                <w:webHidden/>
              </w:rPr>
              <w:fldChar w:fldCharType="end"/>
            </w:r>
          </w:hyperlink>
        </w:p>
        <w:p w14:paraId="70B5CDAA" w14:textId="73B57685" w:rsidR="001F34CC" w:rsidRDefault="00FD4A61">
          <w:pPr>
            <w:pStyle w:val="TOC1"/>
            <w:tabs>
              <w:tab w:val="right" w:leader="dot" w:pos="9350"/>
            </w:tabs>
            <w:rPr>
              <w:rFonts w:eastAsiaTheme="minorEastAsia"/>
              <w:noProof/>
            </w:rPr>
          </w:pPr>
          <w:hyperlink w:anchor="_Toc19020058" w:history="1">
            <w:r w:rsidR="001F34CC" w:rsidRPr="00701AAD">
              <w:rPr>
                <w:rStyle w:val="Hyperlink"/>
                <w:noProof/>
              </w:rPr>
              <w:t>Conclusions</w:t>
            </w:r>
            <w:r w:rsidR="001F34CC">
              <w:rPr>
                <w:noProof/>
                <w:webHidden/>
              </w:rPr>
              <w:tab/>
            </w:r>
            <w:r w:rsidR="001F34CC">
              <w:rPr>
                <w:noProof/>
                <w:webHidden/>
              </w:rPr>
              <w:fldChar w:fldCharType="begin"/>
            </w:r>
            <w:r w:rsidR="001F34CC">
              <w:rPr>
                <w:noProof/>
                <w:webHidden/>
              </w:rPr>
              <w:instrText xml:space="preserve"> PAGEREF _Toc19020058 \h </w:instrText>
            </w:r>
            <w:r w:rsidR="001F34CC">
              <w:rPr>
                <w:noProof/>
                <w:webHidden/>
              </w:rPr>
            </w:r>
            <w:r w:rsidR="001F34CC">
              <w:rPr>
                <w:noProof/>
                <w:webHidden/>
              </w:rPr>
              <w:fldChar w:fldCharType="separate"/>
            </w:r>
            <w:r w:rsidR="001F34CC">
              <w:rPr>
                <w:noProof/>
                <w:webHidden/>
              </w:rPr>
              <w:t>24</w:t>
            </w:r>
            <w:r w:rsidR="001F34CC">
              <w:rPr>
                <w:noProof/>
                <w:webHidden/>
              </w:rPr>
              <w:fldChar w:fldCharType="end"/>
            </w:r>
          </w:hyperlink>
        </w:p>
        <w:p w14:paraId="099FD4B1" w14:textId="11A9CBFB" w:rsidR="001F34CC" w:rsidRDefault="00FD4A61">
          <w:pPr>
            <w:pStyle w:val="TOC1"/>
            <w:tabs>
              <w:tab w:val="right" w:leader="dot" w:pos="9350"/>
            </w:tabs>
            <w:rPr>
              <w:rFonts w:eastAsiaTheme="minorEastAsia"/>
              <w:noProof/>
            </w:rPr>
          </w:pPr>
          <w:hyperlink w:anchor="_Toc19020059" w:history="1">
            <w:r w:rsidR="001F34CC" w:rsidRPr="00701AAD">
              <w:rPr>
                <w:rStyle w:val="Hyperlink"/>
                <w:noProof/>
              </w:rPr>
              <w:t>References</w:t>
            </w:r>
            <w:r w:rsidR="001F34CC">
              <w:rPr>
                <w:noProof/>
                <w:webHidden/>
              </w:rPr>
              <w:tab/>
            </w:r>
            <w:r w:rsidR="001F34CC">
              <w:rPr>
                <w:noProof/>
                <w:webHidden/>
              </w:rPr>
              <w:fldChar w:fldCharType="begin"/>
            </w:r>
            <w:r w:rsidR="001F34CC">
              <w:rPr>
                <w:noProof/>
                <w:webHidden/>
              </w:rPr>
              <w:instrText xml:space="preserve"> PAGEREF _Toc19020059 \h </w:instrText>
            </w:r>
            <w:r w:rsidR="001F34CC">
              <w:rPr>
                <w:noProof/>
                <w:webHidden/>
              </w:rPr>
            </w:r>
            <w:r w:rsidR="001F34CC">
              <w:rPr>
                <w:noProof/>
                <w:webHidden/>
              </w:rPr>
              <w:fldChar w:fldCharType="separate"/>
            </w:r>
            <w:r w:rsidR="001F34CC">
              <w:rPr>
                <w:noProof/>
                <w:webHidden/>
              </w:rPr>
              <w:t>24</w:t>
            </w:r>
            <w:r w:rsidR="001F34CC">
              <w:rPr>
                <w:noProof/>
                <w:webHidden/>
              </w:rPr>
              <w:fldChar w:fldCharType="end"/>
            </w:r>
          </w:hyperlink>
        </w:p>
        <w:p w14:paraId="1F9E2F7C" w14:textId="5CA72285" w:rsidR="00C30C74" w:rsidRPr="00C30C74" w:rsidRDefault="008E7879">
          <w:r>
            <w:rPr>
              <w:b/>
              <w:bCs/>
              <w:noProof/>
            </w:rPr>
            <w:fldChar w:fldCharType="end"/>
          </w:r>
        </w:p>
      </w:sdtContent>
    </w:sdt>
    <w:p w14:paraId="5DCEF66F" w14:textId="0F6B3831" w:rsidR="00C30C74" w:rsidRDefault="00C30C74">
      <w:pPr>
        <w:rPr>
          <w:sz w:val="36"/>
          <w:szCs w:val="36"/>
        </w:rPr>
      </w:pPr>
    </w:p>
    <w:p w14:paraId="56F65357" w14:textId="77777777" w:rsidR="00C30C74" w:rsidRPr="00995D46" w:rsidRDefault="00C30C74" w:rsidP="00C30C74">
      <w:pPr>
        <w:pStyle w:val="Title"/>
        <w:rPr>
          <w:sz w:val="36"/>
          <w:szCs w:val="36"/>
        </w:rPr>
      </w:pPr>
      <w:r w:rsidRPr="00995D46">
        <w:rPr>
          <w:sz w:val="36"/>
          <w:szCs w:val="36"/>
        </w:rPr>
        <w:lastRenderedPageBreak/>
        <w:t xml:space="preserve">Thesis Proposal: </w:t>
      </w:r>
    </w:p>
    <w:p w14:paraId="42E80A25" w14:textId="77777777" w:rsidR="00C30C74" w:rsidRPr="00995D46" w:rsidRDefault="00C30C74" w:rsidP="00C30C74">
      <w:pPr>
        <w:pStyle w:val="Title"/>
        <w:rPr>
          <w:sz w:val="36"/>
          <w:szCs w:val="36"/>
        </w:rPr>
      </w:pPr>
      <w:r w:rsidRPr="00995D46">
        <w:rPr>
          <w:sz w:val="36"/>
          <w:szCs w:val="36"/>
        </w:rPr>
        <w:t xml:space="preserve">Integrating Host Gut Transcriptome and Intestinal Mucosal Microbiome with </w:t>
      </w:r>
      <w:r>
        <w:rPr>
          <w:sz w:val="36"/>
          <w:szCs w:val="36"/>
        </w:rPr>
        <w:t>Soluble CD14</w:t>
      </w:r>
      <w:r w:rsidRPr="00995D46">
        <w:rPr>
          <w:sz w:val="36"/>
          <w:szCs w:val="36"/>
        </w:rPr>
        <w:t xml:space="preserve"> Through Multi-</w:t>
      </w:r>
      <w:r>
        <w:rPr>
          <w:sz w:val="36"/>
          <w:szCs w:val="36"/>
        </w:rPr>
        <w:t>Omics</w:t>
      </w:r>
      <w:r w:rsidRPr="00995D46">
        <w:rPr>
          <w:sz w:val="36"/>
          <w:szCs w:val="36"/>
        </w:rPr>
        <w:t xml:space="preserve"> Network Analysis in Chronic HIV-1 Infection</w:t>
      </w:r>
    </w:p>
    <w:p w14:paraId="34C1F1EF" w14:textId="38B5564B" w:rsidR="008E7879" w:rsidRPr="00C30C74" w:rsidRDefault="00C30C74">
      <w:pPr>
        <w:rPr>
          <w:sz w:val="36"/>
          <w:szCs w:val="36"/>
        </w:rPr>
      </w:pPr>
      <w:r>
        <w:rPr>
          <w:sz w:val="36"/>
          <w:szCs w:val="36"/>
        </w:rPr>
        <w:br w:type="page"/>
      </w:r>
    </w:p>
    <w:p w14:paraId="3B6E8430" w14:textId="256D4538" w:rsidR="00995D46" w:rsidRPr="00995D46" w:rsidRDefault="00995D46" w:rsidP="00995D46">
      <w:pPr>
        <w:pStyle w:val="Heading1"/>
        <w:rPr>
          <w:color w:val="000000" w:themeColor="text1"/>
        </w:rPr>
      </w:pPr>
      <w:bookmarkStart w:id="1" w:name="_Toc19020032"/>
      <w:r w:rsidRPr="00995D46">
        <w:rPr>
          <w:color w:val="000000" w:themeColor="text1"/>
        </w:rPr>
        <w:lastRenderedPageBreak/>
        <w:t>Abstract</w:t>
      </w:r>
      <w:bookmarkEnd w:id="1"/>
    </w:p>
    <w:p w14:paraId="0C9056D0" w14:textId="6E496BC5" w:rsidR="0AB0F4F0" w:rsidRDefault="0AB0F4F0" w:rsidP="00634A47">
      <w:pPr>
        <w:spacing w:line="360" w:lineRule="auto"/>
        <w:jc w:val="both"/>
        <w:rPr>
          <w:rFonts w:ascii="Calibri" w:eastAsia="Calibri" w:hAnsi="Calibri" w:cs="Calibri"/>
        </w:rPr>
      </w:pPr>
      <w:r w:rsidRPr="0AB0F4F0">
        <w:rPr>
          <w:rFonts w:ascii="Calibri" w:eastAsia="Calibri" w:hAnsi="Calibri" w:cs="Calibri"/>
        </w:rPr>
        <w:t>The human gastrointestinal (GI) tract plays a unique role in immunological protection against exposure of pathogens from the outside environment</w:t>
      </w:r>
      <w:r w:rsidR="0002768E">
        <w:rPr>
          <w:rFonts w:ascii="Calibri" w:eastAsia="Calibri" w:hAnsi="Calibri" w:cs="Calibri"/>
        </w:rPr>
        <w:fldChar w:fldCharType="begin">
          <w:fldData xml:space="preserve">PEVuZE5vdGU+PENpdGU+PEF1dGhvcj5DcmFrZXM8L0F1dGhvcj48WWVhcj4yMDE5PC9ZZWFyPjxS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PEVuZE5vdGU+PENpdGU+PEF1dGhvcj5DcmFrZXM8L0F1dGhvcj48WWVhcj4yMDE5PC9ZZWFyPjxS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02768E">
        <w:rPr>
          <w:rFonts w:ascii="Calibri" w:eastAsia="Calibri" w:hAnsi="Calibri" w:cs="Calibri"/>
        </w:rPr>
      </w:r>
      <w:r w:rsidR="0002768E">
        <w:rPr>
          <w:rFonts w:ascii="Calibri" w:eastAsia="Calibri" w:hAnsi="Calibri" w:cs="Calibri"/>
        </w:rPr>
        <w:fldChar w:fldCharType="separate"/>
      </w:r>
      <w:r w:rsidR="00FE10D5">
        <w:rPr>
          <w:rFonts w:ascii="Calibri" w:eastAsia="Calibri" w:hAnsi="Calibri" w:cs="Calibri"/>
          <w:noProof/>
        </w:rPr>
        <w:t>[1, 2]</w:t>
      </w:r>
      <w:r w:rsidR="0002768E">
        <w:rPr>
          <w:rFonts w:ascii="Calibri" w:eastAsia="Calibri" w:hAnsi="Calibri" w:cs="Calibri"/>
        </w:rPr>
        <w:fldChar w:fldCharType="end"/>
      </w:r>
      <w:r w:rsidRPr="0AB0F4F0">
        <w:rPr>
          <w:rFonts w:ascii="Calibri" w:eastAsia="Calibri" w:hAnsi="Calibri" w:cs="Calibri"/>
        </w:rPr>
        <w:t xml:space="preserve">. Evidence shows that Human Immunodeficiency Virus-1 (HIV) infection targets gut-associated lymphoid tissues (GALT) as major sites of viral transmission, replication and seeding, </w:t>
      </w:r>
      <w:del w:id="2" w:author="Santiago, Mario" w:date="2019-10-01T10:58:00Z">
        <w:r w:rsidRPr="0AB0F4F0" w:rsidDel="00433D3F">
          <w:rPr>
            <w:rFonts w:ascii="Calibri" w:eastAsia="Calibri" w:hAnsi="Calibri" w:cs="Calibri"/>
          </w:rPr>
          <w:delText>and result</w:delText>
        </w:r>
      </w:del>
      <w:ins w:id="3" w:author="Santiago, Mario" w:date="2019-10-01T10:58:00Z">
        <w:r w:rsidR="00433D3F">
          <w:rPr>
            <w:rFonts w:ascii="Calibri" w:eastAsia="Calibri" w:hAnsi="Calibri" w:cs="Calibri"/>
          </w:rPr>
          <w:t>resulting</w:t>
        </w:r>
      </w:ins>
      <w:r w:rsidRPr="0AB0F4F0">
        <w:rPr>
          <w:rFonts w:ascii="Calibri" w:eastAsia="Calibri" w:hAnsi="Calibri" w:cs="Calibri"/>
        </w:rPr>
        <w:t xml:space="preserve"> in gut mucosal damage</w:t>
      </w:r>
      <w:del w:id="4" w:author="Santiago, Mario" w:date="2019-10-01T10:58:00Z">
        <w:r w:rsidRPr="0AB0F4F0" w:rsidDel="00433D3F">
          <w:rPr>
            <w:rFonts w:ascii="Calibri" w:eastAsia="Calibri" w:hAnsi="Calibri" w:cs="Calibri"/>
          </w:rPr>
          <w:delText>s</w:delText>
        </w:r>
      </w:del>
      <w:r w:rsidRPr="0AB0F4F0">
        <w:rPr>
          <w:rFonts w:ascii="Calibri" w:eastAsia="Calibri" w:hAnsi="Calibri" w:cs="Calibri"/>
        </w:rPr>
        <w:t xml:space="preserve"> and CD4</w:t>
      </w:r>
      <w:r w:rsidRPr="0AB0F4F0">
        <w:rPr>
          <w:rFonts w:ascii="Calibri" w:eastAsia="Calibri" w:hAnsi="Calibri" w:cs="Calibri"/>
          <w:vertAlign w:val="superscript"/>
        </w:rPr>
        <w:t xml:space="preserve">+ </w:t>
      </w:r>
      <w:r w:rsidRPr="0AB0F4F0">
        <w:rPr>
          <w:rFonts w:ascii="Calibri" w:eastAsia="Calibri" w:hAnsi="Calibri" w:cs="Calibri"/>
        </w:rPr>
        <w:t>T cell depletion</w:t>
      </w:r>
      <w:r w:rsidR="00215A59">
        <w:rPr>
          <w:rFonts w:ascii="Calibri" w:eastAsia="Calibri" w:hAnsi="Calibri" w:cs="Calibri"/>
        </w:rPr>
        <w:fldChar w:fldCharType="begin"/>
      </w:r>
      <w:r w:rsidR="00FE10D5">
        <w:rPr>
          <w:rFonts w:ascii="Calibri" w:eastAsia="Calibri" w:hAnsi="Calibri" w:cs="Calibri"/>
        </w:rPr>
        <w:instrText xml:space="preserve"> ADDIN EN.CITE &lt;EndNote&gt;&lt;Cite&gt;&lt;Author&gt;Crakes&lt;/Author&gt;&lt;Year&gt;2019&lt;/Year&gt;&lt;RecNum&gt;1&lt;/RecNum&gt;&lt;DisplayText&gt;[1]&lt;/DisplayText&gt;&lt;record&gt;&lt;rec-number&gt;1&lt;/rec-number&gt;&lt;foreign-keys&gt;&lt;key app="EN" db-id="vf0x2t201sd9eaeeeesx5edapsvvsr0a20za" timestamp="1564249173"&gt;1&lt;/key&gt;&lt;key app="ENWeb" db-id=""&gt;0&lt;/key&gt;&lt;/foreign-keys&gt;&lt;ref-type name="Journal Article"&gt;17&lt;/ref-type&gt;&lt;contributors&gt;&lt;authors&gt;&lt;author&gt;Crakes, K. R.&lt;/author&gt;&lt;author&gt;Jiang, G.&lt;/author&gt;&lt;/authors&gt;&lt;/contributors&gt;&lt;auth-address&gt;Department of Medical Microbiology and Immunology, University of California, Davis, Davis, CA, United States.&amp;#xD;Department of Biochemistry and Biophysics, Institute for Global Health &amp;amp; Infectious Diseases, UNC HIV Cure Center, The University of North Carolina at Chapel Hill, Chapel Hill, NC, United States.&lt;/auth-address&gt;&lt;titles&gt;&lt;title&gt;Gut Microbiome Alterations During HIV/SIV Infection: Implications for HIV Cure&lt;/title&gt;&lt;secondary-title&gt;Front Microbiol&lt;/secondary-title&gt;&lt;/titles&gt;&lt;periodical&gt;&lt;full-title&gt;Front Microbiol&lt;/full-title&gt;&lt;/periodical&gt;&lt;pages&gt;1104&lt;/pages&gt;&lt;volume&gt;10&lt;/volume&gt;&lt;edition&gt;2019/06/14&lt;/edition&gt;&lt;keywords&gt;&lt;keyword&gt;antiretroviral (ARV) therapy&lt;/keyword&gt;&lt;keyword&gt;gut microbiome&lt;/keyword&gt;&lt;keyword&gt;human immunodeficiency virus&lt;/keyword&gt;&lt;keyword&gt;mucosal immunity&lt;/keyword&gt;&lt;keyword&gt;simian immunodeficiency virus&lt;/keyword&gt;&lt;/keywords&gt;&lt;dates&gt;&lt;year&gt;2019&lt;/year&gt;&lt;/dates&gt;&lt;isbn&gt;1664-302X (Print)&amp;#xD;1664-302X (Linking)&lt;/isbn&gt;&lt;accession-num&gt;31191468&lt;/accession-num&gt;&lt;urls&gt;&lt;related-urls&gt;&lt;url&gt;https://www.ncbi.nlm.nih.gov/pubmed/31191468&lt;/url&gt;&lt;url&gt;https://fjfsdata01prod.blob.core.windows.net/articles/files/454037/pubmed-zip/.versions/1/.package-entries/fmicb-10-01104/fmicb-10-01104.pdf?sv=2015-12-11&amp;amp;sr=b&amp;amp;sig=k28NVlBbZl3MyzHA3U1dSIns6%2FtxbPQ0TIYZUxbA6Q0%3D&amp;amp;se=2019-07-30T01%3A38%3A55Z&amp;amp;sp=r&amp;amp;rscd=attachment%3B%20filename%2A%3DUTF-8%27%27fmicb-10-01104.pdf&lt;/url&gt;&lt;/related-urls&gt;&lt;/urls&gt;&lt;custom2&gt;PMC6539195&lt;/custom2&gt;&lt;electronic-resource-num&gt;10.3389/fmicb.2019.01104&lt;/electronic-resource-num&gt;&lt;/record&gt;&lt;/Cite&gt;&lt;/EndNote&gt;</w:instrText>
      </w:r>
      <w:r w:rsidR="00215A59">
        <w:rPr>
          <w:rFonts w:ascii="Calibri" w:eastAsia="Calibri" w:hAnsi="Calibri" w:cs="Calibri"/>
        </w:rPr>
        <w:fldChar w:fldCharType="separate"/>
      </w:r>
      <w:r w:rsidR="00FE10D5">
        <w:rPr>
          <w:rFonts w:ascii="Calibri" w:eastAsia="Calibri" w:hAnsi="Calibri" w:cs="Calibri"/>
          <w:noProof/>
        </w:rPr>
        <w:t>[1]</w:t>
      </w:r>
      <w:r w:rsidR="00215A59">
        <w:rPr>
          <w:rFonts w:ascii="Calibri" w:eastAsia="Calibri" w:hAnsi="Calibri" w:cs="Calibri"/>
        </w:rPr>
        <w:fldChar w:fldCharType="end"/>
      </w:r>
      <w:r w:rsidRPr="0AB0F4F0">
        <w:rPr>
          <w:rFonts w:ascii="Calibri" w:eastAsia="Calibri" w:hAnsi="Calibri" w:cs="Calibri"/>
        </w:rPr>
        <w:t xml:space="preserve">. </w:t>
      </w:r>
      <w:ins w:id="5" w:author="Santiago, Mario" w:date="2019-10-01T10:59:00Z">
        <w:r w:rsidR="00433D3F">
          <w:rPr>
            <w:rFonts w:ascii="Calibri" w:eastAsia="Calibri" w:hAnsi="Calibri" w:cs="Calibri"/>
          </w:rPr>
          <w:t xml:space="preserve">[Introduce microbial translocation here]. </w:t>
        </w:r>
      </w:ins>
      <w:r w:rsidRPr="0AB0F4F0">
        <w:rPr>
          <w:rFonts w:ascii="Calibri" w:eastAsia="Calibri" w:hAnsi="Calibri" w:cs="Calibri"/>
        </w:rPr>
        <w:t xml:space="preserve">It is increasingly recognized that the interaction between microbes and host responses influences </w:t>
      </w:r>
      <w:del w:id="6" w:author="Santiago, Mario" w:date="2019-10-01T10:58:00Z">
        <w:r w:rsidRPr="0AB0F4F0" w:rsidDel="00433D3F">
          <w:rPr>
            <w:rFonts w:ascii="Calibri" w:eastAsia="Calibri" w:hAnsi="Calibri" w:cs="Calibri"/>
          </w:rPr>
          <w:delText xml:space="preserve">the </w:delText>
        </w:r>
      </w:del>
      <w:r w:rsidRPr="0AB0F4F0">
        <w:rPr>
          <w:rFonts w:ascii="Calibri" w:eastAsia="Calibri" w:hAnsi="Calibri" w:cs="Calibri"/>
        </w:rPr>
        <w:t>disease progression</w:t>
      </w:r>
      <w:r w:rsidR="00215A59">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215A59">
        <w:rPr>
          <w:rFonts w:ascii="Calibri" w:eastAsia="Calibri" w:hAnsi="Calibri" w:cs="Calibri"/>
        </w:rPr>
      </w:r>
      <w:r w:rsidR="00215A59">
        <w:rPr>
          <w:rFonts w:ascii="Calibri" w:eastAsia="Calibri" w:hAnsi="Calibri" w:cs="Calibri"/>
        </w:rPr>
        <w:fldChar w:fldCharType="separate"/>
      </w:r>
      <w:r w:rsidR="00FE10D5">
        <w:rPr>
          <w:rFonts w:ascii="Calibri" w:eastAsia="Calibri" w:hAnsi="Calibri" w:cs="Calibri"/>
          <w:noProof/>
        </w:rPr>
        <w:t>[3]</w:t>
      </w:r>
      <w:r w:rsidR="00215A59">
        <w:rPr>
          <w:rFonts w:ascii="Calibri" w:eastAsia="Calibri" w:hAnsi="Calibri" w:cs="Calibri"/>
        </w:rPr>
        <w:fldChar w:fldCharType="end"/>
      </w:r>
      <w:r w:rsidRPr="0AB0F4F0">
        <w:rPr>
          <w:rFonts w:ascii="Calibri" w:eastAsia="Calibri" w:hAnsi="Calibri" w:cs="Calibri"/>
        </w:rPr>
        <w:t xml:space="preserve">. </w:t>
      </w:r>
      <w:commentRangeStart w:id="7"/>
      <w:r w:rsidR="00FD391E">
        <w:rPr>
          <w:rFonts w:ascii="Calibri" w:eastAsia="Calibri" w:hAnsi="Calibri" w:cs="Calibri"/>
        </w:rPr>
        <w:t xml:space="preserve">Meanwhile, a wide spectrum of relevant clinical phenotypes is involved in the biological mechanisms as well. </w:t>
      </w:r>
      <w:commentRangeEnd w:id="7"/>
      <w:r w:rsidR="00433D3F">
        <w:rPr>
          <w:rStyle w:val="CommentReference"/>
        </w:rPr>
        <w:commentReference w:id="7"/>
      </w:r>
      <w:r w:rsidRPr="0AB0F4F0">
        <w:rPr>
          <w:rFonts w:ascii="Calibri" w:eastAsia="Calibri" w:hAnsi="Calibri" w:cs="Calibri"/>
        </w:rPr>
        <w:t>Thus, there is a need to explore the associations among the alterations in microbial communities, host physiology and disease stages</w:t>
      </w:r>
      <w:r w:rsidR="00FD391E">
        <w:rPr>
          <w:rFonts w:ascii="Calibri" w:eastAsia="Calibri" w:hAnsi="Calibri" w:cs="Calibri"/>
        </w:rPr>
        <w:t>, with respect to</w:t>
      </w:r>
      <w:r w:rsidRPr="0AB0F4F0">
        <w:rPr>
          <w:rFonts w:ascii="Calibri" w:eastAsia="Calibri" w:hAnsi="Calibri" w:cs="Calibri"/>
        </w:rPr>
        <w:t xml:space="preserve"> </w:t>
      </w:r>
      <w:r w:rsidR="00FD391E">
        <w:rPr>
          <w:rFonts w:ascii="Calibri" w:eastAsia="Calibri" w:hAnsi="Calibri" w:cs="Calibri"/>
        </w:rPr>
        <w:t>different phenotypic traits</w:t>
      </w:r>
      <w:r w:rsidR="00215A59">
        <w:rPr>
          <w:rFonts w:ascii="Calibri" w:eastAsia="Calibri" w:hAnsi="Calibri" w:cs="Calibri"/>
        </w:rPr>
        <w:fldChar w:fldCharType="begin"/>
      </w:r>
      <w:r w:rsidR="00FE10D5">
        <w:rPr>
          <w:rFonts w:ascii="Calibri" w:eastAsia="Calibri" w:hAnsi="Calibri" w:cs="Calibri"/>
        </w:rPr>
        <w:instrText xml:space="preserve"> ADDIN EN.CITE &lt;EndNote&gt;&lt;Cite&gt;&lt;Author&gt;Byrd&lt;/Author&gt;&lt;Year&gt;2015&lt;/Year&gt;&lt;RecNum&gt;4&lt;/RecNum&gt;&lt;DisplayText&gt;[4]&lt;/DisplayText&gt;&lt;record&gt;&lt;rec-number&gt;4&lt;/rec-number&gt;&lt;foreign-keys&gt;&lt;key app="EN" db-id="vf0x2t201sd9eaeeeesx5edapsvvsr0a20za" timestamp="1564457173"&gt;4&lt;/key&gt;&lt;key app="ENWeb" db-id=""&gt;0&lt;/key&gt;&lt;/foreign-keys&gt;&lt;ref-type name="Journal Article"&gt;17&lt;/ref-type&gt;&lt;contributors&gt;&lt;authors&gt;&lt;author&gt;Byrd, A. L.&lt;/author&gt;&lt;author&gt;Segre, J. A.&lt;/author&gt;&lt;/authors&gt;&lt;/contributors&gt;&lt;auth-address&gt;Microbial Genomics Section, Translational and Functional Genomics Branch, National Human Genome Research Institute, Bethesda, MD, 20892, USA. allyson.byrd@nih.gov.&amp;#xD;Microbial Genomics Section, Translational and Functional Genomics Branch, National Human Genome Research Institute, Bethesda, MD, 20892, USA. jsegre@nhgri.nih.gov.&lt;/auth-address&gt;&lt;titles&gt;&lt;title&gt;Integrating host gene expression and the microbiome to explore disease pathogenesis&lt;/title&gt;&lt;secondary-title&gt;Genome Biol&lt;/secondary-title&gt;&lt;/titles&gt;&lt;periodical&gt;&lt;full-title&gt;Genome Biol&lt;/full-title&gt;&lt;/periodical&gt;&lt;pages&gt;70&lt;/pages&gt;&lt;volume&gt;16&lt;/volume&gt;&lt;edition&gt;2015/04/19&lt;/edition&gt;&lt;keywords&gt;&lt;keyword&gt;Gene Expression Regulation, Bacterial&lt;/keyword&gt;&lt;keyword&gt;Host-Parasite Interactions/*genetics&lt;/keyword&gt;&lt;keyword&gt;Humans&lt;/keyword&gt;&lt;keyword&gt;Inflammation/*genetics/microbiology/pathology&lt;/keyword&gt;&lt;keyword&gt;Microbiota/*genetics&lt;/keyword&gt;&lt;/keywords&gt;&lt;dates&gt;&lt;year&gt;2015&lt;/year&gt;&lt;pub-dates&gt;&lt;date&gt;Apr 8&lt;/date&gt;&lt;/pub-dates&gt;&lt;/dates&gt;&lt;isbn&gt;1474-760X (Electronic)&amp;#xD;1474-7596 (Linking)&lt;/isbn&gt;&lt;accession-num&gt;25887564&lt;/accession-num&gt;&lt;urls&gt;&lt;related-urls&gt;&lt;url&gt;https://www.ncbi.nlm.nih.gov/pubmed/25887564&lt;/url&gt;&lt;/related-urls&gt;&lt;/urls&gt;&lt;custom2&gt;PMC4389776&lt;/custom2&gt;&lt;electronic-resource-num&gt;10.1186/s13059-015-0625-1&lt;/electronic-resource-num&gt;&lt;/record&gt;&lt;/Cite&gt;&lt;/EndNote&gt;</w:instrText>
      </w:r>
      <w:r w:rsidR="00215A59">
        <w:rPr>
          <w:rFonts w:ascii="Calibri" w:eastAsia="Calibri" w:hAnsi="Calibri" w:cs="Calibri"/>
        </w:rPr>
        <w:fldChar w:fldCharType="separate"/>
      </w:r>
      <w:r w:rsidR="00FE10D5">
        <w:rPr>
          <w:rFonts w:ascii="Calibri" w:eastAsia="Calibri" w:hAnsi="Calibri" w:cs="Calibri"/>
          <w:noProof/>
        </w:rPr>
        <w:t>[4]</w:t>
      </w:r>
      <w:r w:rsidR="00215A59">
        <w:rPr>
          <w:rFonts w:ascii="Calibri" w:eastAsia="Calibri" w:hAnsi="Calibri" w:cs="Calibri"/>
        </w:rPr>
        <w:fldChar w:fldCharType="end"/>
      </w:r>
      <w:r w:rsidRPr="0AB0F4F0">
        <w:rPr>
          <w:rFonts w:ascii="Calibri" w:eastAsia="Calibri" w:hAnsi="Calibri" w:cs="Calibri"/>
        </w:rPr>
        <w:t xml:space="preserve">. </w:t>
      </w:r>
      <w:r w:rsidR="003B5218">
        <w:rPr>
          <w:rFonts w:ascii="Calibri" w:eastAsia="Calibri" w:hAnsi="Calibri" w:cs="Calibri"/>
        </w:rPr>
        <w:t>Particularly, i</w:t>
      </w:r>
      <w:r w:rsidR="003B5218" w:rsidRPr="0AB0F4F0">
        <w:rPr>
          <w:rFonts w:ascii="Calibri" w:eastAsia="Calibri" w:hAnsi="Calibri" w:cs="Calibri"/>
        </w:rPr>
        <w:t xml:space="preserve">t has also been shown that </w:t>
      </w:r>
      <w:bookmarkStart w:id="8" w:name="_Hlk16008439"/>
      <w:r w:rsidR="003B5218">
        <w:rPr>
          <w:rFonts w:ascii="Calibri" w:eastAsia="Calibri" w:hAnsi="Calibri" w:cs="Calibri"/>
        </w:rPr>
        <w:t xml:space="preserve">plasma </w:t>
      </w:r>
      <w:r w:rsidR="002C3CD8">
        <w:rPr>
          <w:rFonts w:ascii="Calibri" w:eastAsia="Calibri" w:hAnsi="Calibri" w:cs="Calibri"/>
        </w:rPr>
        <w:t>soluble CD14</w:t>
      </w:r>
      <w:bookmarkEnd w:id="8"/>
      <w:r w:rsidR="003B5218" w:rsidRPr="0AB0F4F0">
        <w:rPr>
          <w:rFonts w:ascii="Calibri" w:eastAsia="Calibri" w:hAnsi="Calibri" w:cs="Calibri"/>
        </w:rPr>
        <w:t xml:space="preserve"> (</w:t>
      </w:r>
      <w:r w:rsidR="002C3CD8">
        <w:rPr>
          <w:rFonts w:ascii="Calibri" w:eastAsia="Calibri" w:hAnsi="Calibri" w:cs="Calibri"/>
        </w:rPr>
        <w:t>sCD14</w:t>
      </w:r>
      <w:r w:rsidR="003B5218" w:rsidRPr="0AB0F4F0">
        <w:rPr>
          <w:rFonts w:ascii="Calibri" w:eastAsia="Calibri" w:hAnsi="Calibri" w:cs="Calibri"/>
        </w:rPr>
        <w:t xml:space="preserve">), </w:t>
      </w:r>
      <w:del w:id="9" w:author="Santiago, Mario" w:date="2019-10-01T11:01:00Z">
        <w:r w:rsidR="003B5218" w:rsidDel="00433D3F">
          <w:rPr>
            <w:rFonts w:ascii="Calibri" w:eastAsia="Calibri" w:hAnsi="Calibri" w:cs="Calibri"/>
          </w:rPr>
          <w:delText xml:space="preserve">one </w:delText>
        </w:r>
      </w:del>
      <w:ins w:id="10" w:author="Santiago, Mario" w:date="2019-10-01T11:01:00Z">
        <w:r w:rsidR="00433D3F">
          <w:rPr>
            <w:rFonts w:ascii="Calibri" w:eastAsia="Calibri" w:hAnsi="Calibri" w:cs="Calibri"/>
          </w:rPr>
          <w:t xml:space="preserve">a marker </w:t>
        </w:r>
      </w:ins>
      <w:r w:rsidR="003B5218">
        <w:rPr>
          <w:rFonts w:ascii="Calibri" w:eastAsia="Calibri" w:hAnsi="Calibri" w:cs="Calibri"/>
        </w:rPr>
        <w:t xml:space="preserve">of </w:t>
      </w:r>
      <w:r w:rsidR="003B5218" w:rsidRPr="7E7E15CD">
        <w:rPr>
          <w:rFonts w:ascii="Calibri" w:eastAsia="Calibri" w:hAnsi="Calibri" w:cs="Calibri"/>
        </w:rPr>
        <w:t>microbial translocation</w:t>
      </w:r>
      <w:del w:id="11" w:author="Santiago, Mario" w:date="2019-10-01T11:01:00Z">
        <w:r w:rsidR="003B5218" w:rsidRPr="7E7E15CD" w:rsidDel="00433D3F">
          <w:rPr>
            <w:rFonts w:ascii="Calibri" w:eastAsia="Calibri" w:hAnsi="Calibri" w:cs="Calibri"/>
          </w:rPr>
          <w:delText xml:space="preserve"> markers</w:delText>
        </w:r>
      </w:del>
      <w:r w:rsidR="003B5218">
        <w:rPr>
          <w:rFonts w:ascii="Calibri" w:eastAsia="Calibri" w:hAnsi="Calibri" w:cs="Calibri"/>
        </w:rPr>
        <w:t xml:space="preserve">, </w:t>
      </w:r>
      <w:commentRangeStart w:id="12"/>
      <w:r w:rsidR="003B5218">
        <w:rPr>
          <w:rFonts w:ascii="Calibri" w:eastAsia="Calibri" w:hAnsi="Calibri" w:cs="Calibri"/>
        </w:rPr>
        <w:t xml:space="preserve">is a </w:t>
      </w:r>
      <w:r w:rsidR="003B5218" w:rsidRPr="0AB0F4F0">
        <w:rPr>
          <w:rFonts w:ascii="Calibri" w:eastAsia="Calibri" w:hAnsi="Calibri" w:cs="Calibri"/>
        </w:rPr>
        <w:t xml:space="preserve">vital clinical parameter </w:t>
      </w:r>
      <w:commentRangeEnd w:id="12"/>
      <w:r w:rsidR="00433D3F">
        <w:rPr>
          <w:rStyle w:val="CommentReference"/>
        </w:rPr>
        <w:commentReference w:id="12"/>
      </w:r>
      <w:r w:rsidR="003B5218" w:rsidRPr="0AB0F4F0">
        <w:rPr>
          <w:rFonts w:ascii="Calibri" w:eastAsia="Calibri" w:hAnsi="Calibri" w:cs="Calibri"/>
        </w:rPr>
        <w:t>during HIV-1 infection</w:t>
      </w:r>
      <w:r w:rsidR="00215A59">
        <w:rPr>
          <w:rFonts w:ascii="Calibri" w:eastAsia="Calibri" w:hAnsi="Calibri" w:cs="Calibri"/>
        </w:rPr>
        <w:fldChar w:fldCharType="begin">
          <w:fldData xml:space="preserve">PEVuZE5vdGU+PENpdGU+PEF1dGhvcj5EaWxsb248L0F1dGhvcj48WWVhcj4yMDE0PC9ZZWFyPjxS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PEVuZE5vdGU+PENpdGU+PEF1dGhvcj5EaWxsb248L0F1dGhvcj48WWVhcj4yMDE0PC9ZZWFyPjxS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215A59">
        <w:rPr>
          <w:rFonts w:ascii="Calibri" w:eastAsia="Calibri" w:hAnsi="Calibri" w:cs="Calibri"/>
        </w:rPr>
      </w:r>
      <w:r w:rsidR="00215A59">
        <w:rPr>
          <w:rFonts w:ascii="Calibri" w:eastAsia="Calibri" w:hAnsi="Calibri" w:cs="Calibri"/>
        </w:rPr>
        <w:fldChar w:fldCharType="separate"/>
      </w:r>
      <w:r w:rsidR="00FE10D5">
        <w:rPr>
          <w:rFonts w:ascii="Calibri" w:eastAsia="Calibri" w:hAnsi="Calibri" w:cs="Calibri"/>
          <w:noProof/>
        </w:rPr>
        <w:t>[5, 6]</w:t>
      </w:r>
      <w:r w:rsidR="00215A59">
        <w:rPr>
          <w:rFonts w:ascii="Calibri" w:eastAsia="Calibri" w:hAnsi="Calibri" w:cs="Calibri"/>
        </w:rPr>
        <w:fldChar w:fldCharType="end"/>
      </w:r>
      <w:r w:rsidR="003B5218" w:rsidRPr="0AB0F4F0">
        <w:rPr>
          <w:rFonts w:ascii="Calibri" w:eastAsia="Calibri" w:hAnsi="Calibri" w:cs="Calibri"/>
        </w:rPr>
        <w:t xml:space="preserve">. </w:t>
      </w:r>
      <w:r w:rsidR="003B5218">
        <w:rPr>
          <w:rFonts w:ascii="Calibri" w:eastAsia="Calibri" w:hAnsi="Calibri" w:cs="Calibri"/>
        </w:rPr>
        <w:t xml:space="preserve">However, </w:t>
      </w:r>
      <w:r w:rsidRPr="0AB0F4F0">
        <w:rPr>
          <w:rFonts w:ascii="Calibri" w:eastAsia="Calibri" w:hAnsi="Calibri" w:cs="Calibri"/>
        </w:rPr>
        <w:t xml:space="preserve">integrating </w:t>
      </w:r>
      <w:r w:rsidR="003B5218">
        <w:rPr>
          <w:rFonts w:ascii="Calibri" w:eastAsia="Calibri" w:hAnsi="Calibri" w:cs="Calibri"/>
        </w:rPr>
        <w:t>multi-</w:t>
      </w:r>
      <w:r w:rsidR="00EF4185">
        <w:rPr>
          <w:rFonts w:ascii="Calibri" w:eastAsia="Calibri" w:hAnsi="Calibri" w:cs="Calibri"/>
        </w:rPr>
        <w:t>Omics</w:t>
      </w:r>
      <w:r w:rsidRPr="0AB0F4F0">
        <w:rPr>
          <w:rFonts w:ascii="Calibri" w:eastAsia="Calibri" w:hAnsi="Calibri" w:cs="Calibri"/>
        </w:rPr>
        <w:t xml:space="preserve"> datasets with </w:t>
      </w:r>
      <w:r w:rsidR="00FD391E">
        <w:rPr>
          <w:rFonts w:ascii="Calibri" w:eastAsia="Calibri" w:hAnsi="Calibri" w:cs="Calibri"/>
        </w:rPr>
        <w:t xml:space="preserve">a </w:t>
      </w:r>
      <w:r w:rsidRPr="0AB0F4F0">
        <w:rPr>
          <w:rFonts w:ascii="Calibri" w:eastAsia="Calibri" w:hAnsi="Calibri" w:cs="Calibri"/>
        </w:rPr>
        <w:t>specific phenotype is a daunting task</w:t>
      </w:r>
      <w:r w:rsidR="00215A59">
        <w:rPr>
          <w:rFonts w:ascii="Calibri" w:eastAsia="Calibri" w:hAnsi="Calibri" w:cs="Calibri"/>
        </w:rPr>
        <w:fldChar w:fldCharType="begin"/>
      </w:r>
      <w:r w:rsidR="00FE10D5">
        <w:rPr>
          <w:rFonts w:ascii="Calibri" w:eastAsia="Calibri" w:hAnsi="Calibri" w:cs="Calibri"/>
        </w:rPr>
        <w:instrText xml:space="preserve"> ADDIN EN.CITE &lt;EndNote&gt;&lt;Cite&gt;&lt;Author&gt;Byrd&lt;/Author&gt;&lt;Year&gt;2015&lt;/Year&gt;&lt;RecNum&gt;4&lt;/RecNum&gt;&lt;DisplayText&gt;[4]&lt;/DisplayText&gt;&lt;record&gt;&lt;rec-number&gt;4&lt;/rec-number&gt;&lt;foreign-keys&gt;&lt;key app="EN" db-id="vf0x2t201sd9eaeeeesx5edapsvvsr0a20za" timestamp="1564457173"&gt;4&lt;/key&gt;&lt;key app="ENWeb" db-id=""&gt;0&lt;/key&gt;&lt;/foreign-keys&gt;&lt;ref-type name="Journal Article"&gt;17&lt;/ref-type&gt;&lt;contributors&gt;&lt;authors&gt;&lt;author&gt;Byrd, A. L.&lt;/author&gt;&lt;author&gt;Segre, J. A.&lt;/author&gt;&lt;/authors&gt;&lt;/contributors&gt;&lt;auth-address&gt;Microbial Genomics Section, Translational and Functional Genomics Branch, National Human Genome Research Institute, Bethesda, MD, 20892, USA. allyson.byrd@nih.gov.&amp;#xD;Microbial Genomics Section, Translational and Functional Genomics Branch, National Human Genome Research Institute, Bethesda, MD, 20892, USA. jsegre@nhgri.nih.gov.&lt;/auth-address&gt;&lt;titles&gt;&lt;title&gt;Integrating host gene expression and the microbiome to explore disease pathogenesis&lt;/title&gt;&lt;secondary-title&gt;Genome Biol&lt;/secondary-title&gt;&lt;/titles&gt;&lt;periodical&gt;&lt;full-title&gt;Genome Biol&lt;/full-title&gt;&lt;/periodical&gt;&lt;pages&gt;70&lt;/pages&gt;&lt;volume&gt;16&lt;/volume&gt;&lt;edition&gt;2015/04/19&lt;/edition&gt;&lt;keywords&gt;&lt;keyword&gt;Gene Expression Regulation, Bacterial&lt;/keyword&gt;&lt;keyword&gt;Host-Parasite Interactions/*genetics&lt;/keyword&gt;&lt;keyword&gt;Humans&lt;/keyword&gt;&lt;keyword&gt;Inflammation/*genetics/microbiology/pathology&lt;/keyword&gt;&lt;keyword&gt;Microbiota/*genetics&lt;/keyword&gt;&lt;/keywords&gt;&lt;dates&gt;&lt;year&gt;2015&lt;/year&gt;&lt;pub-dates&gt;&lt;date&gt;Apr 8&lt;/date&gt;&lt;/pub-dates&gt;&lt;/dates&gt;&lt;isbn&gt;1474-760X (Electronic)&amp;#xD;1474-7596 (Linking)&lt;/isbn&gt;&lt;accession-num&gt;25887564&lt;/accession-num&gt;&lt;urls&gt;&lt;related-urls&gt;&lt;url&gt;https://www.ncbi.nlm.nih.gov/pubmed/25887564&lt;/url&gt;&lt;/related-urls&gt;&lt;/urls&gt;&lt;custom2&gt;PMC4389776&lt;/custom2&gt;&lt;electronic-resource-num&gt;10.1186/s13059-015-0625-1&lt;/electronic-resource-num&gt;&lt;/record&gt;&lt;/Cite&gt;&lt;/EndNote&gt;</w:instrText>
      </w:r>
      <w:r w:rsidR="00215A59">
        <w:rPr>
          <w:rFonts w:ascii="Calibri" w:eastAsia="Calibri" w:hAnsi="Calibri" w:cs="Calibri"/>
        </w:rPr>
        <w:fldChar w:fldCharType="separate"/>
      </w:r>
      <w:r w:rsidR="00FE10D5">
        <w:rPr>
          <w:rFonts w:ascii="Calibri" w:eastAsia="Calibri" w:hAnsi="Calibri" w:cs="Calibri"/>
          <w:noProof/>
        </w:rPr>
        <w:t>[4]</w:t>
      </w:r>
      <w:r w:rsidR="00215A59">
        <w:rPr>
          <w:rFonts w:ascii="Calibri" w:eastAsia="Calibri" w:hAnsi="Calibri" w:cs="Calibri"/>
        </w:rPr>
        <w:fldChar w:fldCharType="end"/>
      </w:r>
      <w:r w:rsidRPr="0AB0F4F0">
        <w:rPr>
          <w:rFonts w:ascii="Calibri" w:eastAsia="Calibri" w:hAnsi="Calibri" w:cs="Calibri"/>
        </w:rPr>
        <w:t xml:space="preserve">. </w:t>
      </w:r>
      <w:r w:rsidR="003B5218">
        <w:rPr>
          <w:rFonts w:ascii="Calibri" w:eastAsia="Calibri" w:hAnsi="Calibri" w:cs="Calibri"/>
        </w:rPr>
        <w:t>Here</w:t>
      </w:r>
      <w:r w:rsidRPr="0AB0F4F0">
        <w:rPr>
          <w:rFonts w:ascii="Calibri" w:eastAsia="Calibri" w:hAnsi="Calibri" w:cs="Calibri"/>
        </w:rPr>
        <w:t xml:space="preserve">, we use </w:t>
      </w:r>
      <w:r w:rsidR="003B5218">
        <w:rPr>
          <w:rFonts w:ascii="Calibri" w:eastAsia="Calibri" w:hAnsi="Calibri" w:cs="Calibri"/>
        </w:rPr>
        <w:t xml:space="preserve">the </w:t>
      </w:r>
      <w:r w:rsidRPr="0AB0F4F0">
        <w:rPr>
          <w:rFonts w:ascii="Calibri" w:eastAsia="Calibri" w:hAnsi="Calibri" w:cs="Calibri"/>
        </w:rPr>
        <w:t>sparse multiple canonical correlation network analysis (SmCCNet) to integrate</w:t>
      </w:r>
      <w:r w:rsidR="003B5218">
        <w:rPr>
          <w:rFonts w:ascii="Calibri" w:eastAsia="Calibri" w:hAnsi="Calibri" w:cs="Calibri"/>
        </w:rPr>
        <w:t xml:space="preserve"> intestinal</w:t>
      </w:r>
      <w:r w:rsidRPr="0AB0F4F0">
        <w:rPr>
          <w:rFonts w:ascii="Calibri" w:eastAsia="Calibri" w:hAnsi="Calibri" w:cs="Calibri"/>
        </w:rPr>
        <w:t xml:space="preserve"> microbiome and the host </w:t>
      </w:r>
      <w:r w:rsidR="003B5218">
        <w:rPr>
          <w:rFonts w:ascii="Calibri" w:eastAsia="Calibri" w:hAnsi="Calibri" w:cs="Calibri"/>
        </w:rPr>
        <w:t xml:space="preserve">gut </w:t>
      </w:r>
      <w:r w:rsidRPr="0AB0F4F0">
        <w:rPr>
          <w:rFonts w:ascii="Calibri" w:eastAsia="Calibri" w:hAnsi="Calibri" w:cs="Calibri"/>
        </w:rPr>
        <w:t xml:space="preserve">transcriptome along with </w:t>
      </w:r>
      <w:r w:rsidR="003B5218">
        <w:rPr>
          <w:rFonts w:ascii="Calibri" w:eastAsia="Calibri" w:hAnsi="Calibri" w:cs="Calibri"/>
        </w:rPr>
        <w:t xml:space="preserve">a </w:t>
      </w:r>
      <w:r w:rsidRPr="0AB0F4F0">
        <w:rPr>
          <w:rFonts w:ascii="Calibri" w:eastAsia="Calibri" w:hAnsi="Calibri" w:cs="Calibri"/>
        </w:rPr>
        <w:t>quantitative phenotype of interest</w:t>
      </w:r>
      <w:r w:rsidR="003B5218">
        <w:rPr>
          <w:rFonts w:ascii="Calibri" w:eastAsia="Calibri" w:hAnsi="Calibri" w:cs="Calibri"/>
        </w:rPr>
        <w:t xml:space="preserve">, </w:t>
      </w:r>
      <w:r w:rsidR="002C3CD8">
        <w:rPr>
          <w:rFonts w:ascii="Calibri" w:eastAsia="Calibri" w:hAnsi="Calibri" w:cs="Calibri"/>
        </w:rPr>
        <w:t>sCD14</w:t>
      </w:r>
      <w:r w:rsidR="00215A59">
        <w:rPr>
          <w:rFonts w:ascii="Calibri" w:eastAsia="Calibri" w:hAnsi="Calibri" w:cs="Calibri"/>
        </w:rPr>
        <w:fldChar w:fldCharType="begin">
          <w:fldData xml:space="preserve">PEVuZE5vdGU+PENpdGU+PEF1dGhvcj5TaGk8L0F1dGhvcj48WWVhcj4yMDE5PC9ZZWFyPjxSZWNO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=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PEVuZE5vdGU+PENpdGU+PEF1dGhvcj5TaGk8L0F1dGhvcj48WWVhcj4yMDE5PC9ZZWFyPjxSZWNO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=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215A59">
        <w:rPr>
          <w:rFonts w:ascii="Calibri" w:eastAsia="Calibri" w:hAnsi="Calibri" w:cs="Calibri"/>
        </w:rPr>
      </w:r>
      <w:r w:rsidR="00215A59">
        <w:rPr>
          <w:rFonts w:ascii="Calibri" w:eastAsia="Calibri" w:hAnsi="Calibri" w:cs="Calibri"/>
        </w:rPr>
        <w:fldChar w:fldCharType="separate"/>
      </w:r>
      <w:r w:rsidR="000C7457">
        <w:rPr>
          <w:rFonts w:ascii="Calibri" w:eastAsia="Calibri" w:hAnsi="Calibri" w:cs="Calibri"/>
          <w:noProof/>
        </w:rPr>
        <w:t>[7, 8]</w:t>
      </w:r>
      <w:r w:rsidR="00215A59">
        <w:rPr>
          <w:rFonts w:ascii="Calibri" w:eastAsia="Calibri" w:hAnsi="Calibri" w:cs="Calibri"/>
        </w:rPr>
        <w:fldChar w:fldCharType="end"/>
      </w:r>
      <w:r w:rsidRPr="0AB0F4F0">
        <w:rPr>
          <w:rFonts w:ascii="Calibri" w:eastAsia="Calibri" w:hAnsi="Calibri" w:cs="Calibri"/>
        </w:rPr>
        <w:t>.</w:t>
      </w:r>
      <w:r w:rsidR="003B5218">
        <w:rPr>
          <w:rFonts w:ascii="Calibri" w:eastAsia="Calibri" w:hAnsi="Calibri" w:cs="Calibri"/>
        </w:rPr>
        <w:t xml:space="preserve"> With</w:t>
      </w:r>
      <w:r w:rsidRPr="0AB0F4F0">
        <w:rPr>
          <w:rFonts w:ascii="Calibri" w:eastAsia="Calibri" w:hAnsi="Calibri" w:cs="Calibri"/>
        </w:rPr>
        <w:t xml:space="preserve"> this approach, </w:t>
      </w:r>
      <w:r w:rsidR="003B5218">
        <w:rPr>
          <w:rFonts w:ascii="Calibri" w:eastAsia="Calibri" w:hAnsi="Calibri" w:cs="Calibri"/>
        </w:rPr>
        <w:t>host-</w:t>
      </w:r>
      <w:r w:rsidRPr="0AB0F4F0">
        <w:rPr>
          <w:rFonts w:ascii="Calibri" w:eastAsia="Calibri" w:hAnsi="Calibri" w:cs="Calibri"/>
        </w:rPr>
        <w:t xml:space="preserve">transcriptome-microbiome networks </w:t>
      </w:r>
      <w:commentRangeStart w:id="13"/>
      <w:r w:rsidRPr="0AB0F4F0">
        <w:rPr>
          <w:rFonts w:ascii="Calibri" w:eastAsia="Calibri" w:hAnsi="Calibri" w:cs="Calibri"/>
        </w:rPr>
        <w:t xml:space="preserve">which are specific to </w:t>
      </w:r>
      <w:commentRangeEnd w:id="13"/>
      <w:r w:rsidR="00433D3F">
        <w:rPr>
          <w:rStyle w:val="CommentReference"/>
        </w:rPr>
        <w:commentReference w:id="13"/>
      </w:r>
      <w:r w:rsidR="000C7457">
        <w:rPr>
          <w:rFonts w:ascii="Calibri" w:eastAsia="Calibri" w:hAnsi="Calibri" w:cs="Calibri"/>
        </w:rPr>
        <w:t>sCD14</w:t>
      </w:r>
      <w:r w:rsidRPr="0AB0F4F0">
        <w:rPr>
          <w:rFonts w:ascii="Calibri" w:eastAsia="Calibri" w:hAnsi="Calibri" w:cs="Calibri"/>
        </w:rPr>
        <w:t xml:space="preserve"> are constructed. This study will help provide insights of host-microbe interactions during c</w:t>
      </w:r>
      <w:r>
        <w:t>hronic HIV-1 infection.</w:t>
      </w:r>
      <w:r w:rsidR="00FE7092">
        <w:t xml:space="preserve"> To our knowledge, </w:t>
      </w:r>
      <w:r w:rsidR="00CD5DAE">
        <w:t xml:space="preserve">there is no published </w:t>
      </w:r>
      <w:r w:rsidR="00CC3449">
        <w:t>research</w:t>
      </w:r>
      <w:r w:rsidR="00CD5DAE">
        <w:t xml:space="preserve"> on integrating host-transcriptome and gut microbiome in </w:t>
      </w:r>
      <w:r w:rsidR="00121D39">
        <w:t xml:space="preserve">chronic </w:t>
      </w:r>
      <w:r w:rsidR="00CD5DAE">
        <w:t xml:space="preserve">HIV-1 infection using </w:t>
      </w:r>
      <w:r w:rsidR="00111BFA">
        <w:t xml:space="preserve">correlation-based </w:t>
      </w:r>
      <w:r w:rsidR="00CD5DAE">
        <w:t xml:space="preserve">network analysis approach. </w:t>
      </w:r>
    </w:p>
    <w:p w14:paraId="5F214271" w14:textId="364F3B4D" w:rsidR="0AB0F4F0" w:rsidRPr="00E12ABF" w:rsidRDefault="0AB0F4F0" w:rsidP="00E12ABF">
      <w:pPr>
        <w:pStyle w:val="Heading1"/>
        <w:rPr>
          <w:color w:val="000000" w:themeColor="text1"/>
        </w:rPr>
      </w:pPr>
      <w:bookmarkStart w:id="14" w:name="_Toc19020033"/>
      <w:r w:rsidRPr="00E12ABF">
        <w:rPr>
          <w:color w:val="000000" w:themeColor="text1"/>
        </w:rPr>
        <w:t>Background</w:t>
      </w:r>
      <w:bookmarkEnd w:id="14"/>
    </w:p>
    <w:p w14:paraId="18A2CA6C" w14:textId="4A5735A7" w:rsidR="008F43C4" w:rsidRPr="00E12ABF" w:rsidRDefault="008A3D32" w:rsidP="00E12ABF">
      <w:pPr>
        <w:pStyle w:val="Heading2"/>
        <w:rPr>
          <w:color w:val="000000" w:themeColor="text1"/>
        </w:rPr>
      </w:pPr>
      <w:bookmarkStart w:id="15" w:name="_Toc19020034"/>
      <w:r>
        <w:rPr>
          <w:color w:val="000000" w:themeColor="text1"/>
        </w:rPr>
        <w:t xml:space="preserve">Overview of </w:t>
      </w:r>
      <w:r w:rsidR="00A97ED1">
        <w:rPr>
          <w:color w:val="000000" w:themeColor="text1"/>
        </w:rPr>
        <w:t>Multi-</w:t>
      </w:r>
      <w:r w:rsidR="00EF4185">
        <w:rPr>
          <w:color w:val="000000" w:themeColor="text1"/>
        </w:rPr>
        <w:t>Omics</w:t>
      </w:r>
      <w:r w:rsidR="00A97ED1">
        <w:rPr>
          <w:color w:val="000000" w:themeColor="text1"/>
        </w:rPr>
        <w:t xml:space="preserve"> data integration</w:t>
      </w:r>
      <w:bookmarkEnd w:id="15"/>
    </w:p>
    <w:p w14:paraId="0E9CB797" w14:textId="5C2F0941" w:rsidR="0AB0F4F0" w:rsidRDefault="0AB0F4F0" w:rsidP="00634A47">
      <w:pPr>
        <w:spacing w:line="360" w:lineRule="auto"/>
        <w:jc w:val="both"/>
        <w:rPr>
          <w:rFonts w:ascii="Calibri" w:eastAsia="Calibri" w:hAnsi="Calibri" w:cs="Calibri"/>
        </w:rPr>
      </w:pPr>
      <w:r w:rsidRPr="0AB0F4F0">
        <w:rPr>
          <w:rFonts w:ascii="Calibri" w:eastAsia="Calibri" w:hAnsi="Calibri" w:cs="Calibri"/>
        </w:rPr>
        <w:t xml:space="preserve">Since the publication of the first human genome, </w:t>
      </w:r>
      <w:commentRangeStart w:id="16"/>
      <w:commentRangeStart w:id="17"/>
      <w:r w:rsidRPr="0AB0F4F0">
        <w:rPr>
          <w:rFonts w:ascii="Calibri" w:eastAsia="Calibri" w:hAnsi="Calibri" w:cs="Calibri"/>
        </w:rPr>
        <w:t xml:space="preserve">the </w:t>
      </w:r>
      <w:r w:rsidR="00EF4185">
        <w:rPr>
          <w:rFonts w:ascii="Calibri" w:eastAsia="Calibri" w:hAnsi="Calibri" w:cs="Calibri"/>
        </w:rPr>
        <w:t>Omics</w:t>
      </w:r>
      <w:r w:rsidRPr="0AB0F4F0">
        <w:rPr>
          <w:rFonts w:ascii="Calibri" w:eastAsia="Calibri" w:hAnsi="Calibri" w:cs="Calibri"/>
        </w:rPr>
        <w:t xml:space="preserve"> </w:t>
      </w:r>
      <w:commentRangeEnd w:id="16"/>
      <w:r w:rsidR="00311618">
        <w:rPr>
          <w:rStyle w:val="CommentReference"/>
        </w:rPr>
        <w:commentReference w:id="16"/>
      </w:r>
      <w:commentRangeEnd w:id="17"/>
      <w:r w:rsidR="00E36236">
        <w:rPr>
          <w:rStyle w:val="CommentReference"/>
        </w:rPr>
        <w:commentReference w:id="17"/>
      </w:r>
      <w:r w:rsidRPr="0AB0F4F0">
        <w:rPr>
          <w:rFonts w:ascii="Calibri" w:eastAsia="Calibri" w:hAnsi="Calibri" w:cs="Calibri"/>
        </w:rPr>
        <w:t>era has accelerated all aspects of biological research.</w:t>
      </w:r>
      <w:r w:rsidR="001B78F1">
        <w:rPr>
          <w:rFonts w:ascii="Calibri" w:eastAsia="Calibri" w:hAnsi="Calibri" w:cs="Calibri"/>
        </w:rPr>
        <w:t xml:space="preserve"> However, one-dimensional </w:t>
      </w:r>
      <w:r w:rsidR="00EF4185">
        <w:rPr>
          <w:rFonts w:ascii="Calibri" w:eastAsia="Calibri" w:hAnsi="Calibri" w:cs="Calibri"/>
        </w:rPr>
        <w:t>Omics</w:t>
      </w:r>
      <w:r w:rsidR="001B78F1">
        <w:rPr>
          <w:rFonts w:ascii="Calibri" w:eastAsia="Calibri" w:hAnsi="Calibri" w:cs="Calibri"/>
        </w:rPr>
        <w:t xml:space="preserve">-data </w:t>
      </w:r>
      <w:r w:rsidR="00220671">
        <w:rPr>
          <w:rFonts w:ascii="Calibri" w:eastAsia="Calibri" w:hAnsi="Calibri" w:cs="Calibri"/>
        </w:rPr>
        <w:t xml:space="preserve">can only provide limited information regarding </w:t>
      </w:r>
      <w:r w:rsidR="00781AA1">
        <w:rPr>
          <w:rFonts w:ascii="Calibri" w:eastAsia="Calibri" w:hAnsi="Calibri" w:cs="Calibri"/>
        </w:rPr>
        <w:t>disease etiology, such as oncogenesis</w:t>
      </w:r>
      <w:r w:rsidR="001B78F1">
        <w:rPr>
          <w:rFonts w:ascii="Calibri" w:eastAsia="Calibri" w:hAnsi="Calibri" w:cs="Calibri"/>
        </w:rPr>
        <w:fldChar w:fldCharType="begin"/>
      </w:r>
      <w:r w:rsidR="000C7457">
        <w:rPr>
          <w:rFonts w:ascii="Calibri" w:eastAsia="Calibri" w:hAnsi="Calibri" w:cs="Calibri"/>
        </w:rPr>
        <w:instrText xml:space="preserve"> ADDIN EN.CITE &lt;EndNote&gt;&lt;Cite&gt;&lt;Author&gt;Huang&lt;/Author&gt;&lt;Year&gt;2017&lt;/Year&gt;&lt;RecNum&gt;22&lt;/RecNum&gt;&lt;DisplayText&gt;[9]&lt;/DisplayText&gt;&lt;record&gt;&lt;rec-number&gt;22&lt;/rec-number&gt;&lt;foreign-keys&gt;&lt;key app="EN" db-id="vf0x2t201sd9eaeeeesx5edapsvvsr0a20za" timestamp="1565661669"&gt;22&lt;/key&gt;&lt;key app="ENWeb" db-id=""&gt;0&lt;/key&gt;&lt;/foreign-keys&gt;&lt;ref-type name="Journal Article"&gt;17&lt;/ref-type&gt;&lt;contributors&gt;&lt;authors&gt;&lt;author&gt;Huang, S.&lt;/author&gt;&lt;author&gt;Chaudhary, K.&lt;/author&gt;&lt;author&gt;Garmire, L. X.&lt;/author&gt;&lt;/authors&gt;&lt;/contributors&gt;&lt;auth-address&gt;Epidemiology Program, University of Hawaii Cancer CenterHonolulu, HI, United States.&amp;#xD;Molecular Biosciences and Bioengineering Graduate Program, University of Hawaii at ManoaHonolulu, HI, United States.&amp;#xD;Department of Obstetrics, Gynecology, and Women&amp;apos;s Health, John A. Burns School of Medicine, University of Hawaii at ManoaHonolulu, HI, United States.&lt;/auth-address&gt;&lt;titles&gt;&lt;title&gt;More Is Better: Recent Progress in Multi-Omics Data Integration Methods&lt;/title&gt;&lt;secondary-title&gt;Front Genet&lt;/secondary-title&gt;&lt;/titles&gt;&lt;periodical&gt;&lt;full-title&gt;Front Genet&lt;/full-title&gt;&lt;/periodical&gt;&lt;pages&gt;84&lt;/pages&gt;&lt;volume&gt;8&lt;/volume&gt;&lt;edition&gt;2017/07/04&lt;/edition&gt;&lt;keywords&gt;&lt;keyword&gt;integration&lt;/keyword&gt;&lt;keyword&gt;multi-omics&lt;/keyword&gt;&lt;keyword&gt;precision medicine&lt;/keyword&gt;&lt;keyword&gt;prediction&lt;/keyword&gt;&lt;keyword&gt;prognosis&lt;/keyword&gt;&lt;keyword&gt;supervised learning&lt;/keyword&gt;&lt;keyword&gt;unsupervised learning&lt;/keyword&gt;&lt;/keywords&gt;&lt;dates&gt;&lt;year&gt;2017&lt;/year&gt;&lt;/dates&gt;&lt;isbn&gt;1664-8021 (Print)&amp;#xD;1664-8021 (Linking)&lt;/isbn&gt;&lt;accession-num&gt;28670325&lt;/accession-num&gt;&lt;urls&gt;&lt;related-urls&gt;&lt;url&gt;https://www.ncbi.nlm.nih.gov/pubmed/28670325&lt;/url&gt;&lt;/related-urls&gt;&lt;/urls&gt;&lt;custom2&gt;PMC5472696&lt;/custom2&gt;&lt;electronic-resource-num&gt;10.3389/fgene.2017.00084&lt;/electronic-resource-num&gt;&lt;/record&gt;&lt;/Cite&gt;&lt;/EndNote&gt;</w:instrText>
      </w:r>
      <w:r w:rsidR="001B78F1">
        <w:rPr>
          <w:rFonts w:ascii="Calibri" w:eastAsia="Calibri" w:hAnsi="Calibri" w:cs="Calibri"/>
        </w:rPr>
        <w:fldChar w:fldCharType="separate"/>
      </w:r>
      <w:r w:rsidR="000C7457">
        <w:rPr>
          <w:rFonts w:ascii="Calibri" w:eastAsia="Calibri" w:hAnsi="Calibri" w:cs="Calibri"/>
          <w:noProof/>
        </w:rPr>
        <w:t>[9]</w:t>
      </w:r>
      <w:r w:rsidR="001B78F1">
        <w:rPr>
          <w:rFonts w:ascii="Calibri" w:eastAsia="Calibri" w:hAnsi="Calibri" w:cs="Calibri"/>
        </w:rPr>
        <w:fldChar w:fldCharType="end"/>
      </w:r>
      <w:r w:rsidR="001B78F1">
        <w:rPr>
          <w:rFonts w:ascii="Calibri" w:eastAsia="Calibri" w:hAnsi="Calibri" w:cs="Calibri"/>
        </w:rPr>
        <w:t xml:space="preserve">. </w:t>
      </w:r>
      <w:r w:rsidR="00DE58A4">
        <w:rPr>
          <w:rFonts w:ascii="Calibri" w:eastAsia="Calibri" w:hAnsi="Calibri" w:cs="Calibri"/>
        </w:rPr>
        <w:t>With the advent of high-throughput sequencing</w:t>
      </w:r>
      <w:r w:rsidR="00560EB5">
        <w:rPr>
          <w:rFonts w:ascii="Calibri" w:eastAsia="Calibri" w:hAnsi="Calibri" w:cs="Calibri"/>
        </w:rPr>
        <w:t xml:space="preserve"> (HTS)</w:t>
      </w:r>
      <w:r w:rsidR="00DE58A4">
        <w:rPr>
          <w:rFonts w:ascii="Calibri" w:eastAsia="Calibri" w:hAnsi="Calibri" w:cs="Calibri"/>
        </w:rPr>
        <w:t xml:space="preserve"> </w:t>
      </w:r>
      <w:r w:rsidR="00380691">
        <w:rPr>
          <w:rFonts w:ascii="Calibri" w:eastAsia="Calibri" w:hAnsi="Calibri" w:cs="Calibri"/>
        </w:rPr>
        <w:t xml:space="preserve">and other </w:t>
      </w:r>
      <w:r w:rsidR="00DE58A4">
        <w:rPr>
          <w:rFonts w:ascii="Calibri" w:eastAsia="Calibri" w:hAnsi="Calibri" w:cs="Calibri"/>
        </w:rPr>
        <w:t xml:space="preserve">technologies, </w:t>
      </w:r>
      <w:r w:rsidR="005D6E6A">
        <w:rPr>
          <w:rFonts w:ascii="Calibri" w:eastAsia="Calibri" w:hAnsi="Calibri" w:cs="Calibri"/>
        </w:rPr>
        <w:t xml:space="preserve">nowadays, </w:t>
      </w:r>
      <w:r w:rsidR="00DE58A4">
        <w:rPr>
          <w:rFonts w:ascii="Calibri" w:eastAsia="Calibri" w:hAnsi="Calibri" w:cs="Calibri"/>
        </w:rPr>
        <w:t>it is</w:t>
      </w:r>
      <w:r w:rsidR="005D6E6A">
        <w:rPr>
          <w:rFonts w:ascii="Calibri" w:eastAsia="Calibri" w:hAnsi="Calibri" w:cs="Calibri"/>
        </w:rPr>
        <w:t xml:space="preserve"> possible</w:t>
      </w:r>
      <w:r w:rsidR="00DE58A4">
        <w:rPr>
          <w:rFonts w:ascii="Calibri" w:eastAsia="Calibri" w:hAnsi="Calibri" w:cs="Calibri"/>
        </w:rPr>
        <w:t xml:space="preserve"> to</w:t>
      </w:r>
      <w:r w:rsidR="005D6E6A">
        <w:rPr>
          <w:rFonts w:ascii="Calibri" w:eastAsia="Calibri" w:hAnsi="Calibri" w:cs="Calibri"/>
        </w:rPr>
        <w:t xml:space="preserve"> obtain multi-</w:t>
      </w:r>
      <w:r w:rsidR="00EF4185">
        <w:rPr>
          <w:rFonts w:ascii="Calibri" w:eastAsia="Calibri" w:hAnsi="Calibri" w:cs="Calibri"/>
        </w:rPr>
        <w:t>Omics</w:t>
      </w:r>
      <w:r w:rsidR="005D6E6A">
        <w:rPr>
          <w:rFonts w:ascii="Calibri" w:eastAsia="Calibri" w:hAnsi="Calibri" w:cs="Calibri"/>
        </w:rPr>
        <w:t xml:space="preserve"> data, which </w:t>
      </w:r>
      <w:r w:rsidRPr="0AB0F4F0">
        <w:rPr>
          <w:rFonts w:ascii="Calibri" w:eastAsia="Calibri" w:hAnsi="Calibri" w:cs="Calibri"/>
        </w:rPr>
        <w:t>consists of two or more datasets which were sampled from the same cohort of subjects but containing different sets of biological features such as genes, metabolites, or operational taxonomic units (OTUs)</w:t>
      </w:r>
      <w:r w:rsidR="00250EFC">
        <w:rPr>
          <w:rFonts w:ascii="Calibri" w:eastAsia="Calibri" w:hAnsi="Calibri" w:cs="Calibri"/>
        </w:rPr>
        <w:fldChar w:fldCharType="begin"/>
      </w:r>
      <w:r w:rsidR="000C7457">
        <w:rPr>
          <w:rFonts w:ascii="Calibri" w:eastAsia="Calibri" w:hAnsi="Calibri" w:cs="Calibri"/>
        </w:rPr>
        <w:instrText xml:space="preserve"> ADDIN EN.CITE &lt;EndNote&gt;&lt;Cite&gt;&lt;Author&gt;Chong&lt;/Author&gt;&lt;Year&gt;2017&lt;/Year&gt;&lt;RecNum&gt;8&lt;/RecNum&gt;&lt;DisplayText&gt;[10]&lt;/DisplayText&gt;&lt;record&gt;&lt;rec-number&gt;8&lt;/rec-number&gt;&lt;foreign-keys&gt;&lt;key app="EN" db-id="vf0x2t201sd9eaeeeesx5edapsvvsr0a20za" timestamp="1564538248"&gt;8&lt;/key&gt;&lt;key app="ENWeb" db-id=""&gt;0&lt;/key&gt;&lt;/foreign-keys&gt;&lt;ref-type name="Journal Article"&gt;17&lt;/ref-type&gt;&lt;contributors&gt;&lt;authors&gt;&lt;author&gt;Chong, J.&lt;/author&gt;&lt;author&gt;Xia, J.&lt;/author&gt;&lt;/authors&gt;&lt;/contributors&gt;&lt;auth-address&gt;Institute of Parasitology, McGill University, Montreal, QC H3A 0G4, Canada. jasmine.chong@mail.mcgill.ca.&amp;#xD;Institute of Parasitology, McGill University, Montreal, QC H3A 0G4, Canada. jeff.xia@mcgill.ca.&amp;#xD;Department of Animal Science, McGill University, Montreal, QC H3A 0G4, Canada. jeff.xia@mcgill.ca.&lt;/auth-address&gt;&lt;titles&gt;&lt;title&gt;Computational Approaches for Integrative Analysis of the Metabolome and Microbiome&lt;/title&gt;&lt;secondary-title&gt;Metabolites&lt;/secondary-title&gt;&lt;/titles&gt;&lt;periodical&gt;&lt;full-title&gt;Metabolites&lt;/full-title&gt;&lt;/periodical&gt;&lt;volume&gt;7&lt;/volume&gt;&lt;number&gt;4&lt;/number&gt;&lt;edition&gt;2017/11/22&lt;/edition&gt;&lt;keywords&gt;&lt;keyword&gt;integrative analysis&lt;/keyword&gt;&lt;keyword&gt;metabolome&lt;/keyword&gt;&lt;keyword&gt;microbiome&lt;/keyword&gt;&lt;keyword&gt;multi-omics integration&lt;/keyword&gt;&lt;/keywords&gt;&lt;dates&gt;&lt;year&gt;2017&lt;/year&gt;&lt;pub-dates&gt;&lt;date&gt;Nov 18&lt;/date&gt;&lt;/pub-dates&gt;&lt;/dates&gt;&lt;isbn&gt;2218-1989 (Print)&amp;#xD;2218-1989 (Linking)&lt;/isbn&gt;&lt;accession-num&gt;29156542&lt;/accession-num&gt;&lt;urls&gt;&lt;related-urls&gt;&lt;url&gt;https://www.ncbi.nlm.nih.gov/pubmed/29156542&lt;/url&gt;&lt;/related-urls&gt;&lt;/urls&gt;&lt;custom2&gt;PMC5746742&lt;/custom2&gt;&lt;electronic-resource-num&gt;10.3390/metabo7040062&lt;/electronic-resource-num&gt;&lt;/record&gt;&lt;/Cite&gt;&lt;/EndNote&gt;</w:instrText>
      </w:r>
      <w:r w:rsidR="00250EFC">
        <w:rPr>
          <w:rFonts w:ascii="Calibri" w:eastAsia="Calibri" w:hAnsi="Calibri" w:cs="Calibri"/>
        </w:rPr>
        <w:fldChar w:fldCharType="separate"/>
      </w:r>
      <w:r w:rsidR="000C7457">
        <w:rPr>
          <w:rFonts w:ascii="Calibri" w:eastAsia="Calibri" w:hAnsi="Calibri" w:cs="Calibri"/>
          <w:noProof/>
        </w:rPr>
        <w:t>[10]</w:t>
      </w:r>
      <w:r w:rsidR="00250EFC">
        <w:rPr>
          <w:rFonts w:ascii="Calibri" w:eastAsia="Calibri" w:hAnsi="Calibri" w:cs="Calibri"/>
        </w:rPr>
        <w:fldChar w:fldCharType="end"/>
      </w:r>
      <w:r w:rsidRPr="0AB0F4F0">
        <w:rPr>
          <w:rFonts w:ascii="Calibri" w:eastAsia="Calibri" w:hAnsi="Calibri" w:cs="Calibri"/>
        </w:rPr>
        <w:t>.</w:t>
      </w:r>
      <w:r w:rsidR="001B78F1">
        <w:rPr>
          <w:rFonts w:ascii="Calibri" w:eastAsia="Calibri" w:hAnsi="Calibri" w:cs="Calibri"/>
        </w:rPr>
        <w:t xml:space="preserve"> Therefore, </w:t>
      </w:r>
      <w:r w:rsidR="00973B39">
        <w:rPr>
          <w:rFonts w:ascii="Calibri" w:eastAsia="Calibri" w:hAnsi="Calibri" w:cs="Calibri"/>
        </w:rPr>
        <w:t xml:space="preserve">it is </w:t>
      </w:r>
      <w:r w:rsidR="00645CF2">
        <w:rPr>
          <w:rFonts w:ascii="Calibri" w:eastAsia="Calibri" w:hAnsi="Calibri" w:cs="Calibri"/>
        </w:rPr>
        <w:t>challenging but necessary to develop novel data integration algorithms to incorporate different biological layers of information with phenotypic outcomes</w:t>
      </w:r>
      <w:r w:rsidR="001B78F1">
        <w:rPr>
          <w:rFonts w:ascii="Calibri" w:eastAsia="Calibri" w:hAnsi="Calibri" w:cs="Calibri"/>
        </w:rPr>
        <w:t>.</w:t>
      </w:r>
      <w:r w:rsidRPr="0AB0F4F0">
        <w:rPr>
          <w:rFonts w:ascii="Calibri" w:eastAsia="Calibri" w:hAnsi="Calibri" w:cs="Calibri"/>
        </w:rPr>
        <w:t xml:space="preserve"> </w:t>
      </w:r>
      <w:r w:rsidR="003F09E9">
        <w:rPr>
          <w:rFonts w:ascii="Calibri" w:eastAsia="Calibri" w:hAnsi="Calibri" w:cs="Calibri"/>
        </w:rPr>
        <w:t>Data integration algorithms</w:t>
      </w:r>
      <w:r w:rsidR="00811432">
        <w:rPr>
          <w:rFonts w:ascii="Calibri" w:eastAsia="Calibri" w:hAnsi="Calibri" w:cs="Calibri"/>
        </w:rPr>
        <w:t xml:space="preserve"> can be classified into two types: unsupervised methods and supervised methods</w:t>
      </w:r>
      <w:r w:rsidR="003F09E9">
        <w:rPr>
          <w:rFonts w:ascii="Calibri" w:eastAsia="Calibri" w:hAnsi="Calibri" w:cs="Calibri"/>
        </w:rPr>
        <w:fldChar w:fldCharType="begin">
          <w:fldData xml:space="preserve">PEVuZE5vdGU+PENpdGU+PEF1dGhvcj5IdWFuZzwvQXV0aG9yPjxZZWFyPjIwMTc8L1llYXI+PFJl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PEVuZE5vdGU+PENpdGU+PEF1dGhvcj5IdWFuZzwvQXV0aG9yPjxZZWFyPjIwMTc8L1llYXI+PFJl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3F09E9">
        <w:rPr>
          <w:rFonts w:ascii="Calibri" w:eastAsia="Calibri" w:hAnsi="Calibri" w:cs="Calibri"/>
        </w:rPr>
      </w:r>
      <w:r w:rsidR="003F09E9">
        <w:rPr>
          <w:rFonts w:ascii="Calibri" w:eastAsia="Calibri" w:hAnsi="Calibri" w:cs="Calibri"/>
        </w:rPr>
        <w:fldChar w:fldCharType="separate"/>
      </w:r>
      <w:r w:rsidR="000C7457">
        <w:rPr>
          <w:rFonts w:ascii="Calibri" w:eastAsia="Calibri" w:hAnsi="Calibri" w:cs="Calibri"/>
          <w:noProof/>
        </w:rPr>
        <w:t>[3, 9]</w:t>
      </w:r>
      <w:r w:rsidR="003F09E9">
        <w:rPr>
          <w:rFonts w:ascii="Calibri" w:eastAsia="Calibri" w:hAnsi="Calibri" w:cs="Calibri"/>
        </w:rPr>
        <w:fldChar w:fldCharType="end"/>
      </w:r>
      <w:r w:rsidR="003F09E9">
        <w:rPr>
          <w:rFonts w:ascii="Calibri" w:eastAsia="Calibri" w:hAnsi="Calibri" w:cs="Calibri"/>
        </w:rPr>
        <w:t xml:space="preserve">. </w:t>
      </w:r>
      <w:r w:rsidR="00EC7296">
        <w:rPr>
          <w:rFonts w:ascii="Calibri" w:eastAsia="Calibri" w:hAnsi="Calibri" w:cs="Calibri"/>
        </w:rPr>
        <w:t xml:space="preserve">The main difference between the two types is that a supervised algorithm is </w:t>
      </w:r>
      <w:r w:rsidR="00380691">
        <w:rPr>
          <w:rFonts w:ascii="Calibri" w:eastAsia="Calibri" w:hAnsi="Calibri" w:cs="Calibri"/>
        </w:rPr>
        <w:t xml:space="preserve">performed </w:t>
      </w:r>
      <w:r w:rsidR="00EC7296">
        <w:rPr>
          <w:rFonts w:ascii="Calibri" w:eastAsia="Calibri" w:hAnsi="Calibri" w:cs="Calibri"/>
        </w:rPr>
        <w:t>using labeled response variables</w:t>
      </w:r>
      <w:r w:rsidR="00380691">
        <w:rPr>
          <w:rFonts w:ascii="Calibri" w:eastAsia="Calibri" w:hAnsi="Calibri" w:cs="Calibri"/>
        </w:rPr>
        <w:t xml:space="preserve"> for training</w:t>
      </w:r>
      <w:r w:rsidR="00EC7296">
        <w:rPr>
          <w:rFonts w:ascii="Calibri" w:eastAsia="Calibri" w:hAnsi="Calibri" w:cs="Calibri"/>
        </w:rPr>
        <w:t>, such as the phenotype labels of samples</w:t>
      </w:r>
      <w:r w:rsidR="00717A1D">
        <w:rPr>
          <w:rFonts w:ascii="Calibri" w:eastAsia="Calibri" w:hAnsi="Calibri" w:cs="Calibri"/>
        </w:rPr>
        <w:t>, whereas</w:t>
      </w:r>
      <w:r w:rsidR="000C3CA3">
        <w:rPr>
          <w:rFonts w:ascii="Calibri" w:eastAsia="Calibri" w:hAnsi="Calibri" w:cs="Calibri"/>
        </w:rPr>
        <w:t xml:space="preserve"> unsupervised methods are performed without labeled response variables and </w:t>
      </w:r>
      <w:r w:rsidR="000C3CA3">
        <w:rPr>
          <w:rFonts w:ascii="Calibri" w:eastAsia="Calibri" w:hAnsi="Calibri" w:cs="Calibri"/>
        </w:rPr>
        <w:lastRenderedPageBreak/>
        <w:t>rely on the data structure</w:t>
      </w:r>
      <w:r w:rsidR="00EC7296">
        <w:rPr>
          <w:rFonts w:ascii="Calibri" w:eastAsia="Calibri" w:hAnsi="Calibri" w:cs="Calibri"/>
        </w:rPr>
        <w:fldChar w:fldCharType="begin"/>
      </w:r>
      <w:r w:rsidR="000C7457">
        <w:rPr>
          <w:rFonts w:ascii="Calibri" w:eastAsia="Calibri" w:hAnsi="Calibri" w:cs="Calibri"/>
        </w:rPr>
        <w:instrText xml:space="preserve"> ADDIN EN.CITE &lt;EndNote&gt;&lt;Cite&gt;&lt;Author&gt;Huang&lt;/Author&gt;&lt;Year&gt;2017&lt;/Year&gt;&lt;RecNum&gt;22&lt;/RecNum&gt;&lt;DisplayText&gt;[9]&lt;/DisplayText&gt;&lt;record&gt;&lt;rec-number&gt;22&lt;/rec-number&gt;&lt;foreign-keys&gt;&lt;key app="EN" db-id="vf0x2t201sd9eaeeeesx5edapsvvsr0a20za" timestamp="1565661669"&gt;22&lt;/key&gt;&lt;key app="ENWeb" db-id=""&gt;0&lt;/key&gt;&lt;/foreign-keys&gt;&lt;ref-type name="Journal Article"&gt;17&lt;/ref-type&gt;&lt;contributors&gt;&lt;authors&gt;&lt;author&gt;Huang, S.&lt;/author&gt;&lt;author&gt;Chaudhary, K.&lt;/author&gt;&lt;author&gt;Garmire, L. X.&lt;/author&gt;&lt;/authors&gt;&lt;/contributors&gt;&lt;auth-address&gt;Epidemiology Program, University of Hawaii Cancer CenterHonolulu, HI, United States.&amp;#xD;Molecular Biosciences and Bioengineering Graduate Program, University of Hawaii at ManoaHonolulu, HI, United States.&amp;#xD;Department of Obstetrics, Gynecology, and Women&amp;apos;s Health, John A. Burns School of Medicine, University of Hawaii at ManoaHonolulu, HI, United States.&lt;/auth-address&gt;&lt;titles&gt;&lt;title&gt;More Is Better: Recent Progress in Multi-Omics Data Integration Methods&lt;/title&gt;&lt;secondary-title&gt;Front Genet&lt;/secondary-title&gt;&lt;/titles&gt;&lt;periodical&gt;&lt;full-title&gt;Front Genet&lt;/full-title&gt;&lt;/periodical&gt;&lt;pages&gt;84&lt;/pages&gt;&lt;volume&gt;8&lt;/volume&gt;&lt;edition&gt;2017/07/04&lt;/edition&gt;&lt;keywords&gt;&lt;keyword&gt;integration&lt;/keyword&gt;&lt;keyword&gt;multi-omics&lt;/keyword&gt;&lt;keyword&gt;precision medicine&lt;/keyword&gt;&lt;keyword&gt;prediction&lt;/keyword&gt;&lt;keyword&gt;prognosis&lt;/keyword&gt;&lt;keyword&gt;supervised learning&lt;/keyword&gt;&lt;keyword&gt;unsupervised learning&lt;/keyword&gt;&lt;/keywords&gt;&lt;dates&gt;&lt;year&gt;2017&lt;/year&gt;&lt;/dates&gt;&lt;isbn&gt;1664-8021 (Print)&amp;#xD;1664-8021 (Linking)&lt;/isbn&gt;&lt;accession-num&gt;28670325&lt;/accession-num&gt;&lt;urls&gt;&lt;related-urls&gt;&lt;url&gt;https://www.ncbi.nlm.nih.gov/pubmed/28670325&lt;/url&gt;&lt;/related-urls&gt;&lt;/urls&gt;&lt;custom2&gt;PMC5472696&lt;/custom2&gt;&lt;electronic-resource-num&gt;10.3389/fgene.2017.00084&lt;/electronic-resource-num&gt;&lt;/record&gt;&lt;/Cite&gt;&lt;/EndNote&gt;</w:instrText>
      </w:r>
      <w:r w:rsidR="00EC7296">
        <w:rPr>
          <w:rFonts w:ascii="Calibri" w:eastAsia="Calibri" w:hAnsi="Calibri" w:cs="Calibri"/>
        </w:rPr>
        <w:fldChar w:fldCharType="separate"/>
      </w:r>
      <w:r w:rsidR="000C7457">
        <w:rPr>
          <w:rFonts w:ascii="Calibri" w:eastAsia="Calibri" w:hAnsi="Calibri" w:cs="Calibri"/>
          <w:noProof/>
        </w:rPr>
        <w:t>[9]</w:t>
      </w:r>
      <w:r w:rsidR="00EC7296">
        <w:rPr>
          <w:rFonts w:ascii="Calibri" w:eastAsia="Calibri" w:hAnsi="Calibri" w:cs="Calibri"/>
        </w:rPr>
        <w:fldChar w:fldCharType="end"/>
      </w:r>
      <w:r w:rsidR="00EC7296">
        <w:rPr>
          <w:rFonts w:ascii="Calibri" w:eastAsia="Calibri" w:hAnsi="Calibri" w:cs="Calibri"/>
        </w:rPr>
        <w:t>. Network analysis or n</w:t>
      </w:r>
      <w:r w:rsidR="00BA145D">
        <w:rPr>
          <w:rFonts w:ascii="Calibri" w:eastAsia="Calibri" w:hAnsi="Calibri" w:cs="Calibri"/>
        </w:rPr>
        <w:t xml:space="preserve">etwork-based </w:t>
      </w:r>
      <w:r w:rsidR="003F09E9">
        <w:rPr>
          <w:rFonts w:ascii="Calibri" w:eastAsia="Calibri" w:hAnsi="Calibri" w:cs="Calibri"/>
        </w:rPr>
        <w:t>method</w:t>
      </w:r>
      <w:r w:rsidR="00B73591">
        <w:rPr>
          <w:rFonts w:ascii="Calibri" w:eastAsia="Calibri" w:hAnsi="Calibri" w:cs="Calibri"/>
        </w:rPr>
        <w:t xml:space="preserve"> </w:t>
      </w:r>
      <w:r w:rsidR="00380691">
        <w:rPr>
          <w:rFonts w:ascii="Calibri" w:eastAsia="Calibri" w:hAnsi="Calibri" w:cs="Calibri"/>
        </w:rPr>
        <w:t>are used to</w:t>
      </w:r>
      <w:r w:rsidR="00B73591">
        <w:rPr>
          <w:rFonts w:ascii="Calibri" w:eastAsia="Calibri" w:hAnsi="Calibri" w:cs="Calibri"/>
        </w:rPr>
        <w:t xml:space="preserve"> understand and represent biological entities at the system</w:t>
      </w:r>
      <w:r w:rsidR="00717A1D">
        <w:rPr>
          <w:rFonts w:ascii="Calibri" w:eastAsia="Calibri" w:hAnsi="Calibri" w:cs="Calibri"/>
        </w:rPr>
        <w:t>s</w:t>
      </w:r>
      <w:r w:rsidR="00B73591">
        <w:rPr>
          <w:rFonts w:ascii="Calibri" w:eastAsia="Calibri" w:hAnsi="Calibri" w:cs="Calibri"/>
        </w:rPr>
        <w:t xml:space="preserve"> level using tools and concept</w:t>
      </w:r>
      <w:r w:rsidR="00717A1D">
        <w:rPr>
          <w:rFonts w:ascii="Calibri" w:eastAsia="Calibri" w:hAnsi="Calibri" w:cs="Calibri"/>
        </w:rPr>
        <w:t>s</w:t>
      </w:r>
      <w:r w:rsidR="00B73591">
        <w:rPr>
          <w:rFonts w:ascii="Calibri" w:eastAsia="Calibri" w:hAnsi="Calibri" w:cs="Calibri"/>
        </w:rPr>
        <w:t xml:space="preserve"> derived from graph theory,</w:t>
      </w:r>
      <w:r w:rsidR="00380691">
        <w:rPr>
          <w:rFonts w:ascii="Calibri" w:eastAsia="Calibri" w:hAnsi="Calibri" w:cs="Calibri"/>
        </w:rPr>
        <w:t xml:space="preserve"> and</w:t>
      </w:r>
      <w:r w:rsidR="00B73591">
        <w:rPr>
          <w:rFonts w:ascii="Calibri" w:eastAsia="Calibri" w:hAnsi="Calibri" w:cs="Calibri"/>
        </w:rPr>
        <w:t xml:space="preserve"> </w:t>
      </w:r>
      <w:r w:rsidR="00C37C93">
        <w:rPr>
          <w:rFonts w:ascii="Calibri" w:eastAsia="Calibri" w:hAnsi="Calibri" w:cs="Calibri"/>
        </w:rPr>
        <w:t xml:space="preserve">can either be </w:t>
      </w:r>
      <w:r w:rsidR="003F09E9">
        <w:rPr>
          <w:rFonts w:ascii="Calibri" w:eastAsia="Calibri" w:hAnsi="Calibri" w:cs="Calibri"/>
        </w:rPr>
        <w:t>unsupervised</w:t>
      </w:r>
      <w:r w:rsidR="00C37C93">
        <w:rPr>
          <w:rFonts w:ascii="Calibri" w:eastAsia="Calibri" w:hAnsi="Calibri" w:cs="Calibri"/>
        </w:rPr>
        <w:t xml:space="preserve"> or supervised</w:t>
      </w:r>
      <w:r w:rsidR="00C37C93">
        <w:rPr>
          <w:rFonts w:ascii="Calibri" w:eastAsia="Calibri" w:hAnsi="Calibri" w:cs="Calibri"/>
        </w:rPr>
        <w:fldChar w:fldCharType="begin">
          <w:fldData xml:space="preserve">PEVuZE5vdGU+PENpdGU+PEF1dGhvcj5IdWFuZzwvQXV0aG9yPjxZZWFyPjIwMTc8L1llYXI+PFJl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PEVuZE5vdGU+PENpdGU+PEF1dGhvcj5IdWFuZzwvQXV0aG9yPjxZZWFyPjIwMTc8L1llYXI+PFJl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C37C93">
        <w:rPr>
          <w:rFonts w:ascii="Calibri" w:eastAsia="Calibri" w:hAnsi="Calibri" w:cs="Calibri"/>
        </w:rPr>
      </w:r>
      <w:r w:rsidR="00C37C93">
        <w:rPr>
          <w:rFonts w:ascii="Calibri" w:eastAsia="Calibri" w:hAnsi="Calibri" w:cs="Calibri"/>
        </w:rPr>
        <w:fldChar w:fldCharType="separate"/>
      </w:r>
      <w:r w:rsidR="000C7457">
        <w:rPr>
          <w:rFonts w:ascii="Calibri" w:eastAsia="Calibri" w:hAnsi="Calibri" w:cs="Calibri"/>
          <w:noProof/>
        </w:rPr>
        <w:t>[3, 9, 11, 12]</w:t>
      </w:r>
      <w:r w:rsidR="00C37C93">
        <w:rPr>
          <w:rFonts w:ascii="Calibri" w:eastAsia="Calibri" w:hAnsi="Calibri" w:cs="Calibri"/>
        </w:rPr>
        <w:fldChar w:fldCharType="end"/>
      </w:r>
      <w:r w:rsidR="00BA145D">
        <w:rPr>
          <w:rFonts w:ascii="Calibri" w:eastAsia="Calibri" w:hAnsi="Calibri" w:cs="Calibri"/>
        </w:rPr>
        <w:t xml:space="preserve">. </w:t>
      </w:r>
      <w:r w:rsidRPr="0AB0F4F0">
        <w:rPr>
          <w:rFonts w:ascii="Calibri" w:eastAsia="Calibri" w:hAnsi="Calibri" w:cs="Calibri"/>
        </w:rPr>
        <w:t>Integrative network analysis using multi-</w:t>
      </w:r>
      <w:r w:rsidR="00EF4185">
        <w:rPr>
          <w:rFonts w:ascii="Calibri" w:eastAsia="Calibri" w:hAnsi="Calibri" w:cs="Calibri"/>
        </w:rPr>
        <w:t>Omics</w:t>
      </w:r>
      <w:r w:rsidRPr="0AB0F4F0">
        <w:rPr>
          <w:rFonts w:ascii="Calibri" w:eastAsia="Calibri" w:hAnsi="Calibri" w:cs="Calibri"/>
        </w:rPr>
        <w:t xml:space="preserve"> data has been shown as a promising tool in </w:t>
      </w:r>
      <w:r w:rsidR="00F90A99">
        <w:rPr>
          <w:rFonts w:ascii="Calibri" w:eastAsia="Calibri" w:hAnsi="Calibri" w:cs="Calibri"/>
        </w:rPr>
        <w:t>describing the underlying ecosystem, generating testable hypothesis and gaining mechanistic insights</w:t>
      </w:r>
      <w:r w:rsidR="00A522CA">
        <w:rPr>
          <w:rFonts w:ascii="Calibri" w:eastAsia="Calibri" w:hAnsi="Calibri" w:cs="Calibri"/>
        </w:rPr>
        <w:t xml:space="preserve"> for designing subsequent experiments</w:t>
      </w:r>
      <w:r w:rsidR="00250EFC">
        <w:rPr>
          <w:rFonts w:ascii="Calibri" w:eastAsia="Calibri" w:hAnsi="Calibri" w:cs="Calibri"/>
        </w:rPr>
        <w:fldChar w:fldCharType="begin"/>
      </w:r>
      <w:r w:rsidR="000C7457">
        <w:rPr>
          <w:rFonts w:ascii="Calibri" w:eastAsia="Calibri" w:hAnsi="Calibri" w:cs="Calibri"/>
        </w:rPr>
        <w:instrText xml:space="preserve"> ADDIN EN.CITE &lt;EndNote&gt;&lt;Cite&gt;&lt;Author&gt;Bauer&lt;/Author&gt;&lt;Year&gt;2018&lt;/Year&gt;&lt;RecNum&gt;9&lt;/RecNum&gt;&lt;DisplayText&gt;[13]&lt;/DisplayText&gt;&lt;record&gt;&lt;rec-number&gt;9&lt;/rec-number&gt;&lt;foreign-keys&gt;&lt;key app="EN" db-id="vf0x2t201sd9eaeeeesx5edapsvvsr0a20za" timestamp="1564538728"&gt;9&lt;/key&gt;&lt;key app="ENWeb" db-id=""&gt;0&lt;/key&gt;&lt;/foreign-keys&gt;&lt;ref-type name="Journal Article"&gt;17&lt;/ref-type&gt;&lt;contributors&gt;&lt;authors&gt;&lt;author&gt;Bauer, E.&lt;/author&gt;&lt;author&gt;Thiele, I.&lt;/author&gt;&lt;/authors&gt;&lt;/contributors&gt;&lt;auth-address&gt;Luxembourg Centre for Systems Biomedicine, Universite du Luxembourg, Esch-sur-Alzette, Luxembourg.&lt;/auth-address&gt;&lt;titles&gt;&lt;title&gt;From Network Analysis to Functional Metabolic Modeling of the Human Gut Microbiota&lt;/title&gt;&lt;secondary-title&gt;mSystems&lt;/secondary-title&gt;&lt;/titles&gt;&lt;periodical&gt;&lt;full-title&gt;mSystems&lt;/full-title&gt;&lt;/periodical&gt;&lt;volume&gt;3&lt;/volume&gt;&lt;number&gt;3&lt;/number&gt;&lt;edition&gt;2018/03/31&lt;/edition&gt;&lt;keywords&gt;&lt;keyword&gt;computational modeling&lt;/keyword&gt;&lt;keyword&gt;constraint-based modeling&lt;/keyword&gt;&lt;keyword&gt;gut microbiome&lt;/keyword&gt;&lt;keyword&gt;metabolic modeling&lt;/keyword&gt;&lt;keyword&gt;network approaches&lt;/keyword&gt;&lt;/keywords&gt;&lt;dates&gt;&lt;year&gt;2018&lt;/year&gt;&lt;pub-dates&gt;&lt;date&gt;May-Jun&lt;/date&gt;&lt;/pub-dates&gt;&lt;/dates&gt;&lt;isbn&gt;2379-5077 (Print)&amp;#xD;2379-5077 (Linking)&lt;/isbn&gt;&lt;accession-num&gt;29600286&lt;/accession-num&gt;&lt;urls&gt;&lt;related-urls&gt;&lt;url&gt;https://www.ncbi.nlm.nih.gov/pubmed/29600286&lt;/url&gt;&lt;/related-urls&gt;&lt;/urls&gt;&lt;custom2&gt;PMC5872302&lt;/custom2&gt;&lt;electronic-resource-num&gt;10.1128/mSystems.00209-17&lt;/electronic-resource-num&gt;&lt;/record&gt;&lt;/Cite&gt;&lt;/EndNote&gt;</w:instrText>
      </w:r>
      <w:r w:rsidR="00250EFC">
        <w:rPr>
          <w:rFonts w:ascii="Calibri" w:eastAsia="Calibri" w:hAnsi="Calibri" w:cs="Calibri"/>
        </w:rPr>
        <w:fldChar w:fldCharType="separate"/>
      </w:r>
      <w:r w:rsidR="000C7457">
        <w:rPr>
          <w:rFonts w:ascii="Calibri" w:eastAsia="Calibri" w:hAnsi="Calibri" w:cs="Calibri"/>
          <w:noProof/>
        </w:rPr>
        <w:t>[13]</w:t>
      </w:r>
      <w:r w:rsidR="00250EFC">
        <w:rPr>
          <w:rFonts w:ascii="Calibri" w:eastAsia="Calibri" w:hAnsi="Calibri" w:cs="Calibri"/>
        </w:rPr>
        <w:fldChar w:fldCharType="end"/>
      </w:r>
      <w:r w:rsidR="008547CB">
        <w:rPr>
          <w:rFonts w:ascii="Calibri" w:eastAsia="Calibri" w:hAnsi="Calibri" w:cs="Calibri"/>
        </w:rPr>
        <w:t xml:space="preserve">. </w:t>
      </w:r>
    </w:p>
    <w:p w14:paraId="285F6B81" w14:textId="0E5D2E4A" w:rsidR="007F4914" w:rsidRPr="007F4914" w:rsidRDefault="007F4914" w:rsidP="007F4914">
      <w:pPr>
        <w:pStyle w:val="Heading2"/>
        <w:rPr>
          <w:rFonts w:ascii="LcgygdAdvTTb5929f4c" w:hAnsi="LcgygdAdvTTb5929f4c" w:cs="LcgygdAdvTTb5929f4c"/>
          <w:color w:val="000000" w:themeColor="text1"/>
        </w:rPr>
      </w:pPr>
      <w:bookmarkStart w:id="18" w:name="_Toc19020035"/>
      <w:r w:rsidRPr="007F4914">
        <w:rPr>
          <w:rFonts w:eastAsia="Calibri"/>
          <w:color w:val="000000" w:themeColor="text1"/>
        </w:rPr>
        <w:t>Human Microbiome</w:t>
      </w:r>
      <w:bookmarkEnd w:id="18"/>
    </w:p>
    <w:p w14:paraId="45A9930A" w14:textId="63B93BD7" w:rsidR="00EA3D3B" w:rsidRDefault="003866DC" w:rsidP="00252367">
      <w:pPr>
        <w:spacing w:line="360" w:lineRule="auto"/>
        <w:jc w:val="both"/>
        <w:rPr>
          <w:rFonts w:ascii="Calibri" w:eastAsia="Calibri" w:hAnsi="Calibri" w:cs="Calibri"/>
        </w:rPr>
      </w:pPr>
      <w:r>
        <w:rPr>
          <w:noProof/>
        </w:rPr>
        <mc:AlternateContent>
          <mc:Choice Requires="wpg">
            <w:drawing>
              <wp:anchor distT="0" distB="0" distL="114300" distR="114300" simplePos="0" relativeHeight="251648000" behindDoc="0" locked="0" layoutInCell="1" allowOverlap="1" wp14:anchorId="03F22375" wp14:editId="5C0E3569">
                <wp:simplePos x="0" y="0"/>
                <wp:positionH relativeFrom="column">
                  <wp:posOffset>15975</wp:posOffset>
                </wp:positionH>
                <wp:positionV relativeFrom="paragraph">
                  <wp:posOffset>1562768</wp:posOffset>
                </wp:positionV>
                <wp:extent cx="2363537" cy="4005179"/>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2363537" cy="4005179"/>
                          <a:chOff x="0" y="0"/>
                          <a:chExt cx="2383155" cy="393700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155" cy="2708275"/>
                          </a:xfrm>
                          <a:prstGeom prst="rect">
                            <a:avLst/>
                          </a:prstGeom>
                          <a:noFill/>
                        </pic:spPr>
                      </pic:pic>
                      <wps:wsp>
                        <wps:cNvPr id="217" name="Text Box 2"/>
                        <wps:cNvSpPr txBox="1">
                          <a:spLocks noChangeArrowheads="1"/>
                        </wps:cNvSpPr>
                        <wps:spPr bwMode="auto">
                          <a:xfrm>
                            <a:off x="0" y="2774950"/>
                            <a:ext cx="2355850" cy="1162050"/>
                          </a:xfrm>
                          <a:prstGeom prst="rect">
                            <a:avLst/>
                          </a:prstGeom>
                          <a:solidFill>
                            <a:srgbClr val="FFFFFF"/>
                          </a:solidFill>
                          <a:ln w="9525">
                            <a:noFill/>
                            <a:miter lim="800000"/>
                            <a:headEnd/>
                            <a:tailEnd/>
                          </a:ln>
                        </wps:spPr>
                        <wps:txbx>
                          <w:txbxContent>
                            <w:p w14:paraId="114B7B9F" w14:textId="151A5F16" w:rsidR="00EC2022" w:rsidRPr="00E74B8B" w:rsidRDefault="00EC2022" w:rsidP="00034050">
                              <w:pPr>
                                <w:pStyle w:val="Caption"/>
                                <w:spacing w:line="360" w:lineRule="auto"/>
                                <w:jc w:val="both"/>
                                <w:rPr>
                                  <w:color w:val="000000" w:themeColor="text1"/>
                                </w:rPr>
                              </w:pPr>
                              <w:r w:rsidRPr="00E74B8B">
                                <w:rPr>
                                  <w:b/>
                                  <w:bCs/>
                                  <w:color w:val="000000" w:themeColor="text1"/>
                                </w:rPr>
                                <w:t xml:space="preserve">Figure </w:t>
                              </w:r>
                              <w:r w:rsidRPr="00E74B8B">
                                <w:rPr>
                                  <w:b/>
                                  <w:bCs/>
                                  <w:color w:val="000000" w:themeColor="text1"/>
                                </w:rPr>
                                <w:fldChar w:fldCharType="begin"/>
                              </w:r>
                              <w:r w:rsidRPr="00E74B8B">
                                <w:rPr>
                                  <w:b/>
                                  <w:bCs/>
                                  <w:color w:val="000000" w:themeColor="text1"/>
                                </w:rPr>
                                <w:instrText xml:space="preserve"> SEQ Figure \* ARABIC </w:instrText>
                              </w:r>
                              <w:r w:rsidRPr="00E74B8B">
                                <w:rPr>
                                  <w:b/>
                                  <w:bCs/>
                                  <w:color w:val="000000" w:themeColor="text1"/>
                                </w:rPr>
                                <w:fldChar w:fldCharType="separate"/>
                              </w:r>
                              <w:r>
                                <w:rPr>
                                  <w:b/>
                                  <w:bCs/>
                                  <w:noProof/>
                                  <w:color w:val="000000" w:themeColor="text1"/>
                                </w:rPr>
                                <w:t>1</w:t>
                              </w:r>
                              <w:r w:rsidRPr="00E74B8B">
                                <w:rPr>
                                  <w:b/>
                                  <w:bCs/>
                                  <w:color w:val="000000" w:themeColor="text1"/>
                                </w:rPr>
                                <w:fldChar w:fldCharType="end"/>
                              </w:r>
                              <w:r w:rsidRPr="00E74B8B">
                                <w:rPr>
                                  <w:b/>
                                  <w:bCs/>
                                  <w:color w:val="000000" w:themeColor="text1"/>
                                </w:rPr>
                                <w:t>.</w:t>
                              </w:r>
                              <w:r w:rsidRPr="00E74B8B">
                                <w:rPr>
                                  <w:color w:val="000000" w:themeColor="text1"/>
                                </w:rPr>
                                <w:t xml:space="preserve"> The taxonomic hierarchy can be built with the microbiome sequencing data. Through 16S rRNA pyrosequencing, the resolution is typically limited to the Genus level. Levels included in our dataset are in dark</w:t>
                              </w:r>
                              <w:r>
                                <w:rPr>
                                  <w:color w:val="000000" w:themeColor="text1"/>
                                </w:rPr>
                                <w:t>.</w:t>
                              </w:r>
                              <w:r w:rsidRPr="00E74B8B">
                                <w:rPr>
                                  <w:color w:val="000000" w:themeColor="text1"/>
                                </w:rPr>
                                <w:t xml:space="preserve"> gray. </w:t>
                              </w:r>
                            </w:p>
                            <w:p w14:paraId="2CF0293A" w14:textId="12110D1F" w:rsidR="00EC2022" w:rsidRDefault="00EC2022"/>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22375" id="Group 33" o:spid="_x0000_s1026" style="position:absolute;left:0;text-align:left;margin-left:1.25pt;margin-top:123.05pt;width:186.1pt;height:315.35pt;z-index:251648000;mso-width-relative:margin;mso-height-relative:margin" coordsize="23831,39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3831;height:27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">
                  <v:imagedata r:id="rId12" o:title=""/>
                </v:shape>
                <v:shapetype id="_x0000_t202" coordsize="21600,21600" o:spt="202" path="m,l,21600r21600,l21600,xe">
                  <v:stroke joinstyle="miter"/>
                  <v:path gradientshapeok="t" o:connecttype="rect"/>
                </v:shapetype>
                <v:shape id="_x0000_s1028" type="#_x0000_t202" style="position:absolute;top:27749;width:23558;height:1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14B7B9F" w14:textId="151A5F16" w:rsidR="00EC2022" w:rsidRPr="00E74B8B" w:rsidRDefault="00EC2022" w:rsidP="00034050">
                        <w:pPr>
                          <w:pStyle w:val="Caption"/>
                          <w:spacing w:line="360" w:lineRule="auto"/>
                          <w:jc w:val="both"/>
                          <w:rPr>
                            <w:color w:val="000000" w:themeColor="text1"/>
                          </w:rPr>
                        </w:pPr>
                        <w:r w:rsidRPr="00E74B8B">
                          <w:rPr>
                            <w:b/>
                            <w:bCs/>
                            <w:color w:val="000000" w:themeColor="text1"/>
                          </w:rPr>
                          <w:t xml:space="preserve">Figure </w:t>
                        </w:r>
                        <w:r w:rsidRPr="00E74B8B">
                          <w:rPr>
                            <w:b/>
                            <w:bCs/>
                            <w:color w:val="000000" w:themeColor="text1"/>
                          </w:rPr>
                          <w:fldChar w:fldCharType="begin"/>
                        </w:r>
                        <w:r w:rsidRPr="00E74B8B">
                          <w:rPr>
                            <w:b/>
                            <w:bCs/>
                            <w:color w:val="000000" w:themeColor="text1"/>
                          </w:rPr>
                          <w:instrText xml:space="preserve"> SEQ Figure \* ARABIC </w:instrText>
                        </w:r>
                        <w:r w:rsidRPr="00E74B8B">
                          <w:rPr>
                            <w:b/>
                            <w:bCs/>
                            <w:color w:val="000000" w:themeColor="text1"/>
                          </w:rPr>
                          <w:fldChar w:fldCharType="separate"/>
                        </w:r>
                        <w:r>
                          <w:rPr>
                            <w:b/>
                            <w:bCs/>
                            <w:noProof/>
                            <w:color w:val="000000" w:themeColor="text1"/>
                          </w:rPr>
                          <w:t>1</w:t>
                        </w:r>
                        <w:r w:rsidRPr="00E74B8B">
                          <w:rPr>
                            <w:b/>
                            <w:bCs/>
                            <w:color w:val="000000" w:themeColor="text1"/>
                          </w:rPr>
                          <w:fldChar w:fldCharType="end"/>
                        </w:r>
                        <w:r w:rsidRPr="00E74B8B">
                          <w:rPr>
                            <w:b/>
                            <w:bCs/>
                            <w:color w:val="000000" w:themeColor="text1"/>
                          </w:rPr>
                          <w:t>.</w:t>
                        </w:r>
                        <w:r w:rsidRPr="00E74B8B">
                          <w:rPr>
                            <w:color w:val="000000" w:themeColor="text1"/>
                          </w:rPr>
                          <w:t xml:space="preserve"> The taxonomic hierarchy can be built with the microbiome sequencing data. Through 16S rRNA pyrosequencing, the resolution is typically limited to the Genus level. Levels included in our dataset are in dark</w:t>
                        </w:r>
                        <w:r>
                          <w:rPr>
                            <w:color w:val="000000" w:themeColor="text1"/>
                          </w:rPr>
                          <w:t>.</w:t>
                        </w:r>
                        <w:r w:rsidRPr="00E74B8B">
                          <w:rPr>
                            <w:color w:val="000000" w:themeColor="text1"/>
                          </w:rPr>
                          <w:t xml:space="preserve"> gray. </w:t>
                        </w:r>
                      </w:p>
                      <w:p w14:paraId="2CF0293A" w14:textId="12110D1F" w:rsidR="00EC2022" w:rsidRDefault="00EC2022"/>
                    </w:txbxContent>
                  </v:textbox>
                </v:shape>
                <w10:wrap type="square"/>
              </v:group>
            </w:pict>
          </mc:Fallback>
        </mc:AlternateContent>
      </w:r>
      <w:r w:rsidR="005D6E6A" w:rsidRPr="0AB0F4F0">
        <w:rPr>
          <w:rFonts w:ascii="Calibri" w:eastAsia="Calibri" w:hAnsi="Calibri" w:cs="Calibri"/>
        </w:rPr>
        <w:t>In recent years, the studies of human microbiome have been an important source of novel findings and open questions</w:t>
      </w:r>
      <w:r w:rsidR="00746461">
        <w:rPr>
          <w:rFonts w:ascii="Calibri" w:eastAsia="Calibri" w:hAnsi="Calibri" w:cs="Calibri"/>
        </w:rPr>
        <w:fldChar w:fldCharType="begin"/>
      </w:r>
      <w:r w:rsidR="000C7457">
        <w:rPr>
          <w:rFonts w:ascii="Calibri" w:eastAsia="Calibri" w:hAnsi="Calibri" w:cs="Calibri"/>
        </w:rPr>
        <w:instrText xml:space="preserve"> ADDIN EN.CITE &lt;EndNote&gt;&lt;Cite&gt;&lt;Author&gt;Integrative&lt;/Author&gt;&lt;Year&gt;2019&lt;/Year&gt;&lt;RecNum&gt;10&lt;/RecNum&gt;&lt;DisplayText&gt;[14]&lt;/DisplayText&gt;&lt;record&gt;&lt;rec-number&gt;10&lt;/rec-number&gt;&lt;foreign-keys&gt;&lt;key app="EN" db-id="vf0x2t201sd9eaeeeesx5edapsvvsr0a20za" timestamp="1564538771"&gt;10&lt;/key&gt;&lt;key app="ENWeb" db-id=""&gt;0&lt;/key&gt;&lt;/foreign-keys&gt;&lt;ref-type name="Journal Article"&gt;17&lt;/ref-type&gt;&lt;contributors&gt;&lt;authors&gt;&lt;author&gt;Integrative, H. M. P. Research Network Consortium&lt;/author&gt;&lt;/authors&gt;&lt;/contributors&gt;&lt;titles&gt;&lt;title&gt;The Integrative Human Microbiome Project&lt;/title&gt;&lt;secondary-title&gt;Nature&lt;/secondary-title&gt;&lt;/titles&gt;&lt;periodical&gt;&lt;full-title&gt;Nature&lt;/full-title&gt;&lt;/periodical&gt;&lt;pages&gt;641-648&lt;/pages&gt;&lt;volume&gt;569&lt;/volume&gt;&lt;number&gt;7758&lt;/number&gt;&lt;edition&gt;2019/05/31&lt;/edition&gt;&lt;dates&gt;&lt;year&gt;2019&lt;/year&gt;&lt;pub-dates&gt;&lt;date&gt;May&lt;/date&gt;&lt;/pub-dates&gt;&lt;/dates&gt;&lt;isbn&gt;1476-4687 (Electronic)&amp;#xD;0028-0836 (Linking)&lt;/isbn&gt;&lt;accession-num&gt;31142853&lt;/accession-num&gt;&lt;urls&gt;&lt;related-urls&gt;&lt;url&gt;https://www.ncbi.nlm.nih.gov/pubmed/31142853&lt;/url&gt;&lt;/related-urls&gt;&lt;/urls&gt;&lt;electronic-resource-num&gt;10.1038/s41586-019-1238-8&lt;/electronic-resource-num&gt;&lt;/record&gt;&lt;/Cite&gt;&lt;/EndNote&gt;</w:instrText>
      </w:r>
      <w:r w:rsidR="00746461">
        <w:rPr>
          <w:rFonts w:ascii="Calibri" w:eastAsia="Calibri" w:hAnsi="Calibri" w:cs="Calibri"/>
        </w:rPr>
        <w:fldChar w:fldCharType="separate"/>
      </w:r>
      <w:r w:rsidR="000C7457">
        <w:rPr>
          <w:rFonts w:ascii="Calibri" w:eastAsia="Calibri" w:hAnsi="Calibri" w:cs="Calibri"/>
          <w:noProof/>
        </w:rPr>
        <w:t>[14]</w:t>
      </w:r>
      <w:r w:rsidR="00746461">
        <w:rPr>
          <w:rFonts w:ascii="Calibri" w:eastAsia="Calibri" w:hAnsi="Calibri" w:cs="Calibri"/>
        </w:rPr>
        <w:fldChar w:fldCharType="end"/>
      </w:r>
      <w:r w:rsidR="005D6E6A" w:rsidRPr="0AB0F4F0">
        <w:rPr>
          <w:rFonts w:ascii="Calibri" w:eastAsia="Calibri" w:hAnsi="Calibri" w:cs="Calibri"/>
        </w:rPr>
        <w:t>.</w:t>
      </w:r>
      <w:r w:rsidR="004576E2">
        <w:rPr>
          <w:rFonts w:ascii="Calibri" w:eastAsia="Calibri" w:hAnsi="Calibri" w:cs="Calibri"/>
        </w:rPr>
        <w:t xml:space="preserve"> The human microbiome carries an estimated 150-fold more genes than</w:t>
      </w:r>
      <w:r w:rsidR="00717A1D">
        <w:rPr>
          <w:rFonts w:ascii="Calibri" w:eastAsia="Calibri" w:hAnsi="Calibri" w:cs="Calibri"/>
        </w:rPr>
        <w:t xml:space="preserve"> the</w:t>
      </w:r>
      <w:r w:rsidR="004576E2">
        <w:rPr>
          <w:rFonts w:ascii="Calibri" w:eastAsia="Calibri" w:hAnsi="Calibri" w:cs="Calibri"/>
        </w:rPr>
        <w:t xml:space="preserve"> human genome</w:t>
      </w:r>
      <w:r w:rsidR="004576E2">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4576E2">
        <w:rPr>
          <w:rFonts w:ascii="Calibri" w:eastAsia="Calibri" w:hAnsi="Calibri" w:cs="Calibri"/>
        </w:rPr>
      </w:r>
      <w:r w:rsidR="004576E2">
        <w:rPr>
          <w:rFonts w:ascii="Calibri" w:eastAsia="Calibri" w:hAnsi="Calibri" w:cs="Calibri"/>
        </w:rPr>
        <w:fldChar w:fldCharType="separate"/>
      </w:r>
      <w:r w:rsidR="00FE10D5">
        <w:rPr>
          <w:rFonts w:ascii="Calibri" w:eastAsia="Calibri" w:hAnsi="Calibri" w:cs="Calibri"/>
          <w:noProof/>
        </w:rPr>
        <w:t>[3]</w:t>
      </w:r>
      <w:r w:rsidR="004576E2">
        <w:rPr>
          <w:rFonts w:ascii="Calibri" w:eastAsia="Calibri" w:hAnsi="Calibri" w:cs="Calibri"/>
        </w:rPr>
        <w:fldChar w:fldCharType="end"/>
      </w:r>
      <w:r w:rsidR="004576E2">
        <w:rPr>
          <w:rFonts w:ascii="Calibri" w:eastAsia="Calibri" w:hAnsi="Calibri" w:cs="Calibri"/>
        </w:rPr>
        <w:t>.</w:t>
      </w:r>
      <w:r w:rsidR="00634A47">
        <w:rPr>
          <w:rFonts w:ascii="Calibri" w:eastAsia="Calibri" w:hAnsi="Calibri" w:cs="Calibri"/>
        </w:rPr>
        <w:t xml:space="preserve"> </w:t>
      </w:r>
      <w:r w:rsidR="00206504">
        <w:rPr>
          <w:rFonts w:ascii="Calibri" w:eastAsia="Calibri" w:hAnsi="Calibri" w:cs="Calibri"/>
        </w:rPr>
        <w:t>The collective genome of the microbiome</w:t>
      </w:r>
      <w:r w:rsidR="00DB1EF0">
        <w:rPr>
          <w:rFonts w:ascii="Calibri" w:eastAsia="Calibri" w:hAnsi="Calibri" w:cs="Calibri"/>
        </w:rPr>
        <w:t>, termed as metagenome, is also referred to as the second genome of the human body</w:t>
      </w:r>
      <w:r w:rsidR="00DB1EF0">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DB1EF0">
        <w:rPr>
          <w:rFonts w:ascii="Calibri" w:eastAsia="Calibri" w:hAnsi="Calibri" w:cs="Calibri"/>
        </w:rPr>
      </w:r>
      <w:r w:rsidR="00DB1EF0">
        <w:rPr>
          <w:rFonts w:ascii="Calibri" w:eastAsia="Calibri" w:hAnsi="Calibri" w:cs="Calibri"/>
        </w:rPr>
        <w:fldChar w:fldCharType="separate"/>
      </w:r>
      <w:r w:rsidR="00FE10D5">
        <w:rPr>
          <w:rFonts w:ascii="Calibri" w:eastAsia="Calibri" w:hAnsi="Calibri" w:cs="Calibri"/>
          <w:noProof/>
        </w:rPr>
        <w:t>[3]</w:t>
      </w:r>
      <w:r w:rsidR="00DB1EF0">
        <w:rPr>
          <w:rFonts w:ascii="Calibri" w:eastAsia="Calibri" w:hAnsi="Calibri" w:cs="Calibri"/>
        </w:rPr>
        <w:fldChar w:fldCharType="end"/>
      </w:r>
      <w:r w:rsidR="00206504">
        <w:rPr>
          <w:rFonts w:ascii="Calibri" w:eastAsia="Calibri" w:hAnsi="Calibri" w:cs="Calibri"/>
        </w:rPr>
        <w:t>.</w:t>
      </w:r>
      <w:r w:rsidR="00EA3D3B">
        <w:rPr>
          <w:rFonts w:ascii="Calibri" w:eastAsia="Calibri" w:hAnsi="Calibri" w:cs="Calibri"/>
        </w:rPr>
        <w:t xml:space="preserve"> </w:t>
      </w:r>
      <w:r w:rsidR="00717A1D">
        <w:rPr>
          <w:rFonts w:ascii="Calibri" w:eastAsia="Calibri" w:hAnsi="Calibri" w:cs="Calibri"/>
        </w:rPr>
        <w:t>The m</w:t>
      </w:r>
      <w:r w:rsidR="00EA3D3B">
        <w:rPr>
          <w:rFonts w:ascii="Calibri" w:eastAsia="Calibri" w:hAnsi="Calibri" w:cs="Calibri"/>
        </w:rPr>
        <w:t>icrobial community can either be monitored by low throughput methods such as quantitative PCR (qPCR) and flow cytometry, or high throughput sequencing methods such as 16S ribosomal RNA (rRNA) (amplicon) sequencing and shotgun metagenomic sequencing</w:t>
      </w:r>
      <w:r w:rsidR="00EA3D3B">
        <w:rPr>
          <w:rFonts w:ascii="Calibri" w:eastAsia="Calibri" w:hAnsi="Calibri" w:cs="Calibri"/>
        </w:rPr>
        <w:fldChar w:fldCharType="begin"/>
      </w:r>
      <w:r w:rsidR="000C7457">
        <w:rPr>
          <w:rFonts w:ascii="Calibri" w:eastAsia="Calibri" w:hAnsi="Calibri" w:cs="Calibri"/>
        </w:rPr>
        <w:instrText xml:space="preserve"> ADDIN EN.CITE &lt;EndNote&gt;&lt;Cite&gt;&lt;Author&gt;Faust&lt;/Author&gt;&lt;Year&gt;2012&lt;/Year&gt;&lt;RecNum&gt;17&lt;/RecNum&gt;&lt;DisplayText&gt;[11]&lt;/DisplayText&gt;&lt;record&gt;&lt;rec-number&gt;17&lt;/rec-number&gt;&lt;foreign-keys&gt;&lt;key app="EN" db-id="vf0x2t201sd9eaeeeesx5edapsvvsr0a20za" timestamp="1564540260"&gt;17&lt;/key&gt;&lt;key app="ENWeb" db-id=""&gt;0&lt;/key&gt;&lt;/foreign-keys&gt;&lt;ref-type name="Journal Article"&gt;17&lt;/ref-type&gt;&lt;contributors&gt;&lt;authors&gt;&lt;author&gt;Faust, K.&lt;/author&gt;&lt;author&gt;Raes, J.&lt;/author&gt;&lt;/authors&gt;&lt;/contributors&gt;&lt;auth-address&gt;Department of Structural Biology, Flemish Institute for Biotechnology (VIB), Belgium.&lt;/auth-address&gt;&lt;titles&gt;&lt;title&gt;Microbial interactions: from networks to models&lt;/title&gt;&lt;secondary-title&gt;Nat Rev Microbiol&lt;/secondary-title&gt;&lt;/titles&gt;&lt;periodical&gt;&lt;full-title&gt;Nat Rev Microbiol&lt;/full-title&gt;&lt;/periodical&gt;&lt;pages&gt;538-50&lt;/pages&gt;&lt;volume&gt;10&lt;/volume&gt;&lt;number&gt;8&lt;/number&gt;&lt;edition&gt;2012/07/17&lt;/edition&gt;&lt;keywords&gt;&lt;keyword&gt;*Biota&lt;/keyword&gt;&lt;keyword&gt;Humans&lt;/keyword&gt;&lt;keyword&gt;Metagenomics/*methods&lt;/keyword&gt;&lt;keyword&gt;*Microbial Interactions&lt;/keyword&gt;&lt;/keywords&gt;&lt;dates&gt;&lt;year&gt;2012&lt;/year&gt;&lt;pub-dates&gt;&lt;date&gt;Jul 16&lt;/date&gt;&lt;/pub-dates&gt;&lt;/dates&gt;&lt;isbn&gt;1740-1534 (Electronic)&amp;#xD;1740-1526 (Linking)&lt;/isbn&gt;&lt;accession-num&gt;22796884&lt;/accession-num&gt;&lt;urls&gt;&lt;related-urls&gt;&lt;url&gt;https://www.ncbi.nlm.nih.gov/pubmed/22796884&lt;/url&gt;&lt;/related-urls&gt;&lt;/urls&gt;&lt;electronic-resource-num&gt;10.1038/nrmicro2832&lt;/electronic-resource-num&gt;&lt;/record&gt;&lt;/Cite&gt;&lt;/EndNote&gt;</w:instrText>
      </w:r>
      <w:r w:rsidR="00EA3D3B">
        <w:rPr>
          <w:rFonts w:ascii="Calibri" w:eastAsia="Calibri" w:hAnsi="Calibri" w:cs="Calibri"/>
        </w:rPr>
        <w:fldChar w:fldCharType="separate"/>
      </w:r>
      <w:r w:rsidR="000C7457">
        <w:rPr>
          <w:rFonts w:ascii="Calibri" w:eastAsia="Calibri" w:hAnsi="Calibri" w:cs="Calibri"/>
          <w:noProof/>
        </w:rPr>
        <w:t>[11]</w:t>
      </w:r>
      <w:r w:rsidR="00EA3D3B">
        <w:rPr>
          <w:rFonts w:ascii="Calibri" w:eastAsia="Calibri" w:hAnsi="Calibri" w:cs="Calibri"/>
        </w:rPr>
        <w:fldChar w:fldCharType="end"/>
      </w:r>
      <w:r w:rsidR="00EA3D3B">
        <w:rPr>
          <w:rFonts w:ascii="Calibri" w:eastAsia="Calibri" w:hAnsi="Calibri" w:cs="Calibri"/>
        </w:rPr>
        <w:t xml:space="preserve">. The 16S rRNA sequencing method using the 1.5 Kbp ribosomal RNA subunit gene as the marker gene, is less expensive, and can work with low biomass </w:t>
      </w:r>
      <w:del w:id="19" w:author="Santiago, Mario" w:date="2019-10-01T11:06:00Z">
        <w:r w:rsidR="00EA3D3B" w:rsidDel="00055659">
          <w:rPr>
            <w:rFonts w:ascii="Calibri" w:eastAsia="Calibri" w:hAnsi="Calibri" w:cs="Calibri"/>
          </w:rPr>
          <w:delText xml:space="preserve">samples (such as mucosal biopsies) </w:delText>
        </w:r>
      </w:del>
      <w:r w:rsidR="00EA3D3B">
        <w:rPr>
          <w:rFonts w:ascii="Calibri" w:eastAsia="Calibri" w:hAnsi="Calibri" w:cs="Calibri"/>
        </w:rPr>
        <w:t>and host-contaminated samples (such as colon biopsies), at the sacrifice of resolution, compared with shotgun metagenomic sequencing</w:t>
      </w:r>
      <w:r w:rsidR="00EA3D3B">
        <w:rPr>
          <w:rFonts w:ascii="Calibri" w:eastAsia="Calibri" w:hAnsi="Calibri" w:cs="Calibri"/>
        </w:rPr>
        <w:fldChar w:fldCharType="begin">
          <w:fldData xml:space="preserve">PEVuZE5vdGU+PENpdGU+PEF1dGhvcj5Kb3ZlbDwvQXV0aG9yPjxZZWFyPjIwMTY8L1llYXI+PFJl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PEVuZE5vdGU+PENpdGU+PEF1dGhvcj5Kb3ZlbDwvQXV0aG9yPjxZZWFyPjIwMTY8L1llYXI+PFJl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EA3D3B">
        <w:rPr>
          <w:rFonts w:ascii="Calibri" w:eastAsia="Calibri" w:hAnsi="Calibri" w:cs="Calibri"/>
        </w:rPr>
      </w:r>
      <w:r w:rsidR="00EA3D3B">
        <w:rPr>
          <w:rFonts w:ascii="Calibri" w:eastAsia="Calibri" w:hAnsi="Calibri" w:cs="Calibri"/>
        </w:rPr>
        <w:fldChar w:fldCharType="separate"/>
      </w:r>
      <w:r w:rsidR="000C7457">
        <w:rPr>
          <w:rFonts w:ascii="Calibri" w:eastAsia="Calibri" w:hAnsi="Calibri" w:cs="Calibri"/>
          <w:noProof/>
        </w:rPr>
        <w:t>[15-18]</w:t>
      </w:r>
      <w:r w:rsidR="00EA3D3B">
        <w:rPr>
          <w:rFonts w:ascii="Calibri" w:eastAsia="Calibri" w:hAnsi="Calibri" w:cs="Calibri"/>
        </w:rPr>
        <w:fldChar w:fldCharType="end"/>
      </w:r>
      <w:r w:rsidR="00EA3D3B">
        <w:rPr>
          <w:rFonts w:ascii="Calibri" w:eastAsia="Calibri" w:hAnsi="Calibri" w:cs="Calibri"/>
        </w:rPr>
        <w:t xml:space="preserve">. The 16S rRNA sequencing consists of two steps: 1) </w:t>
      </w:r>
      <w:r w:rsidR="00380691">
        <w:rPr>
          <w:rFonts w:ascii="Calibri" w:eastAsia="Calibri" w:hAnsi="Calibri" w:cs="Calibri"/>
        </w:rPr>
        <w:t>A</w:t>
      </w:r>
      <w:r w:rsidR="00EA3D3B">
        <w:rPr>
          <w:rFonts w:ascii="Calibri" w:eastAsia="Calibri" w:hAnsi="Calibri" w:cs="Calibri"/>
        </w:rPr>
        <w:t>mplification and sequencing of the16S rRNA gene</w:t>
      </w:r>
      <w:r w:rsidR="00380691">
        <w:rPr>
          <w:rFonts w:ascii="Calibri" w:eastAsia="Calibri" w:hAnsi="Calibri" w:cs="Calibri"/>
        </w:rPr>
        <w:t xml:space="preserve"> and</w:t>
      </w:r>
      <w:r w:rsidR="00EA3D3B">
        <w:rPr>
          <w:rFonts w:ascii="Calibri" w:eastAsia="Calibri" w:hAnsi="Calibri" w:cs="Calibri"/>
        </w:rPr>
        <w:t xml:space="preserve"> 2) Binning, which is the assignment of sequences to OTUs</w:t>
      </w:r>
      <w:r w:rsidR="00EA3D3B">
        <w:rPr>
          <w:rFonts w:ascii="Calibri" w:eastAsia="Calibri" w:hAnsi="Calibri" w:cs="Calibri"/>
        </w:rPr>
        <w:fldChar w:fldCharType="begin">
          <w:fldData xml:space="preserve">PEVuZE5vdGU+PENpdGU+PEF1dGhvcj5Nb3JnYW48L0F1dGhvcj48WWVhcj4yMDEyPC9ZZWFyPjxS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PEVuZE5vdGU+PENpdGU+PEF1dGhvcj5Nb3JnYW48L0F1dGhvcj48WWVhcj4yMDEyPC9ZZWFyPjxS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EA3D3B">
        <w:rPr>
          <w:rFonts w:ascii="Calibri" w:eastAsia="Calibri" w:hAnsi="Calibri" w:cs="Calibri"/>
        </w:rPr>
      </w:r>
      <w:r w:rsidR="00EA3D3B">
        <w:rPr>
          <w:rFonts w:ascii="Calibri" w:eastAsia="Calibri" w:hAnsi="Calibri" w:cs="Calibri"/>
        </w:rPr>
        <w:fldChar w:fldCharType="separate"/>
      </w:r>
      <w:r w:rsidR="000C7457">
        <w:rPr>
          <w:rFonts w:ascii="Calibri" w:eastAsia="Calibri" w:hAnsi="Calibri" w:cs="Calibri"/>
          <w:noProof/>
        </w:rPr>
        <w:t>[15, 18]</w:t>
      </w:r>
      <w:r w:rsidR="00EA3D3B">
        <w:rPr>
          <w:rFonts w:ascii="Calibri" w:eastAsia="Calibri" w:hAnsi="Calibri" w:cs="Calibri"/>
        </w:rPr>
        <w:fldChar w:fldCharType="end"/>
      </w:r>
      <w:r w:rsidR="00EA3D3B">
        <w:rPr>
          <w:rFonts w:ascii="Calibri" w:eastAsia="Calibri" w:hAnsi="Calibri" w:cs="Calibri"/>
        </w:rPr>
        <w:t xml:space="preserve">. The taxonomic hierarchy of the microbiome data usually contains Phylum, Class, Order, Family, Genus, Species and Strain as shown in </w:t>
      </w:r>
      <w:r w:rsidR="00EA3D3B" w:rsidRPr="00A22B1B">
        <w:rPr>
          <w:rFonts w:ascii="Calibri" w:eastAsia="Calibri" w:hAnsi="Calibri" w:cs="Calibri"/>
          <w:b/>
          <w:bCs/>
        </w:rPr>
        <w:t>Fig</w:t>
      </w:r>
      <w:r w:rsidR="0027436B">
        <w:rPr>
          <w:rFonts w:ascii="Calibri" w:eastAsia="Calibri" w:hAnsi="Calibri" w:cs="Calibri"/>
          <w:b/>
          <w:bCs/>
        </w:rPr>
        <w:t>ure</w:t>
      </w:r>
      <w:r w:rsidR="00EA3D3B" w:rsidRPr="00A22B1B">
        <w:rPr>
          <w:rFonts w:ascii="Calibri" w:eastAsia="Calibri" w:hAnsi="Calibri" w:cs="Calibri"/>
          <w:b/>
          <w:bCs/>
        </w:rPr>
        <w:t xml:space="preserve"> 1</w:t>
      </w:r>
      <w:r w:rsidR="00EA3D3B">
        <w:rPr>
          <w:rFonts w:ascii="Calibri" w:eastAsia="Calibri" w:hAnsi="Calibri" w:cs="Calibri"/>
        </w:rPr>
        <w:t>. However, the resolution of 16S pipelines is usually limited to the Genus level</w:t>
      </w:r>
      <w:r w:rsidR="00EA3D3B">
        <w:rPr>
          <w:rFonts w:ascii="Calibri" w:eastAsia="Calibri" w:hAnsi="Calibri" w:cs="Calibri"/>
        </w:rPr>
        <w:fldChar w:fldCharType="begin">
          <w:fldData xml:space="preserve">PEVuZE5vdGU+PENpdGU+PEF1dGhvcj5Nb3JnYW48L0F1dGhvcj48WWVhcj4yMDEyPC9ZZWFyPjxS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PEVuZE5vdGU+PENpdGU+PEF1dGhvcj5Nb3JnYW48L0F1dGhvcj48WWVhcj4yMDEyPC9ZZWFyPjxS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EA3D3B">
        <w:rPr>
          <w:rFonts w:ascii="Calibri" w:eastAsia="Calibri" w:hAnsi="Calibri" w:cs="Calibri"/>
        </w:rPr>
      </w:r>
      <w:r w:rsidR="00EA3D3B">
        <w:rPr>
          <w:rFonts w:ascii="Calibri" w:eastAsia="Calibri" w:hAnsi="Calibri" w:cs="Calibri"/>
        </w:rPr>
        <w:fldChar w:fldCharType="separate"/>
      </w:r>
      <w:r w:rsidR="000C7457">
        <w:rPr>
          <w:rFonts w:ascii="Calibri" w:eastAsia="Calibri" w:hAnsi="Calibri" w:cs="Calibri"/>
          <w:noProof/>
        </w:rPr>
        <w:t>[15, 16, 18]</w:t>
      </w:r>
      <w:r w:rsidR="00EA3D3B">
        <w:rPr>
          <w:rFonts w:ascii="Calibri" w:eastAsia="Calibri" w:hAnsi="Calibri" w:cs="Calibri"/>
        </w:rPr>
        <w:fldChar w:fldCharType="end"/>
      </w:r>
      <w:r w:rsidR="00EA3D3B">
        <w:rPr>
          <w:rFonts w:ascii="Calibri" w:eastAsia="Calibri" w:hAnsi="Calibri" w:cs="Calibri"/>
        </w:rPr>
        <w:t xml:space="preserve">. </w:t>
      </w:r>
    </w:p>
    <w:p w14:paraId="59741614" w14:textId="7CC66A5B" w:rsidR="00722EB7" w:rsidRDefault="0AB0F4F0" w:rsidP="00551A0B">
      <w:pPr>
        <w:spacing w:line="360" w:lineRule="auto"/>
        <w:jc w:val="both"/>
        <w:rPr>
          <w:rFonts w:ascii="Calibri" w:eastAsia="Calibri" w:hAnsi="Calibri" w:cs="Calibri"/>
        </w:rPr>
      </w:pPr>
      <w:r w:rsidRPr="0AB0F4F0">
        <w:rPr>
          <w:rFonts w:ascii="Calibri" w:eastAsia="Calibri" w:hAnsi="Calibri" w:cs="Calibri"/>
        </w:rPr>
        <w:t>The GI tract is the largest mucosal surface</w:t>
      </w:r>
      <w:ins w:id="20" w:author="Santiago, Mario" w:date="2019-10-01T11:07:00Z">
        <w:r w:rsidR="00055659">
          <w:rPr>
            <w:rFonts w:ascii="Calibri" w:eastAsia="Calibri" w:hAnsi="Calibri" w:cs="Calibri"/>
          </w:rPr>
          <w:t>, and is</w:t>
        </w:r>
      </w:ins>
      <w:r w:rsidRPr="0AB0F4F0">
        <w:rPr>
          <w:rFonts w:ascii="Calibri" w:eastAsia="Calibri" w:hAnsi="Calibri" w:cs="Calibri"/>
        </w:rPr>
        <w:t xml:space="preserve"> composed of epithelial cells, immune cells and the</w:t>
      </w:r>
      <w:r w:rsidR="00B13068">
        <w:rPr>
          <w:rFonts w:ascii="Calibri" w:eastAsia="Calibri" w:hAnsi="Calibri" w:cs="Calibri"/>
        </w:rPr>
        <w:t xml:space="preserve"> </w:t>
      </w:r>
      <w:r w:rsidRPr="0AB0F4F0">
        <w:rPr>
          <w:rFonts w:ascii="Calibri" w:eastAsia="Calibri" w:hAnsi="Calibri" w:cs="Calibri"/>
        </w:rPr>
        <w:t>microbiota</w:t>
      </w:r>
      <w:r w:rsidR="00426B52">
        <w:rPr>
          <w:rFonts w:ascii="Calibri" w:eastAsia="Calibri" w:hAnsi="Calibri" w:cs="Calibri"/>
        </w:rPr>
        <w:fldChar w:fldCharType="begin">
          <w:fldData xml:space="preserve">PEVuZE5vdGU+PENpdGU+PEF1dGhvcj5CYXJyPC9BdXRob3I+PFllYXI+MjAxODwvWWVhcj48UmVj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PEVuZE5vdGU+PENpdGU+PEF1dGhvcj5CYXJyPC9BdXRob3I+PFllYXI+MjAxODwvWWVhcj48UmVj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426B52">
        <w:rPr>
          <w:rFonts w:ascii="Calibri" w:eastAsia="Calibri" w:hAnsi="Calibri" w:cs="Calibri"/>
        </w:rPr>
      </w:r>
      <w:r w:rsidR="00426B52">
        <w:rPr>
          <w:rFonts w:ascii="Calibri" w:eastAsia="Calibri" w:hAnsi="Calibri" w:cs="Calibri"/>
        </w:rPr>
        <w:fldChar w:fldCharType="separate"/>
      </w:r>
      <w:r w:rsidR="00FE10D5">
        <w:rPr>
          <w:rFonts w:ascii="Calibri" w:eastAsia="Calibri" w:hAnsi="Calibri" w:cs="Calibri"/>
          <w:noProof/>
        </w:rPr>
        <w:t>[2]</w:t>
      </w:r>
      <w:r w:rsidR="00426B52">
        <w:rPr>
          <w:rFonts w:ascii="Calibri" w:eastAsia="Calibri" w:hAnsi="Calibri" w:cs="Calibri"/>
        </w:rPr>
        <w:fldChar w:fldCharType="end"/>
      </w:r>
      <w:r w:rsidR="00634A47">
        <w:rPr>
          <w:rFonts w:ascii="Calibri" w:eastAsia="Calibri" w:hAnsi="Calibri" w:cs="Calibri"/>
        </w:rPr>
        <w:t xml:space="preserve">. The </w:t>
      </w:r>
      <w:r w:rsidR="00F80032">
        <w:rPr>
          <w:rFonts w:ascii="Calibri" w:eastAsia="Calibri" w:hAnsi="Calibri" w:cs="Calibri"/>
        </w:rPr>
        <w:t>gut</w:t>
      </w:r>
      <w:r w:rsidRPr="0AB0F4F0">
        <w:rPr>
          <w:rFonts w:ascii="Calibri" w:eastAsia="Calibri" w:hAnsi="Calibri" w:cs="Calibri"/>
        </w:rPr>
        <w:t xml:space="preserve"> microbiome</w:t>
      </w:r>
      <w:r w:rsidR="002827EE">
        <w:rPr>
          <w:rFonts w:ascii="Calibri" w:eastAsia="Calibri" w:hAnsi="Calibri" w:cs="Calibri"/>
        </w:rPr>
        <w:t xml:space="preserve"> (</w:t>
      </w:r>
      <w:r w:rsidR="0027436B" w:rsidRPr="0027436B">
        <w:rPr>
          <w:rFonts w:ascii="Calibri" w:eastAsia="Calibri" w:hAnsi="Calibri" w:cs="Calibri"/>
          <w:b/>
          <w:bCs/>
        </w:rPr>
        <w:t>Figure 1.</w:t>
      </w:r>
      <w:r w:rsidR="002827EE">
        <w:rPr>
          <w:rFonts w:ascii="Calibri" w:eastAsia="Calibri" w:hAnsi="Calibri" w:cs="Calibri"/>
        </w:rPr>
        <w:t>)</w:t>
      </w:r>
      <w:r w:rsidRPr="0AB0F4F0">
        <w:rPr>
          <w:rFonts w:ascii="Calibri" w:eastAsia="Calibri" w:hAnsi="Calibri" w:cs="Calibri"/>
        </w:rPr>
        <w:t xml:space="preserve"> is a complex ecosystem </w:t>
      </w:r>
      <w:r w:rsidR="00634A47">
        <w:rPr>
          <w:rFonts w:ascii="Calibri" w:eastAsia="Calibri" w:hAnsi="Calibri" w:cs="Calibri"/>
        </w:rPr>
        <w:t xml:space="preserve">that performs several vital functions contributing to host fitness and well-being, such as the production of essential nutrients, </w:t>
      </w:r>
      <w:r w:rsidR="00634A47" w:rsidRPr="00634A47">
        <w:rPr>
          <w:rFonts w:ascii="Calibri" w:eastAsia="Calibri" w:hAnsi="Calibri" w:cs="Calibri"/>
        </w:rPr>
        <w:t xml:space="preserve">digestion and degradation of macromolecules </w:t>
      </w:r>
      <w:r w:rsidR="00634A47">
        <w:rPr>
          <w:rFonts w:ascii="Calibri" w:eastAsia="Calibri" w:hAnsi="Calibri" w:cs="Calibri"/>
        </w:rPr>
        <w:t xml:space="preserve">and training of </w:t>
      </w:r>
      <w:r w:rsidR="000C3CA3">
        <w:rPr>
          <w:rFonts w:ascii="Calibri" w:eastAsia="Calibri" w:hAnsi="Calibri" w:cs="Calibri"/>
        </w:rPr>
        <w:t xml:space="preserve">the </w:t>
      </w:r>
      <w:r w:rsidR="00634A47">
        <w:rPr>
          <w:rFonts w:ascii="Calibri" w:eastAsia="Calibri" w:hAnsi="Calibri" w:cs="Calibri"/>
        </w:rPr>
        <w:t>host immune system</w:t>
      </w:r>
      <w:r w:rsidR="00426B52">
        <w:rPr>
          <w:rFonts w:ascii="Calibri" w:eastAsia="Calibri" w:hAnsi="Calibri" w:cs="Calibri"/>
        </w:rPr>
        <w:fldChar w:fldCharType="begin">
          <w:fldData xml:space="preserve">PEVuZE5vdGU+PENpdGU+PEF1dGhvcj5DaG9uZzwvQXV0aG9yPjxZZWFyPjIwMTc8L1llYXI+PFJl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PEVuZE5vdGU+PENpdGU+PEF1dGhvcj5DaG9uZzwvQXV0aG9yPjxZZWFyPjIwMTc8L1llYXI+PFJl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426B52">
        <w:rPr>
          <w:rFonts w:ascii="Calibri" w:eastAsia="Calibri" w:hAnsi="Calibri" w:cs="Calibri"/>
        </w:rPr>
      </w:r>
      <w:r w:rsidR="00426B52">
        <w:rPr>
          <w:rFonts w:ascii="Calibri" w:eastAsia="Calibri" w:hAnsi="Calibri" w:cs="Calibri"/>
        </w:rPr>
        <w:fldChar w:fldCharType="separate"/>
      </w:r>
      <w:r w:rsidR="000C7457">
        <w:rPr>
          <w:rFonts w:ascii="Calibri" w:eastAsia="Calibri" w:hAnsi="Calibri" w:cs="Calibri"/>
          <w:noProof/>
        </w:rPr>
        <w:t>[10, 13]</w:t>
      </w:r>
      <w:r w:rsidR="00426B52">
        <w:rPr>
          <w:rFonts w:ascii="Calibri" w:eastAsia="Calibri" w:hAnsi="Calibri" w:cs="Calibri"/>
        </w:rPr>
        <w:fldChar w:fldCharType="end"/>
      </w:r>
      <w:r w:rsidR="00D66912">
        <w:rPr>
          <w:rFonts w:ascii="Calibri" w:eastAsia="Calibri" w:hAnsi="Calibri" w:cs="Calibri"/>
        </w:rPr>
        <w:t>.</w:t>
      </w:r>
      <w:r w:rsidR="00F80032">
        <w:rPr>
          <w:rFonts w:ascii="Calibri" w:eastAsia="Calibri" w:hAnsi="Calibri" w:cs="Calibri"/>
        </w:rPr>
        <w:t xml:space="preserve"> A loss of gut microbial diversity and complexity can lead to various microbiota-associated </w:t>
      </w:r>
      <w:r w:rsidR="00F80032">
        <w:rPr>
          <w:rFonts w:ascii="Calibri" w:eastAsia="Calibri" w:hAnsi="Calibri" w:cs="Calibri"/>
        </w:rPr>
        <w:lastRenderedPageBreak/>
        <w:t>diseases, such as obesity, type 2 diabetes, and inflammatory bowel disease (IBD)</w:t>
      </w:r>
      <w:r w:rsidR="00F03ECA">
        <w:rPr>
          <w:rFonts w:ascii="Calibri" w:eastAsia="Calibri" w:hAnsi="Calibri" w:cs="Calibri"/>
        </w:rPr>
        <w:fldChar w:fldCharType="begin">
          <w:fldData xml:space="preserve">PEVuZE5vdGU+PENpdGU+PEF1dGhvcj5CYXJyPC9BdXRob3I+PFllYXI+MjAxODwvWWVhcj48UmVj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PEVuZE5vdGU+PENpdGU+PEF1dGhvcj5CYXJyPC9BdXRob3I+PFllYXI+MjAxODwvWWVhcj48UmVj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F03ECA">
        <w:rPr>
          <w:rFonts w:ascii="Calibri" w:eastAsia="Calibri" w:hAnsi="Calibri" w:cs="Calibri"/>
        </w:rPr>
      </w:r>
      <w:r w:rsidR="00F03ECA">
        <w:rPr>
          <w:rFonts w:ascii="Calibri" w:eastAsia="Calibri" w:hAnsi="Calibri" w:cs="Calibri"/>
        </w:rPr>
        <w:fldChar w:fldCharType="separate"/>
      </w:r>
      <w:r w:rsidR="00FE10D5">
        <w:rPr>
          <w:rFonts w:ascii="Calibri" w:eastAsia="Calibri" w:hAnsi="Calibri" w:cs="Calibri"/>
          <w:noProof/>
        </w:rPr>
        <w:t>[2]</w:t>
      </w:r>
      <w:r w:rsidR="00F03ECA">
        <w:rPr>
          <w:rFonts w:ascii="Calibri" w:eastAsia="Calibri" w:hAnsi="Calibri" w:cs="Calibri"/>
        </w:rPr>
        <w:fldChar w:fldCharType="end"/>
      </w:r>
      <w:r w:rsidR="00F80032">
        <w:rPr>
          <w:rFonts w:ascii="Calibri" w:eastAsia="Calibri" w:hAnsi="Calibri" w:cs="Calibri"/>
        </w:rPr>
        <w:t xml:space="preserve">. </w:t>
      </w:r>
      <w:r w:rsidR="00F03ECA" w:rsidRPr="00F03ECA">
        <w:rPr>
          <w:rFonts w:ascii="Calibri" w:eastAsia="Calibri" w:hAnsi="Calibri" w:cs="Calibri"/>
        </w:rPr>
        <w:t>The NIH Human Microbiome Project (HMP)</w:t>
      </w:r>
      <w:r w:rsidR="00854B5A">
        <w:rPr>
          <w:rFonts w:ascii="Calibri" w:eastAsia="Calibri" w:hAnsi="Calibri" w:cs="Calibri"/>
        </w:rPr>
        <w:t xml:space="preserve"> which</w:t>
      </w:r>
      <w:r w:rsidR="00F03ECA">
        <w:rPr>
          <w:rFonts w:ascii="Calibri" w:eastAsia="Calibri" w:hAnsi="Calibri" w:cs="Calibri"/>
        </w:rPr>
        <w:t xml:space="preserve"> </w:t>
      </w:r>
      <w:r w:rsidR="00F03ECA" w:rsidRPr="00F03ECA">
        <w:rPr>
          <w:rFonts w:ascii="Calibri" w:eastAsia="Calibri" w:hAnsi="Calibri" w:cs="Calibri"/>
        </w:rPr>
        <w:t>has been carried out over ten years and two phases</w:t>
      </w:r>
      <w:r w:rsidR="00854B5A">
        <w:rPr>
          <w:rFonts w:ascii="Calibri" w:eastAsia="Calibri" w:hAnsi="Calibri" w:cs="Calibri"/>
        </w:rPr>
        <w:t xml:space="preserve">, </w:t>
      </w:r>
      <w:r w:rsidR="00D2756C">
        <w:rPr>
          <w:rFonts w:ascii="Calibri" w:eastAsia="Calibri" w:hAnsi="Calibri" w:cs="Calibri"/>
        </w:rPr>
        <w:t>can serve as the icon of cutting edge microbiome research</w:t>
      </w:r>
      <w:r w:rsidR="00854B5A">
        <w:rPr>
          <w:rFonts w:ascii="Calibri" w:eastAsia="Calibri" w:hAnsi="Calibri" w:cs="Calibri"/>
        </w:rPr>
        <w:fldChar w:fldCharType="begin"/>
      </w:r>
      <w:r w:rsidR="000C7457">
        <w:rPr>
          <w:rFonts w:ascii="Calibri" w:eastAsia="Calibri" w:hAnsi="Calibri" w:cs="Calibri"/>
        </w:rPr>
        <w:instrText xml:space="preserve"> ADDIN EN.CITE &lt;EndNote&gt;&lt;Cite&gt;&lt;Author&gt;Integrative&lt;/Author&gt;&lt;Year&gt;2019&lt;/Year&gt;&lt;RecNum&gt;10&lt;/RecNum&gt;&lt;DisplayText&gt;[14]&lt;/DisplayText&gt;&lt;record&gt;&lt;rec-number&gt;10&lt;/rec-number&gt;&lt;foreign-keys&gt;&lt;key app="EN" db-id="vf0x2t201sd9eaeeeesx5edapsvvsr0a20za" timestamp="1564538771"&gt;10&lt;/key&gt;&lt;key app="ENWeb" db-id=""&gt;0&lt;/key&gt;&lt;/foreign-keys&gt;&lt;ref-type name="Journal Article"&gt;17&lt;/ref-type&gt;&lt;contributors&gt;&lt;authors&gt;&lt;author&gt;Integrative, H. M. P. Research Network Consortium&lt;/author&gt;&lt;/authors&gt;&lt;/contributors&gt;&lt;titles&gt;&lt;title&gt;The Integrative Human Microbiome Project&lt;/title&gt;&lt;secondary-title&gt;Nature&lt;/secondary-title&gt;&lt;/titles&gt;&lt;periodical&gt;&lt;full-title&gt;Nature&lt;/full-title&gt;&lt;/periodical&gt;&lt;pages&gt;641-648&lt;/pages&gt;&lt;volume&gt;569&lt;/volume&gt;&lt;number&gt;7758&lt;/number&gt;&lt;edition&gt;2019/05/31&lt;/edition&gt;&lt;dates&gt;&lt;year&gt;2019&lt;/year&gt;&lt;pub-dates&gt;&lt;date&gt;May&lt;/date&gt;&lt;/pub-dates&gt;&lt;/dates&gt;&lt;isbn&gt;1476-4687 (Electronic)&amp;#xD;0028-0836 (Linking)&lt;/isbn&gt;&lt;accession-num&gt;31142853&lt;/accession-num&gt;&lt;urls&gt;&lt;related-urls&gt;&lt;url&gt;https://www.ncbi.nlm.nih.gov/pubmed/31142853&lt;/url&gt;&lt;/related-urls&gt;&lt;/urls&gt;&lt;electronic-resource-num&gt;10.1038/s41586-019-1238-8&lt;/electronic-resource-num&gt;&lt;/record&gt;&lt;/Cite&gt;&lt;/EndNote&gt;</w:instrText>
      </w:r>
      <w:r w:rsidR="00854B5A">
        <w:rPr>
          <w:rFonts w:ascii="Calibri" w:eastAsia="Calibri" w:hAnsi="Calibri" w:cs="Calibri"/>
        </w:rPr>
        <w:fldChar w:fldCharType="separate"/>
      </w:r>
      <w:r w:rsidR="000C7457">
        <w:rPr>
          <w:rFonts w:ascii="Calibri" w:eastAsia="Calibri" w:hAnsi="Calibri" w:cs="Calibri"/>
          <w:noProof/>
        </w:rPr>
        <w:t>[14]</w:t>
      </w:r>
      <w:r w:rsidR="00854B5A">
        <w:rPr>
          <w:rFonts w:ascii="Calibri" w:eastAsia="Calibri" w:hAnsi="Calibri" w:cs="Calibri"/>
        </w:rPr>
        <w:fldChar w:fldCharType="end"/>
      </w:r>
      <w:r w:rsidR="00854B5A">
        <w:rPr>
          <w:rFonts w:ascii="Calibri" w:eastAsia="Calibri" w:hAnsi="Calibri" w:cs="Calibri"/>
        </w:rPr>
        <w:t xml:space="preserve">. </w:t>
      </w:r>
      <w:r w:rsidR="00743A43">
        <w:rPr>
          <w:rFonts w:ascii="Calibri" w:eastAsia="Calibri" w:hAnsi="Calibri" w:cs="Calibri"/>
        </w:rPr>
        <w:t>The microbiome dataset</w:t>
      </w:r>
      <w:r w:rsidR="004A63EF">
        <w:rPr>
          <w:rFonts w:ascii="Calibri" w:eastAsia="Calibri" w:hAnsi="Calibri" w:cs="Calibri"/>
        </w:rPr>
        <w:t>s</w:t>
      </w:r>
      <w:r w:rsidR="00743A43">
        <w:rPr>
          <w:rFonts w:ascii="Calibri" w:eastAsia="Calibri" w:hAnsi="Calibri" w:cs="Calibri"/>
        </w:rPr>
        <w:t xml:space="preserve"> </w:t>
      </w:r>
      <w:r w:rsidR="007A3448">
        <w:rPr>
          <w:rFonts w:ascii="Calibri" w:eastAsia="Calibri" w:hAnsi="Calibri" w:cs="Calibri"/>
        </w:rPr>
        <w:t>collected by</w:t>
      </w:r>
      <w:r w:rsidR="002E4701">
        <w:rPr>
          <w:rFonts w:ascii="Calibri" w:eastAsia="Calibri" w:hAnsi="Calibri" w:cs="Calibri"/>
        </w:rPr>
        <w:t xml:space="preserve"> HTS </w:t>
      </w:r>
      <w:r w:rsidR="004A63EF">
        <w:rPr>
          <w:rFonts w:ascii="Calibri" w:eastAsia="Calibri" w:hAnsi="Calibri" w:cs="Calibri"/>
        </w:rPr>
        <w:t xml:space="preserve">have been widely used and </w:t>
      </w:r>
      <w:r w:rsidR="007D4AF8">
        <w:rPr>
          <w:rFonts w:ascii="Calibri" w:eastAsia="Calibri" w:hAnsi="Calibri" w:cs="Calibri"/>
        </w:rPr>
        <w:t>researchers</w:t>
      </w:r>
      <w:r w:rsidR="00C96773">
        <w:rPr>
          <w:rFonts w:ascii="Calibri" w:eastAsia="Calibri" w:hAnsi="Calibri" w:cs="Calibri"/>
        </w:rPr>
        <w:t xml:space="preserve"> has </w:t>
      </w:r>
      <w:r w:rsidR="007D4AF8">
        <w:rPr>
          <w:rFonts w:ascii="Calibri" w:eastAsia="Calibri" w:hAnsi="Calibri" w:cs="Calibri"/>
        </w:rPr>
        <w:t>become</w:t>
      </w:r>
      <w:r w:rsidR="00C96773">
        <w:rPr>
          <w:rFonts w:ascii="Calibri" w:eastAsia="Calibri" w:hAnsi="Calibri" w:cs="Calibri"/>
        </w:rPr>
        <w:t xml:space="preserve"> increasingly aware</w:t>
      </w:r>
      <w:r w:rsidR="007D4AF8">
        <w:rPr>
          <w:rFonts w:ascii="Calibri" w:eastAsia="Calibri" w:hAnsi="Calibri" w:cs="Calibri"/>
        </w:rPr>
        <w:t xml:space="preserve"> of </w:t>
      </w:r>
      <w:r w:rsidR="00C147EC">
        <w:rPr>
          <w:rFonts w:ascii="Calibri" w:eastAsia="Calibri" w:hAnsi="Calibri" w:cs="Calibri"/>
        </w:rPr>
        <w:t xml:space="preserve">several challenges introduced by high-throughput microbiome data. </w:t>
      </w:r>
      <w:r w:rsidR="003940DF">
        <w:rPr>
          <w:rFonts w:ascii="Calibri" w:eastAsia="Calibri" w:hAnsi="Calibri" w:cs="Calibri"/>
        </w:rPr>
        <w:t>Due to</w:t>
      </w:r>
      <w:r w:rsidR="00743A43">
        <w:rPr>
          <w:rFonts w:ascii="Calibri" w:eastAsia="Calibri" w:hAnsi="Calibri" w:cs="Calibri"/>
        </w:rPr>
        <w:t xml:space="preserve"> an </w:t>
      </w:r>
      <w:r w:rsidR="003940DF">
        <w:rPr>
          <w:rFonts w:ascii="Calibri" w:eastAsia="Calibri" w:hAnsi="Calibri" w:cs="Calibri"/>
        </w:rPr>
        <w:t>arbitrary total read</w:t>
      </w:r>
      <w:r w:rsidR="00002FE6">
        <w:rPr>
          <w:rFonts w:ascii="Calibri" w:eastAsia="Calibri" w:hAnsi="Calibri" w:cs="Calibri"/>
        </w:rPr>
        <w:t xml:space="preserve"> (library size)</w:t>
      </w:r>
      <w:r w:rsidR="003940DF">
        <w:rPr>
          <w:rFonts w:ascii="Calibri" w:eastAsia="Calibri" w:hAnsi="Calibri" w:cs="Calibri"/>
        </w:rPr>
        <w:t xml:space="preserve"> </w:t>
      </w:r>
      <w:del w:id="21" w:author="Santiago, Mario" w:date="2019-10-01T11:07:00Z">
        <w:r w:rsidR="003940DF" w:rsidDel="00055659">
          <w:rPr>
            <w:rFonts w:ascii="Calibri" w:eastAsia="Calibri" w:hAnsi="Calibri" w:cs="Calibri"/>
          </w:rPr>
          <w:delText>is</w:delText>
        </w:r>
        <w:r w:rsidR="00743A43" w:rsidDel="00055659">
          <w:rPr>
            <w:rFonts w:ascii="Calibri" w:eastAsia="Calibri" w:hAnsi="Calibri" w:cs="Calibri"/>
          </w:rPr>
          <w:delText xml:space="preserve"> </w:delText>
        </w:r>
      </w:del>
      <w:r w:rsidR="00743A43">
        <w:rPr>
          <w:rFonts w:ascii="Calibri" w:eastAsia="Calibri" w:hAnsi="Calibri" w:cs="Calibri"/>
        </w:rPr>
        <w:t>imposed by the instrumen</w:t>
      </w:r>
      <w:r w:rsidR="00B35B43">
        <w:rPr>
          <w:rFonts w:ascii="Calibri" w:eastAsia="Calibri" w:hAnsi="Calibri" w:cs="Calibri"/>
        </w:rPr>
        <w:t>t,</w:t>
      </w:r>
      <w:r w:rsidR="00002FE6">
        <w:rPr>
          <w:rFonts w:ascii="Calibri" w:eastAsia="Calibri" w:hAnsi="Calibri" w:cs="Calibri"/>
        </w:rPr>
        <w:t xml:space="preserve"> the HTS methods can only provide us with the relative counts of taxa</w:t>
      </w:r>
      <w:r w:rsidR="00B35B43">
        <w:rPr>
          <w:rFonts w:ascii="Calibri" w:eastAsia="Calibri" w:hAnsi="Calibri" w:cs="Calibri"/>
        </w:rPr>
        <w:t xml:space="preserve"> </w:t>
      </w:r>
      <w:r w:rsidR="0093609E">
        <w:rPr>
          <w:rFonts w:ascii="Calibri" w:eastAsia="Calibri" w:hAnsi="Calibri" w:cs="Calibri"/>
        </w:rPr>
        <w:t xml:space="preserve">and </w:t>
      </w:r>
      <w:r w:rsidR="00B35B43">
        <w:rPr>
          <w:rFonts w:ascii="Calibri" w:eastAsia="Calibri" w:hAnsi="Calibri" w:cs="Calibri"/>
        </w:rPr>
        <w:t>this type of microbiome data</w:t>
      </w:r>
      <w:r w:rsidR="0093609E">
        <w:rPr>
          <w:rFonts w:ascii="Calibri" w:eastAsia="Calibri" w:hAnsi="Calibri" w:cs="Calibri"/>
        </w:rPr>
        <w:t xml:space="preserve"> should </w:t>
      </w:r>
      <w:del w:id="22" w:author="Santiago, Mario" w:date="2019-10-01T11:08:00Z">
        <w:r w:rsidR="0093609E" w:rsidDel="00055659">
          <w:rPr>
            <w:rFonts w:ascii="Calibri" w:eastAsia="Calibri" w:hAnsi="Calibri" w:cs="Calibri"/>
          </w:rPr>
          <w:delText xml:space="preserve">be </w:delText>
        </w:r>
      </w:del>
      <w:r w:rsidR="0093609E">
        <w:rPr>
          <w:rFonts w:ascii="Calibri" w:eastAsia="Calibri" w:hAnsi="Calibri" w:cs="Calibri"/>
        </w:rPr>
        <w:t>always be normalized by the corresponding library size</w:t>
      </w:r>
      <w:r w:rsidR="0093609E">
        <w:rPr>
          <w:rFonts w:ascii="Calibri" w:eastAsia="Calibri" w:hAnsi="Calibri" w:cs="Calibri"/>
        </w:rPr>
        <w:fldChar w:fldCharType="begin"/>
      </w:r>
      <w:r w:rsidR="0093609E">
        <w:rPr>
          <w:rFonts w:ascii="Calibri" w:eastAsia="Calibri" w:hAnsi="Calibri" w:cs="Calibri"/>
        </w:rPr>
        <w:instrText xml:space="preserve"> ADDIN EN.CITE &lt;EndNote&gt;&lt;Cite&gt;&lt;Author&gt;Gloor&lt;/Author&gt;&lt;Year&gt;2017&lt;/Year&gt;&lt;RecNum&gt;32&lt;/RecNum&gt;&lt;DisplayText&gt;[19]&lt;/DisplayText&gt;&lt;record&gt;&lt;rec-number&gt;32&lt;/rec-number&gt;&lt;foreign-keys&gt;&lt;key app="EN" db-id="vf0x2t201sd9eaeeeesx5edapsvvsr0a20za" timestamp="1566189185"&gt;32&lt;/key&gt;&lt;key app="ENWeb" db-id=""&gt;0&lt;/key&gt;&lt;/foreign-keys&gt;&lt;ref-type name="Journal Article"&gt;17&lt;/ref-type&gt;&lt;contributors&gt;&lt;authors&gt;&lt;author&gt;Gloor, G. B.&lt;/author&gt;&lt;author&gt;Macklaim, J. M.&lt;/author&gt;&lt;author&gt;Pawlowsky-Glahn, V.&lt;/author&gt;&lt;author&gt;Egozcue, J. J.&lt;/author&gt;&lt;/authors&gt;&lt;/contributors&gt;&lt;auth-address&gt;Department of Biochemistry, University of Western Ontario, London, ON, Canada.&amp;#xD;Departments of Computer Science, Applied Mathematics, and Statistics, Universitat de Girona, Girona, Spain.&amp;#xD;Department of Applied Mathematics, Universitat Politecnica de Catalunya, Barcelona, Spain.&lt;/auth-address&gt;&lt;titles&gt;&lt;title&gt;Microbiome Datasets Are Compositional: And This Is Not Optional&lt;/title&gt;&lt;secondary-title&gt;Front Microbiol&lt;/secondary-title&gt;&lt;/titles&gt;&lt;periodical&gt;&lt;full-title&gt;Front Microbiol&lt;/full-title&gt;&lt;/periodical&gt;&lt;pages&gt;2224&lt;/pages&gt;&lt;volume&gt;8&lt;/volume&gt;&lt;edition&gt;2017/12/01&lt;/edition&gt;&lt;keywords&gt;&lt;keyword&gt;Bayesian estimation&lt;/keyword&gt;&lt;keyword&gt;compositional data&lt;/keyword&gt;&lt;keyword&gt;correlation&lt;/keyword&gt;&lt;keyword&gt;count normalization&lt;/keyword&gt;&lt;keyword&gt;high-throughput sequencing&lt;/keyword&gt;&lt;keyword&gt;microbiota&lt;/keyword&gt;&lt;keyword&gt;relative abundance&lt;/keyword&gt;&lt;/keywords&gt;&lt;dates&gt;&lt;year&gt;2017&lt;/year&gt;&lt;/dates&gt;&lt;isbn&gt;1664-302X (Print)&amp;#xD;1664-302X (Linking)&lt;/isbn&gt;&lt;accession-num&gt;29187837&lt;/accession-num&gt;&lt;urls&gt;&lt;related-urls&gt;&lt;url&gt;https://www.ncbi.nlm.nih.gov/pubmed/29187837&lt;/url&gt;&lt;/related-urls&gt;&lt;/urls&gt;&lt;custom2&gt;PMC5695134&lt;/custom2&gt;&lt;electronic-resource-num&gt;10.3389/fmicb.2017.02224&lt;/electronic-resource-num&gt;&lt;/record&gt;&lt;/Cite&gt;&lt;/EndNote&gt;</w:instrText>
      </w:r>
      <w:r w:rsidR="0093609E">
        <w:rPr>
          <w:rFonts w:ascii="Calibri" w:eastAsia="Calibri" w:hAnsi="Calibri" w:cs="Calibri"/>
        </w:rPr>
        <w:fldChar w:fldCharType="separate"/>
      </w:r>
      <w:r w:rsidR="0093609E">
        <w:rPr>
          <w:rFonts w:ascii="Calibri" w:eastAsia="Calibri" w:hAnsi="Calibri" w:cs="Calibri"/>
          <w:noProof/>
        </w:rPr>
        <w:t>[19]</w:t>
      </w:r>
      <w:r w:rsidR="0093609E">
        <w:rPr>
          <w:rFonts w:ascii="Calibri" w:eastAsia="Calibri" w:hAnsi="Calibri" w:cs="Calibri"/>
        </w:rPr>
        <w:fldChar w:fldCharType="end"/>
      </w:r>
      <w:r w:rsidR="0093609E">
        <w:rPr>
          <w:rFonts w:ascii="Calibri" w:eastAsia="Calibri" w:hAnsi="Calibri" w:cs="Calibri"/>
        </w:rPr>
        <w:t>. As a result, the normalized count which is known as relative abundance (RA)</w:t>
      </w:r>
      <w:r w:rsidR="00743A43">
        <w:rPr>
          <w:rFonts w:ascii="Calibri" w:eastAsia="Calibri" w:hAnsi="Calibri" w:cs="Calibri"/>
        </w:rPr>
        <w:t xml:space="preserve"> is compositional</w:t>
      </w:r>
      <w:r w:rsidR="00CC4B5E">
        <w:rPr>
          <w:rFonts w:ascii="Calibri" w:eastAsia="Calibri" w:hAnsi="Calibri" w:cs="Calibri"/>
        </w:rPr>
        <w:t xml:space="preserve">, and taxa are not </w:t>
      </w:r>
      <w:r w:rsidR="002E4701">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2E4701">
        <w:rPr>
          <w:rFonts w:ascii="Calibri" w:eastAsia="Calibri" w:hAnsi="Calibri" w:cs="Calibri"/>
        </w:rPr>
      </w:r>
      <w:r w:rsidR="002E4701">
        <w:rPr>
          <w:rFonts w:ascii="Calibri" w:eastAsia="Calibri" w:hAnsi="Calibri" w:cs="Calibri"/>
        </w:rPr>
        <w:fldChar w:fldCharType="separate"/>
      </w:r>
      <w:r w:rsidR="000C7457">
        <w:rPr>
          <w:rFonts w:ascii="Calibri" w:eastAsia="Calibri" w:hAnsi="Calibri" w:cs="Calibri"/>
          <w:noProof/>
        </w:rPr>
        <w:t>[19, 20]</w:t>
      </w:r>
      <w:r w:rsidR="002E4701">
        <w:rPr>
          <w:rFonts w:ascii="Calibri" w:eastAsia="Calibri" w:hAnsi="Calibri" w:cs="Calibri"/>
        </w:rPr>
        <w:fldChar w:fldCharType="end"/>
      </w:r>
      <w:r w:rsidR="00743A43">
        <w:rPr>
          <w:rFonts w:ascii="Calibri" w:eastAsia="Calibri" w:hAnsi="Calibri" w:cs="Calibri"/>
        </w:rPr>
        <w:t xml:space="preserve">. </w:t>
      </w:r>
      <w:r w:rsidR="007F7D60">
        <w:rPr>
          <w:rFonts w:ascii="Calibri" w:eastAsia="Calibri" w:hAnsi="Calibri" w:cs="Calibri"/>
        </w:rPr>
        <w:t>Moreover, th</w:t>
      </w:r>
      <w:r w:rsidR="001D5F1B">
        <w:rPr>
          <w:rFonts w:ascii="Calibri" w:eastAsia="Calibri" w:hAnsi="Calibri" w:cs="Calibri"/>
        </w:rPr>
        <w:t xml:space="preserve">is type of data </w:t>
      </w:r>
      <w:r w:rsidR="002523C5">
        <w:rPr>
          <w:rFonts w:ascii="Calibri" w:eastAsia="Calibri" w:hAnsi="Calibri" w:cs="Calibri"/>
        </w:rPr>
        <w:t xml:space="preserve">contains many zeros, </w:t>
      </w:r>
      <w:r w:rsidR="00131200">
        <w:rPr>
          <w:rFonts w:ascii="Calibri" w:eastAsia="Calibri" w:hAnsi="Calibri" w:cs="Calibri"/>
        </w:rPr>
        <w:t>resulting in</w:t>
      </w:r>
      <w:r w:rsidR="002523C5">
        <w:rPr>
          <w:rFonts w:ascii="Calibri" w:eastAsia="Calibri" w:hAnsi="Calibri" w:cs="Calibri"/>
        </w:rPr>
        <w:t xml:space="preserve"> high sparsity. </w:t>
      </w:r>
      <w:r w:rsidR="00513D16">
        <w:rPr>
          <w:rFonts w:ascii="Calibri" w:eastAsia="Calibri" w:hAnsi="Calibri" w:cs="Calibri"/>
        </w:rPr>
        <w:t>Additionally, the distribution of the RA of taxa is</w:t>
      </w:r>
      <w:r w:rsidR="00F1218E">
        <w:rPr>
          <w:rFonts w:ascii="Calibri" w:eastAsia="Calibri" w:hAnsi="Calibri" w:cs="Calibri"/>
        </w:rPr>
        <w:t xml:space="preserve"> almost</w:t>
      </w:r>
      <w:r w:rsidR="00513D16">
        <w:rPr>
          <w:rFonts w:ascii="Calibri" w:eastAsia="Calibri" w:hAnsi="Calibri" w:cs="Calibri"/>
        </w:rPr>
        <w:t xml:space="preserve"> always highly right/</w:t>
      </w:r>
      <w:r w:rsidR="00FF3B43">
        <w:rPr>
          <w:rFonts w:ascii="Calibri" w:eastAsia="Calibri" w:hAnsi="Calibri" w:cs="Calibri"/>
        </w:rPr>
        <w:t>positively skewed</w:t>
      </w:r>
      <w:r w:rsidR="00513D16">
        <w:rPr>
          <w:rFonts w:ascii="Calibri" w:eastAsia="Calibri" w:hAnsi="Calibri" w:cs="Calibri"/>
        </w:rPr>
        <w:t>, because the presen</w:t>
      </w:r>
      <w:r w:rsidR="000A3508">
        <w:rPr>
          <w:rFonts w:ascii="Calibri" w:eastAsia="Calibri" w:hAnsi="Calibri" w:cs="Calibri"/>
        </w:rPr>
        <w:t>ce</w:t>
      </w:r>
      <w:r w:rsidR="00513D16">
        <w:rPr>
          <w:rFonts w:ascii="Calibri" w:eastAsia="Calibri" w:hAnsi="Calibri" w:cs="Calibri"/>
        </w:rPr>
        <w:t xml:space="preserve"> of several dominant taxa in the ecosystem. </w:t>
      </w:r>
      <w:r w:rsidR="003C7FB7">
        <w:rPr>
          <w:rFonts w:ascii="Calibri" w:eastAsia="Calibri" w:hAnsi="Calibri" w:cs="Calibri"/>
        </w:rPr>
        <w:t>F</w:t>
      </w:r>
      <w:r w:rsidR="008D7286">
        <w:rPr>
          <w:rFonts w:ascii="Calibri" w:eastAsia="Calibri" w:hAnsi="Calibri" w:cs="Calibri"/>
        </w:rPr>
        <w:t xml:space="preserve">ortunately, the above </w:t>
      </w:r>
      <w:r w:rsidR="00AE5432">
        <w:rPr>
          <w:rFonts w:ascii="Calibri" w:eastAsia="Calibri" w:hAnsi="Calibri" w:cs="Calibri"/>
        </w:rPr>
        <w:t xml:space="preserve">issues </w:t>
      </w:r>
      <w:r w:rsidR="0008164E">
        <w:rPr>
          <w:rFonts w:ascii="Calibri" w:eastAsia="Calibri" w:hAnsi="Calibri" w:cs="Calibri"/>
        </w:rPr>
        <w:t>can</w:t>
      </w:r>
      <w:r w:rsidR="00AE5432">
        <w:rPr>
          <w:rFonts w:ascii="Calibri" w:eastAsia="Calibri" w:hAnsi="Calibri" w:cs="Calibri"/>
        </w:rPr>
        <w:t xml:space="preserve"> be addressed with </w:t>
      </w:r>
      <w:r w:rsidR="0008164E">
        <w:rPr>
          <w:rFonts w:ascii="Calibri" w:eastAsia="Calibri" w:hAnsi="Calibri" w:cs="Calibri"/>
        </w:rPr>
        <w:t>proper statistic</w:t>
      </w:r>
      <w:r w:rsidR="000A3508">
        <w:rPr>
          <w:rFonts w:ascii="Calibri" w:eastAsia="Calibri" w:hAnsi="Calibri" w:cs="Calibri"/>
        </w:rPr>
        <w:t>al</w:t>
      </w:r>
      <w:r w:rsidR="0008164E">
        <w:rPr>
          <w:rFonts w:ascii="Calibri" w:eastAsia="Calibri" w:hAnsi="Calibri" w:cs="Calibri"/>
        </w:rPr>
        <w:t xml:space="preserve"> methods</w:t>
      </w:r>
      <w:r w:rsidR="000A3508">
        <w:rPr>
          <w:rFonts w:ascii="Calibri" w:eastAsia="Calibri" w:hAnsi="Calibri" w:cs="Calibri"/>
        </w:rPr>
        <w:t xml:space="preserve"> as applied in this study</w:t>
      </w:r>
      <w:r w:rsidR="008B22B9">
        <w:rPr>
          <w:rFonts w:ascii="Calibri" w:eastAsia="Calibri" w:hAnsi="Calibri" w:cs="Calibri"/>
        </w:rPr>
        <w:t>.</w:t>
      </w:r>
      <w:r w:rsidR="00C60F63">
        <w:rPr>
          <w:rFonts w:ascii="Calibri" w:eastAsia="Calibri" w:hAnsi="Calibri" w:cs="Calibri"/>
        </w:rPr>
        <w:t xml:space="preserve"> </w:t>
      </w:r>
      <w:r w:rsidR="00AA7179">
        <w:rPr>
          <w:rFonts w:ascii="Calibri" w:eastAsia="Calibri" w:hAnsi="Calibri" w:cs="Calibri"/>
        </w:rPr>
        <w:t xml:space="preserve">However, there are still several </w:t>
      </w:r>
      <w:r w:rsidR="001A54F3">
        <w:rPr>
          <w:rFonts w:ascii="Calibri" w:eastAsia="Calibri" w:hAnsi="Calibri" w:cs="Calibri"/>
        </w:rPr>
        <w:t xml:space="preserve">other </w:t>
      </w:r>
      <w:r w:rsidR="00AA7179">
        <w:rPr>
          <w:rFonts w:ascii="Calibri" w:eastAsia="Calibri" w:hAnsi="Calibri" w:cs="Calibri"/>
        </w:rPr>
        <w:t xml:space="preserve">limitations that need be considered when modelling the human gut microbiota. </w:t>
      </w:r>
      <w:r w:rsidR="00131200">
        <w:rPr>
          <w:rFonts w:ascii="Calibri" w:eastAsia="Calibri" w:hAnsi="Calibri" w:cs="Calibri"/>
        </w:rPr>
        <w:t xml:space="preserve">One limitation is that the </w:t>
      </w:r>
      <w:r w:rsidR="00AA7179">
        <w:rPr>
          <w:rFonts w:ascii="Calibri" w:eastAsia="Calibri" w:hAnsi="Calibri" w:cs="Calibri"/>
        </w:rPr>
        <w:t>simplified networks are difficult</w:t>
      </w:r>
      <w:r w:rsidR="00131200">
        <w:rPr>
          <w:rFonts w:ascii="Calibri" w:eastAsia="Calibri" w:hAnsi="Calibri" w:cs="Calibri"/>
        </w:rPr>
        <w:t xml:space="preserve"> for</w:t>
      </w:r>
      <w:r w:rsidR="00AA7179">
        <w:rPr>
          <w:rFonts w:ascii="Calibri" w:eastAsia="Calibri" w:hAnsi="Calibri" w:cs="Calibri"/>
        </w:rPr>
        <w:t xml:space="preserve"> explain</w:t>
      </w:r>
      <w:r w:rsidR="00131200">
        <w:rPr>
          <w:rFonts w:ascii="Calibri" w:eastAsia="Calibri" w:hAnsi="Calibri" w:cs="Calibri"/>
        </w:rPr>
        <w:t>ing</w:t>
      </w:r>
      <w:r w:rsidR="00AA7179">
        <w:rPr>
          <w:rFonts w:ascii="Calibri" w:eastAsia="Calibri" w:hAnsi="Calibri" w:cs="Calibri"/>
        </w:rPr>
        <w:t xml:space="preserve"> the complexity and diversity of the gut microbiota, </w:t>
      </w:r>
      <w:r w:rsidR="00486939">
        <w:rPr>
          <w:rFonts w:ascii="Calibri" w:eastAsia="Calibri" w:hAnsi="Calibri" w:cs="Calibri"/>
        </w:rPr>
        <w:t>and network reconstruction methods do not scale well</w:t>
      </w:r>
      <w:r w:rsidR="00AA7179">
        <w:rPr>
          <w:rFonts w:ascii="Calibri" w:eastAsia="Calibri" w:hAnsi="Calibri" w:cs="Calibri"/>
        </w:rPr>
        <w:fldChar w:fldCharType="begin"/>
      </w:r>
      <w:r w:rsidR="000C7457">
        <w:rPr>
          <w:rFonts w:ascii="Calibri" w:eastAsia="Calibri" w:hAnsi="Calibri" w:cs="Calibri"/>
        </w:rPr>
        <w:instrText xml:space="preserve"> ADDIN EN.CITE &lt;EndNote&gt;&lt;Cite&gt;&lt;Author&gt;Bauer&lt;/Author&gt;&lt;Year&gt;2018&lt;/Year&gt;&lt;RecNum&gt;9&lt;/RecNum&gt;&lt;DisplayText&gt;[13]&lt;/DisplayText&gt;&lt;record&gt;&lt;rec-number&gt;9&lt;/rec-number&gt;&lt;foreign-keys&gt;&lt;key app="EN" db-id="vf0x2t201sd9eaeeeesx5edapsvvsr0a20za" timestamp="1564538728"&gt;9&lt;/key&gt;&lt;key app="ENWeb" db-id=""&gt;0&lt;/key&gt;&lt;/foreign-keys&gt;&lt;ref-type name="Journal Article"&gt;17&lt;/ref-type&gt;&lt;contributors&gt;&lt;authors&gt;&lt;author&gt;Bauer, E.&lt;/author&gt;&lt;author&gt;Thiele, I.&lt;/author&gt;&lt;/authors&gt;&lt;/contributors&gt;&lt;auth-address&gt;Luxembourg Centre for Systems Biomedicine, Universite du Luxembourg, Esch-sur-Alzette, Luxembourg.&lt;/auth-address&gt;&lt;titles&gt;&lt;title&gt;From Network Analysis to Functional Metabolic Modeling of the Human Gut Microbiota&lt;/title&gt;&lt;secondary-title&gt;mSystems&lt;/secondary-title&gt;&lt;/titles&gt;&lt;periodical&gt;&lt;full-title&gt;mSystems&lt;/full-title&gt;&lt;/periodical&gt;&lt;volume&gt;3&lt;/volume&gt;&lt;number&gt;3&lt;/number&gt;&lt;edition&gt;2018/03/31&lt;/edition&gt;&lt;keywords&gt;&lt;keyword&gt;computational modeling&lt;/keyword&gt;&lt;keyword&gt;constraint-based modeling&lt;/keyword&gt;&lt;keyword&gt;gut microbiome&lt;/keyword&gt;&lt;keyword&gt;metabolic modeling&lt;/keyword&gt;&lt;keyword&gt;network approaches&lt;/keyword&gt;&lt;/keywords&gt;&lt;dates&gt;&lt;year&gt;2018&lt;/year&gt;&lt;pub-dates&gt;&lt;date&gt;May-Jun&lt;/date&gt;&lt;/pub-dates&gt;&lt;/dates&gt;&lt;isbn&gt;2379-5077 (Print)&amp;#xD;2379-5077 (Linking)&lt;/isbn&gt;&lt;accession-num&gt;29600286&lt;/accession-num&gt;&lt;urls&gt;&lt;related-urls&gt;&lt;url&gt;https://www.ncbi.nlm.nih.gov/pubmed/29600286&lt;/url&gt;&lt;/related-urls&gt;&lt;/urls&gt;&lt;custom2&gt;PMC5872302&lt;/custom2&gt;&lt;electronic-resource-num&gt;10.1128/mSystems.00209-17&lt;/electronic-resource-num&gt;&lt;/record&gt;&lt;/Cite&gt;&lt;/EndNote&gt;</w:instrText>
      </w:r>
      <w:r w:rsidR="00AA7179">
        <w:rPr>
          <w:rFonts w:ascii="Calibri" w:eastAsia="Calibri" w:hAnsi="Calibri" w:cs="Calibri"/>
        </w:rPr>
        <w:fldChar w:fldCharType="separate"/>
      </w:r>
      <w:r w:rsidR="000C7457">
        <w:rPr>
          <w:rFonts w:ascii="Calibri" w:eastAsia="Calibri" w:hAnsi="Calibri" w:cs="Calibri"/>
          <w:noProof/>
        </w:rPr>
        <w:t>[13]</w:t>
      </w:r>
      <w:r w:rsidR="00AA7179">
        <w:rPr>
          <w:rFonts w:ascii="Calibri" w:eastAsia="Calibri" w:hAnsi="Calibri" w:cs="Calibri"/>
        </w:rPr>
        <w:fldChar w:fldCharType="end"/>
      </w:r>
      <w:r w:rsidR="00AA7179">
        <w:rPr>
          <w:rFonts w:ascii="Calibri" w:eastAsia="Calibri" w:hAnsi="Calibri" w:cs="Calibri"/>
        </w:rPr>
        <w:t xml:space="preserve">. </w:t>
      </w:r>
      <w:r w:rsidR="00D45DA9">
        <w:rPr>
          <w:rFonts w:ascii="Calibri" w:eastAsia="Calibri" w:hAnsi="Calibri" w:cs="Calibri"/>
        </w:rPr>
        <w:t xml:space="preserve"> Finally</w:t>
      </w:r>
      <w:r w:rsidR="00AA7179">
        <w:rPr>
          <w:rFonts w:ascii="Calibri" w:eastAsia="Calibri" w:hAnsi="Calibri" w:cs="Calibri"/>
        </w:rPr>
        <w:t>, it is also time consuming to validate the networks by subsequent experiments, and existing knowledge may not be sufficient to validate newly generated networks either.</w:t>
      </w:r>
    </w:p>
    <w:p w14:paraId="4D4D5F68" w14:textId="466BF0CA" w:rsidR="00883946" w:rsidRPr="00086A86" w:rsidRDefault="00883946" w:rsidP="00086A86">
      <w:pPr>
        <w:pStyle w:val="Heading2"/>
        <w:rPr>
          <w:rFonts w:eastAsia="Calibri"/>
          <w:color w:val="000000" w:themeColor="text1"/>
        </w:rPr>
      </w:pPr>
      <w:bookmarkStart w:id="23" w:name="_Toc19020036"/>
      <w:r w:rsidRPr="00086A86">
        <w:rPr>
          <w:rFonts w:eastAsia="Calibri"/>
          <w:color w:val="000000" w:themeColor="text1"/>
        </w:rPr>
        <w:t>Host-</w:t>
      </w:r>
      <w:r w:rsidR="00131C6D" w:rsidRPr="00086A86">
        <w:rPr>
          <w:rFonts w:eastAsia="Calibri"/>
          <w:color w:val="000000" w:themeColor="text1"/>
        </w:rPr>
        <w:t>T</w:t>
      </w:r>
      <w:r w:rsidRPr="00086A86">
        <w:rPr>
          <w:rFonts w:eastAsia="Calibri"/>
          <w:color w:val="000000" w:themeColor="text1"/>
        </w:rPr>
        <w:t>ranscriptome</w:t>
      </w:r>
      <w:bookmarkEnd w:id="23"/>
    </w:p>
    <w:p w14:paraId="7D8857D2" w14:textId="74BB1839" w:rsidR="00F5370C" w:rsidRDefault="00F5370C" w:rsidP="00F5370C">
      <w:pPr>
        <w:keepNext/>
        <w:spacing w:line="360" w:lineRule="auto"/>
        <w:jc w:val="both"/>
      </w:pPr>
      <w:r>
        <w:t>The host transcriptome can be quantified via two high-throughput techniques: microarrays, which quantify a set of predetermined sequences, and RNA sequencing (RNA-Seq), which uses high-throughput sequencing to capture all sequences</w:t>
      </w:r>
      <w:r>
        <w:fldChar w:fldCharType="begin"/>
      </w:r>
      <w:r w:rsidR="00C51DA4">
        <w:instrText xml:space="preserve"> ADDIN EN.CITE &lt;EndNote&gt;&lt;Cite&gt;&lt;Author&gt;Lowe&lt;/Author&gt;&lt;Year&gt;2017&lt;/Year&gt;&lt;RecNum&gt;27&lt;/RecNum&gt;&lt;DisplayText&gt;[21]&lt;/DisplayText&gt;&lt;record&gt;&lt;rec-number&gt;27&lt;/rec-number&gt;&lt;foreign-keys&gt;&lt;key app="EN" db-id="vf0x2t201sd9eaeeeesx5edapsvvsr0a20za" timestamp="1565750784"&gt;27&lt;/key&gt;&lt;key app="ENWeb" db-id=""&gt;0&lt;/key&gt;&lt;/foreign-keys&gt;&lt;ref-type name="Journal Article"&gt;17&lt;/ref-type&gt;&lt;contributors&gt;&lt;authors&gt;&lt;author&gt;Lowe, R.&lt;/author&gt;&lt;author&gt;Shirley, N.&lt;/author&gt;&lt;author&gt;Bleackley, M.&lt;/author&gt;&lt;author&gt;Dolan, S.&lt;/author&gt;&lt;author&gt;Shafee, T.&lt;/author&gt;&lt;/authors&gt;&lt;/contributors&gt;&lt;auth-address&gt;La Trobe Institute for Molecular Science, La Trobe University, Melbourne, Australia.&amp;#xD;ARC Centre of Excellence in Plant Cell Walls, University of Adelaide, Adelaide, Australia.&amp;#xD;Department of Biochemistry, University of Cambridge, Cambridge, United Kingdom.&lt;/auth-address&gt;&lt;titles&gt;&lt;title&gt;Transcriptomics technologies&lt;/title&gt;&lt;secondary-title&gt;PLoS Comput Biol&lt;/secondary-title&gt;&lt;/titles&gt;&lt;periodical&gt;&lt;full-title&gt;PLoS Comput Biol&lt;/full-title&gt;&lt;/periodical&gt;&lt;pages&gt;e1005457&lt;/pages&gt;&lt;volume&gt;13&lt;/volume&gt;&lt;number&gt;5&lt;/number&gt;&lt;edition&gt;2017/05/26&lt;/edition&gt;&lt;keywords&gt;&lt;keyword&gt;Animals&lt;/keyword&gt;&lt;keyword&gt;Cluster Analysis&lt;/keyword&gt;&lt;keyword&gt;Gene Expression Profiling/*methods&lt;/keyword&gt;&lt;keyword&gt;High-Throughput Nucleotide Sequencing/*methods&lt;/keyword&gt;&lt;keyword&gt;Humans&lt;/keyword&gt;&lt;keyword&gt;Image Processing, Computer-Assisted&lt;/keyword&gt;&lt;keyword&gt;Mice&lt;/keyword&gt;&lt;keyword&gt;Oligonucleotide Array Sequence Analysis&lt;/keyword&gt;&lt;keyword&gt;Organ Specificity&lt;/keyword&gt;&lt;keyword&gt;RNA/analysis/genetics/isolation &amp;amp; purification/metabolism&lt;/keyword&gt;&lt;keyword&gt;Rats&lt;/keyword&gt;&lt;keyword&gt;Sequence Analysis, RNA/*methods&lt;/keyword&gt;&lt;/keywords&gt;&lt;dates&gt;&lt;year&gt;2017&lt;/year&gt;&lt;pub-dates&gt;&lt;date&gt;May&lt;/date&gt;&lt;/pub-dates&gt;&lt;/dates&gt;&lt;isbn&gt;1553-7358 (Electronic)&amp;#xD;1553-734X (Linking)&lt;/isbn&gt;&lt;accession-num&gt;28545146&lt;/accession-num&gt;&lt;urls&gt;&lt;related-urls&gt;&lt;url&gt;https://www.ncbi.nlm.nih.gov/pubmed/28545146&lt;/url&gt;&lt;/related-urls&gt;&lt;/urls&gt;&lt;custom2&gt;PMC5436640&lt;/custom2&gt;&lt;electronic-resource-num&gt;10.1371/journal.pcbi.1005457&lt;/electronic-resource-num&gt;&lt;/record&gt;&lt;/Cite&gt;&lt;/EndNote&gt;</w:instrText>
      </w:r>
      <w:r>
        <w:fldChar w:fldCharType="separate"/>
      </w:r>
      <w:r w:rsidR="00C51DA4">
        <w:rPr>
          <w:noProof/>
        </w:rPr>
        <w:t>[21]</w:t>
      </w:r>
      <w:r>
        <w:fldChar w:fldCharType="end"/>
      </w:r>
      <w:r>
        <w:t>. Since first introduced in 2006, RNA-Seq has continually improved and has overtaken microarrays as the dominant transcript</w:t>
      </w:r>
      <w:r w:rsidR="00EF4185">
        <w:t>Omics</w:t>
      </w:r>
      <w:r>
        <w:t xml:space="preserve"> technique in 2015</w:t>
      </w:r>
      <w:r>
        <w:fldChar w:fldCharType="begin"/>
      </w:r>
      <w:r w:rsidR="00C51DA4">
        <w:instrText xml:space="preserve"> ADDIN EN.CITE &lt;EndNote&gt;&lt;Cite&gt;&lt;Author&gt;Lowe&lt;/Author&gt;&lt;Year&gt;2017&lt;/Year&gt;&lt;RecNum&gt;27&lt;/RecNum&gt;&lt;DisplayText&gt;[21]&lt;/DisplayText&gt;&lt;record&gt;&lt;rec-number&gt;27&lt;/rec-number&gt;&lt;foreign-keys&gt;&lt;key app="EN" db-id="vf0x2t201sd9eaeeeesx5edapsvvsr0a20za" timestamp="1565750784"&gt;27&lt;/key&gt;&lt;key app="ENWeb" db-id=""&gt;0&lt;/key&gt;&lt;/foreign-keys&gt;&lt;ref-type name="Journal Article"&gt;17&lt;/ref-type&gt;&lt;contributors&gt;&lt;authors&gt;&lt;author&gt;Lowe, R.&lt;/author&gt;&lt;author&gt;Shirley, N.&lt;/author&gt;&lt;author&gt;Bleackley, M.&lt;/author&gt;&lt;author&gt;Dolan, S.&lt;/author&gt;&lt;author&gt;Shafee, T.&lt;/author&gt;&lt;/authors&gt;&lt;/contributors&gt;&lt;auth-address&gt;La Trobe Institute for Molecular Science, La Trobe University, Melbourne, Australia.&amp;#xD;ARC Centre of Excellence in Plant Cell Walls, University of Adelaide, Adelaide, Australia.&amp;#xD;Department of Biochemistry, University of Cambridge, Cambridge, United Kingdom.&lt;/auth-address&gt;&lt;titles&gt;&lt;title&gt;Transcriptomics technologies&lt;/title&gt;&lt;secondary-title&gt;PLoS Comput Biol&lt;/secondary-title&gt;&lt;/titles&gt;&lt;periodical&gt;&lt;full-title&gt;PLoS Comput Biol&lt;/full-title&gt;&lt;/periodical&gt;&lt;pages&gt;e1005457&lt;/pages&gt;&lt;volume&gt;13&lt;/volume&gt;&lt;number&gt;5&lt;/number&gt;&lt;edition&gt;2017/05/26&lt;/edition&gt;&lt;keywords&gt;&lt;keyword&gt;Animals&lt;/keyword&gt;&lt;keyword&gt;Cluster Analysis&lt;/keyword&gt;&lt;keyword&gt;Gene Expression Profiling/*methods&lt;/keyword&gt;&lt;keyword&gt;High-Throughput Nucleotide Sequencing/*methods&lt;/keyword&gt;&lt;keyword&gt;Humans&lt;/keyword&gt;&lt;keyword&gt;Image Processing, Computer-Assisted&lt;/keyword&gt;&lt;keyword&gt;Mice&lt;/keyword&gt;&lt;keyword&gt;Oligonucleotide Array Sequence Analysis&lt;/keyword&gt;&lt;keyword&gt;Organ Specificity&lt;/keyword&gt;&lt;keyword&gt;RNA/analysis/genetics/isolation &amp;amp; purification/metabolism&lt;/keyword&gt;&lt;keyword&gt;Rats&lt;/keyword&gt;&lt;keyword&gt;Sequence Analysis, RNA/*methods&lt;/keyword&gt;&lt;/keywords&gt;&lt;dates&gt;&lt;year&gt;2017&lt;/year&gt;&lt;pub-dates&gt;&lt;date&gt;May&lt;/date&gt;&lt;/pub-dates&gt;&lt;/dates&gt;&lt;isbn&gt;1553-7358 (Electronic)&amp;#xD;1553-734X (Linking)&lt;/isbn&gt;&lt;accession-num&gt;28545146&lt;/accession-num&gt;&lt;urls&gt;&lt;related-urls&gt;&lt;url&gt;https://www.ncbi.nlm.nih.gov/pubmed/28545146&lt;/url&gt;&lt;/related-urls&gt;&lt;/urls&gt;&lt;custom2&gt;PMC5436640&lt;/custom2&gt;&lt;electronic-resource-num&gt;10.1371/journal.pcbi.1005457&lt;/electronic-resource-num&gt;&lt;/record&gt;&lt;/Cite&gt;&lt;/EndNote&gt;</w:instrText>
      </w:r>
      <w:r>
        <w:fldChar w:fldCharType="separate"/>
      </w:r>
      <w:r w:rsidR="00C51DA4">
        <w:rPr>
          <w:noProof/>
        </w:rPr>
        <w:t>[21]</w:t>
      </w:r>
      <w:r>
        <w:fldChar w:fldCharType="end"/>
      </w:r>
      <w:r>
        <w:t xml:space="preserve">. Read counts obtained by RNA-Seq can be used to accurately model the relative gene expression level. </w:t>
      </w:r>
      <w:r w:rsidRPr="00E06DEC">
        <w:t xml:space="preserve">The integrative </w:t>
      </w:r>
      <w:r w:rsidR="00EF4185">
        <w:t>Omics</w:t>
      </w:r>
      <w:r w:rsidRPr="00E06DEC">
        <w:t xml:space="preserve"> analysis can be conducted at both candidate genes and genome-wide level. In this study, interferon (IFN) stimulated genes</w:t>
      </w:r>
      <w:r>
        <w:t xml:space="preserve"> (ISGs </w:t>
      </w:r>
      <w:r w:rsidRPr="00CE1130">
        <w:rPr>
          <w:i/>
          <w:iCs/>
        </w:rPr>
        <w:t>aka interferome</w:t>
      </w:r>
      <w:r>
        <w:t xml:space="preserve">) </w:t>
      </w:r>
      <w:commentRangeStart w:id="24"/>
      <w:r>
        <w:t>were selected</w:t>
      </w:r>
      <w:r w:rsidRPr="00E06DEC">
        <w:t>,</w:t>
      </w:r>
      <w:r>
        <w:t xml:space="preserve"> </w:t>
      </w:r>
      <w:commentRangeEnd w:id="24"/>
      <w:r w:rsidR="00055659">
        <w:rPr>
          <w:rStyle w:val="CommentReference"/>
        </w:rPr>
        <w:commentReference w:id="24"/>
      </w:r>
      <w:r>
        <w:t>which</w:t>
      </w:r>
      <w:r w:rsidRPr="00E06DEC">
        <w:t xml:space="preserve"> were</w:t>
      </w:r>
      <w:r>
        <w:t xml:space="preserve"> </w:t>
      </w:r>
      <w:r w:rsidRPr="00E06DEC">
        <w:t xml:space="preserve">identified in the preliminary </w:t>
      </w:r>
      <w:r w:rsidR="006D7280">
        <w:t>RNA-Seq</w:t>
      </w:r>
      <w:r w:rsidRPr="00E06DEC">
        <w:t xml:space="preserve"> results</w:t>
      </w:r>
      <w:r>
        <w:t xml:space="preserve"> and</w:t>
      </w:r>
      <w:r w:rsidRPr="00E06DEC">
        <w:t xml:space="preserve"> </w:t>
      </w:r>
      <w:del w:id="25" w:author="Santiago, Mario" w:date="2019-10-01T11:09:00Z">
        <w:r w:rsidRPr="00E06DEC" w:rsidDel="00055659">
          <w:delText xml:space="preserve">proved to be </w:delText>
        </w:r>
      </w:del>
      <w:r w:rsidRPr="00E06DEC">
        <w:t xml:space="preserve">correlated with </w:t>
      </w:r>
      <w:ins w:id="26" w:author="Santiago, Mario" w:date="2019-10-01T11:09:00Z">
        <w:r w:rsidR="00055659">
          <w:t xml:space="preserve">clinical outcomes during </w:t>
        </w:r>
      </w:ins>
      <w:r w:rsidRPr="00E06DEC">
        <w:t>chronic HIV-1 infection</w:t>
      </w:r>
      <w:r>
        <w:t xml:space="preserve"> (</w:t>
      </w:r>
      <w:r w:rsidRPr="00072354">
        <w:rPr>
          <w:i/>
          <w:iCs/>
        </w:rPr>
        <w:t>Kejun Guo et al. 2019 manuscripts</w:t>
      </w:r>
      <w:r>
        <w:t>)</w:t>
      </w:r>
      <w:r w:rsidRPr="00E06DEC">
        <w:t>.</w:t>
      </w:r>
      <w:r>
        <w:t xml:space="preserve"> Particularly, t</w:t>
      </w:r>
      <w:r w:rsidRPr="000758DB">
        <w:t>ype I Interferon (IFN-Is)</w:t>
      </w:r>
      <w:r>
        <w:t xml:space="preserve"> response</w:t>
      </w:r>
      <w:ins w:id="27" w:author="Santiago, Mario" w:date="2019-10-01T11:09:00Z">
        <w:r w:rsidR="00055659">
          <w:t>s</w:t>
        </w:r>
      </w:ins>
      <w:r>
        <w:t xml:space="preserve"> serve as the first line of defense against viral infections, however, IFN subtypes trigger different sets of genes (</w:t>
      </w:r>
      <w:r w:rsidRPr="00072354">
        <w:rPr>
          <w:i/>
          <w:iCs/>
        </w:rPr>
        <w:t>Kejun Guo et al. 2019 manuscripts</w:t>
      </w:r>
      <w:r>
        <w:t xml:space="preserve">). Our study reveals that genes stimulated by </w:t>
      </w:r>
      <w:r w:rsidRPr="00673740">
        <w:t>IFNα subtypes (1, 2, 5, 8 and 14) and IFNβ</w:t>
      </w:r>
      <w:r>
        <w:t xml:space="preserve"> have </w:t>
      </w:r>
      <w:r>
        <w:lastRenderedPageBreak/>
        <w:t>qualitative differences in their expression level and during HIV-1 infection (</w:t>
      </w:r>
      <w:r w:rsidRPr="00072354">
        <w:rPr>
          <w:i/>
          <w:iCs/>
        </w:rPr>
        <w:t>Kejun Guo et al. 2019 manuscripts</w:t>
      </w:r>
      <w:r>
        <w:t xml:space="preserve">). </w:t>
      </w:r>
      <w:r w:rsidRPr="00E85964">
        <w:t>Hence, the integrative analysis in our initial work was limited to these candidate genes.</w:t>
      </w:r>
    </w:p>
    <w:p w14:paraId="45EB0F5D" w14:textId="4492019A" w:rsidR="00427759" w:rsidRPr="00DF34FB" w:rsidRDefault="003F4433" w:rsidP="00DF34FB">
      <w:pPr>
        <w:pStyle w:val="Heading2"/>
        <w:rPr>
          <w:color w:val="000000" w:themeColor="text1"/>
        </w:rPr>
      </w:pPr>
      <w:bookmarkStart w:id="28" w:name="_Toc19020037"/>
      <w:r w:rsidRPr="00DF34FB">
        <w:rPr>
          <w:color w:val="000000" w:themeColor="text1"/>
        </w:rPr>
        <w:t xml:space="preserve">Clinical </w:t>
      </w:r>
      <w:r w:rsidR="00F554B0" w:rsidRPr="00DF34FB">
        <w:rPr>
          <w:color w:val="000000" w:themeColor="text1"/>
        </w:rPr>
        <w:t>Phenotypes</w:t>
      </w:r>
      <w:bookmarkEnd w:id="28"/>
    </w:p>
    <w:p w14:paraId="40C26ACF" w14:textId="0F8DACA4" w:rsidR="00F5370C" w:rsidRPr="00963392" w:rsidRDefault="00F5370C" w:rsidP="00963392">
      <w:pPr>
        <w:keepNext/>
        <w:spacing w:line="360" w:lineRule="auto"/>
        <w:jc w:val="both"/>
      </w:pPr>
      <w:r>
        <w:t>S</w:t>
      </w:r>
      <w:r w:rsidRPr="000A4881">
        <w:t>tructural impairment of the epithelial barrier and a disruption of intestinal homeostasis</w:t>
      </w:r>
      <w:r>
        <w:t xml:space="preserve"> occurs early in HIV-1 infection</w:t>
      </w:r>
      <w: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instrText xml:space="preserve"> ADDIN EN.CITE </w:instrText>
      </w:r>
      <w: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instrText xml:space="preserve"> ADDIN EN.CITE.DATA </w:instrText>
      </w:r>
      <w:r>
        <w:fldChar w:fldCharType="end"/>
      </w:r>
      <w:r>
        <w:fldChar w:fldCharType="separate"/>
      </w:r>
      <w:r>
        <w:rPr>
          <w:noProof/>
        </w:rPr>
        <w:t>[5, 6]</w:t>
      </w:r>
      <w:r>
        <w:fldChar w:fldCharType="end"/>
      </w:r>
      <w:r>
        <w:t>. Consequently, the accompanying translocation of</w:t>
      </w:r>
      <w:r w:rsidRPr="00652D1C">
        <w:t xml:space="preserve"> microbial products and potentially microbes themselves</w:t>
      </w:r>
      <w:r>
        <w:t xml:space="preserve"> from GI tract into</w:t>
      </w:r>
      <w:ins w:id="29" w:author="Santiago, Mario" w:date="2019-10-01T11:18:00Z">
        <w:r w:rsidR="00880C7A">
          <w:t xml:space="preserve"> the</w:t>
        </w:r>
      </w:ins>
      <w:r>
        <w:t xml:space="preserve"> systemic circulation</w:t>
      </w:r>
      <w:del w:id="30" w:author="Santiago, Mario" w:date="2019-10-01T11:18:00Z">
        <w:r w:rsidDel="00880C7A">
          <w:delText>s</w:delText>
        </w:r>
      </w:del>
      <w:r>
        <w:t xml:space="preserve"> has been linked to immune dysfunction, inflammation and HIV-1 disease progression</w:t>
      </w:r>
      <w: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instrText xml:space="preserve"> ADDIN EN.CITE </w:instrText>
      </w:r>
      <w: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instrText xml:space="preserve"> ADDIN EN.CITE.DATA </w:instrText>
      </w:r>
      <w:r>
        <w:fldChar w:fldCharType="end"/>
      </w:r>
      <w:r>
        <w:fldChar w:fldCharType="separate"/>
      </w:r>
      <w:r>
        <w:rPr>
          <w:noProof/>
        </w:rPr>
        <w:t>[5, 6]</w:t>
      </w:r>
      <w:r>
        <w:fldChar w:fldCharType="end"/>
      </w:r>
      <w:r>
        <w:t>.</w:t>
      </w:r>
      <w:r w:rsidR="00BB6C74">
        <w:t xml:space="preserve"> </w:t>
      </w:r>
      <w:ins w:id="31" w:author="Guannan Shen" w:date="2019-09-23T17:14:00Z">
        <w:r w:rsidR="00EC2022">
          <w:t xml:space="preserve">Soluble CD14 </w:t>
        </w:r>
      </w:ins>
      <w:ins w:id="32" w:author="Guannan Shen" w:date="2019-09-23T17:15:00Z">
        <w:r w:rsidR="00EC2022">
          <w:t>is a co-receptor for lip</w:t>
        </w:r>
      </w:ins>
      <w:ins w:id="33" w:author="Guannan Shen" w:date="2019-09-23T17:16:00Z">
        <w:r w:rsidR="00EC2022">
          <w:t>opolysaccharide</w:t>
        </w:r>
      </w:ins>
      <w:ins w:id="34" w:author="Guannan Shen" w:date="2019-09-23T17:17:00Z">
        <w:r w:rsidR="00EC2022">
          <w:t xml:space="preserve"> (LPS)</w:t>
        </w:r>
      </w:ins>
      <w:r w:rsidR="00EC2022">
        <w:fldChar w:fldCharType="begin"/>
      </w:r>
      <w:r w:rsidR="00EC2022">
        <w:instrText xml:space="preserve"> ADDIN EN.CITE &lt;EndNote&gt;&lt;Cite&gt;&lt;Author&gt;Shive&lt;/Author&gt;&lt;Year&gt;2015&lt;/Year&gt;&lt;RecNum&gt;41&lt;/RecNum&gt;&lt;DisplayText&gt;[8]&lt;/DisplayText&gt;&lt;record&gt;&lt;rec-number&gt;41&lt;/rec-number&gt;&lt;foreign-keys&gt;&lt;key app="EN" db-id="vf0x2t201sd9eaeeeesx5edapsvvsr0a20za" timestamp="1568142646"&gt;41&lt;/key&gt;&lt;key app="ENWeb" db-id=""&gt;0&lt;/key&gt;&lt;/foreign-keys&gt;&lt;ref-type name="Journal Article"&gt;17&lt;/ref-type&gt;&lt;contributors&gt;&lt;authors&gt;&lt;author&gt;Shive, C. L.&lt;/author&gt;&lt;author&gt;Jiang, W.&lt;/author&gt;&lt;author&gt;Anthony, D. D.&lt;/author&gt;&lt;author&gt;Lederman, M. M.&lt;/author&gt;&lt;/authors&gt;&lt;/contributors&gt;&lt;auth-address&gt;aCenter for AIDS Research, Case Western Reserve University School of Medicine, Cleveland, Ohio bDepartment of Microbiology and Immunology, Division of Infectious Diseases, Medical University of South Carolina, Charleston, South Carolina cVeterans Administration Medical Center, Cleveland, Ohio, USA.&lt;/auth-address&gt;&lt;titles&gt;&lt;title&gt;Soluble CD14 is a nonspecific marker of monocyte activation&lt;/title&gt;&lt;secondary-title&gt;AIDS&lt;/secondary-title&gt;&lt;/titles&gt;&lt;periodical&gt;&lt;full-title&gt;AIDS&lt;/full-title&gt;&lt;/periodical&gt;&lt;pages&gt;1263-5&lt;/pages&gt;&lt;volume&gt;29&lt;/volume&gt;&lt;number&gt;10&lt;/number&gt;&lt;edition&gt;2015/06/04&lt;/edition&gt;&lt;keywords&gt;&lt;keyword&gt;Biomarkers/*blood&lt;/keyword&gt;&lt;keyword&gt;Cells, Cultured&lt;/keyword&gt;&lt;keyword&gt;Cytokines/metabolism&lt;/keyword&gt;&lt;keyword&gt;Humans&lt;/keyword&gt;&lt;keyword&gt;Lipopolysaccharide Receptors/*blood&lt;/keyword&gt;&lt;keyword&gt;Monocytes/drug effects/*immunology&lt;/keyword&gt;&lt;/keywords&gt;&lt;dates&gt;&lt;year&gt;2015&lt;/year&gt;&lt;pub-dates&gt;&lt;date&gt;Jun 19&lt;/date&gt;&lt;/pub-dates&gt;&lt;/dates&gt;&lt;isbn&gt;1473-5571 (Electronic)&amp;#xD;0269-9370 (Linking)&lt;/isbn&gt;&lt;accession-num&gt;26035325&lt;/accession-num&gt;&lt;urls&gt;&lt;related-urls&gt;&lt;url&gt;https://www.ncbi.nlm.nih.gov/pubmed/26035325&lt;/url&gt;&lt;/related-urls&gt;&lt;/urls&gt;&lt;custom2&gt;PMC4452959&lt;/custom2&gt;&lt;electronic-resource-num&gt;10.1097/QAD.0000000000000735&lt;/electronic-resource-num&gt;&lt;/record&gt;&lt;/Cite&gt;&lt;/EndNote&gt;</w:instrText>
      </w:r>
      <w:r w:rsidR="00EC2022">
        <w:fldChar w:fldCharType="separate"/>
      </w:r>
      <w:r w:rsidR="00EC2022">
        <w:rPr>
          <w:noProof/>
        </w:rPr>
        <w:t>[8]</w:t>
      </w:r>
      <w:r w:rsidR="00EC2022">
        <w:fldChar w:fldCharType="end"/>
      </w:r>
      <w:ins w:id="35" w:author="Guannan Shen" w:date="2019-09-23T17:14:00Z">
        <w:r w:rsidR="00EC2022">
          <w:t xml:space="preserve">. </w:t>
        </w:r>
      </w:ins>
      <w:ins w:id="36" w:author="Guannan Shen" w:date="2019-09-23T17:17:00Z">
        <w:r w:rsidR="00EC2022">
          <w:t>Moreover, sCD14 is a marker of monocyte activation, not re</w:t>
        </w:r>
      </w:ins>
      <w:ins w:id="37" w:author="Guannan Shen" w:date="2019-09-23T17:18:00Z">
        <w:r w:rsidR="00EC2022">
          <w:t>stricted to activation by LPS</w:t>
        </w:r>
      </w:ins>
      <w:r w:rsidR="00EC2022">
        <w:fldChar w:fldCharType="begin"/>
      </w:r>
      <w:r w:rsidR="00EC2022">
        <w:instrText xml:space="preserve"> ADDIN EN.CITE &lt;EndNote&gt;&lt;Cite&gt;&lt;Author&gt;Shive&lt;/Author&gt;&lt;Year&gt;2015&lt;/Year&gt;&lt;RecNum&gt;41&lt;/RecNum&gt;&lt;DisplayText&gt;[8]&lt;/DisplayText&gt;&lt;record&gt;&lt;rec-number&gt;41&lt;/rec-number&gt;&lt;foreign-keys&gt;&lt;key app="EN" db-id="vf0x2t201sd9eaeeeesx5edapsvvsr0a20za" timestamp="1568142646"&gt;41&lt;/key&gt;&lt;key app="ENWeb" db-id=""&gt;0&lt;/key&gt;&lt;/foreign-keys&gt;&lt;ref-type name="Journal Article"&gt;17&lt;/ref-type&gt;&lt;contributors&gt;&lt;authors&gt;&lt;author&gt;Shive, C. L.&lt;/author&gt;&lt;author&gt;Jiang, W.&lt;/author&gt;&lt;author&gt;Anthony, D. D.&lt;/author&gt;&lt;author&gt;Lederman, M. M.&lt;/author&gt;&lt;/authors&gt;&lt;/contributors&gt;&lt;auth-address&gt;aCenter for AIDS Research, Case Western Reserve University School of Medicine, Cleveland, Ohio bDepartment of Microbiology and Immunology, Division of Infectious Diseases, Medical University of South Carolina, Charleston, South Carolina cVeterans Administration Medical Center, Cleveland, Ohio, USA.&lt;/auth-address&gt;&lt;titles&gt;&lt;title&gt;Soluble CD14 is a nonspecific marker of monocyte activation&lt;/title&gt;&lt;secondary-title&gt;AIDS&lt;/secondary-title&gt;&lt;/titles&gt;&lt;periodical&gt;&lt;full-title&gt;AIDS&lt;/full-title&gt;&lt;/periodical&gt;&lt;pages&gt;1263-5&lt;/pages&gt;&lt;volume&gt;29&lt;/volume&gt;&lt;number&gt;10&lt;/number&gt;&lt;edition&gt;2015/06/04&lt;/edition&gt;&lt;keywords&gt;&lt;keyword&gt;Biomarkers/*blood&lt;/keyword&gt;&lt;keyword&gt;Cells, Cultured&lt;/keyword&gt;&lt;keyword&gt;Cytokines/metabolism&lt;/keyword&gt;&lt;keyword&gt;Humans&lt;/keyword&gt;&lt;keyword&gt;Lipopolysaccharide Receptors/*blood&lt;/keyword&gt;&lt;keyword&gt;Monocytes/drug effects/*immunology&lt;/keyword&gt;&lt;/keywords&gt;&lt;dates&gt;&lt;year&gt;2015&lt;/year&gt;&lt;pub-dates&gt;&lt;date&gt;Jun 19&lt;/date&gt;&lt;/pub-dates&gt;&lt;/dates&gt;&lt;isbn&gt;1473-5571 (Electronic)&amp;#xD;0269-9370 (Linking)&lt;/isbn&gt;&lt;accession-num&gt;26035325&lt;/accession-num&gt;&lt;urls&gt;&lt;related-urls&gt;&lt;url&gt;https://www.ncbi.nlm.nih.gov/pubmed/26035325&lt;/url&gt;&lt;/related-urls&gt;&lt;/urls&gt;&lt;custom2&gt;PMC4452959&lt;/custom2&gt;&lt;electronic-resource-num&gt;10.1097/QAD.0000000000000735&lt;/electronic-resource-num&gt;&lt;/record&gt;&lt;/Cite&gt;&lt;/EndNote&gt;</w:instrText>
      </w:r>
      <w:r w:rsidR="00EC2022">
        <w:fldChar w:fldCharType="separate"/>
      </w:r>
      <w:r w:rsidR="00EC2022">
        <w:rPr>
          <w:noProof/>
        </w:rPr>
        <w:t>[8]</w:t>
      </w:r>
      <w:r w:rsidR="00EC2022">
        <w:fldChar w:fldCharType="end"/>
      </w:r>
      <w:ins w:id="38" w:author="Guannan Shen" w:date="2019-09-23T17:17:00Z">
        <w:r w:rsidR="00EC2022">
          <w:t xml:space="preserve">. </w:t>
        </w:r>
      </w:ins>
      <w:ins w:id="39" w:author="Guannan Shen" w:date="2019-09-23T17:13:00Z">
        <w:r w:rsidR="00EC2022">
          <w:t>The eleva</w:t>
        </w:r>
      </w:ins>
      <w:ins w:id="40" w:author="Guannan Shen" w:date="2019-09-23T17:14:00Z">
        <w:r w:rsidR="00EC2022">
          <w:t>ted plasma</w:t>
        </w:r>
      </w:ins>
      <w:ins w:id="41" w:author="Guannan Shen" w:date="2019-09-23T17:24:00Z">
        <w:r w:rsidR="004F7EB4">
          <w:t xml:space="preserve"> levels of sCD14 are associated with </w:t>
        </w:r>
      </w:ins>
      <w:ins w:id="42" w:author="Guannan Shen" w:date="2019-09-23T17:25:00Z">
        <w:r w:rsidR="004F7EB4">
          <w:t>severe</w:t>
        </w:r>
      </w:ins>
      <w:ins w:id="43" w:author="Guannan Shen" w:date="2019-09-23T17:26:00Z">
        <w:r w:rsidR="004F7EB4">
          <w:t xml:space="preserve"> disease</w:t>
        </w:r>
      </w:ins>
      <w:ins w:id="44" w:author="Guannan Shen" w:date="2019-09-23T17:25:00Z">
        <w:r w:rsidR="004F7EB4">
          <w:t xml:space="preserve"> </w:t>
        </w:r>
      </w:ins>
      <w:ins w:id="45" w:author="Guannan Shen" w:date="2019-09-23T17:26:00Z">
        <w:r w:rsidR="004F7EB4">
          <w:t xml:space="preserve">progression and higher risk of </w:t>
        </w:r>
      </w:ins>
      <w:ins w:id="46" w:author="Guannan Shen" w:date="2019-09-23T17:27:00Z">
        <w:r w:rsidR="004F7EB4">
          <w:t xml:space="preserve">death in </w:t>
        </w:r>
      </w:ins>
      <w:ins w:id="47" w:author="Guannan Shen" w:date="2019-09-23T17:25:00Z">
        <w:r w:rsidR="004F7EB4">
          <w:t>HIV-infection</w:t>
        </w:r>
      </w:ins>
      <w:r w:rsidR="000431E6">
        <w:fldChar w:fldCharType="begin">
          <w:fldData xml:space="preserve">PEVuZE5vdGU+PENpdGU+PEF1dGhvcj5TaGl2ZTwvQXV0aG9yPjxZZWFyPjIwMTU8L1llYXI+PFJl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</w:fldData>
        </w:fldChar>
      </w:r>
      <w:r w:rsidR="000431E6">
        <w:instrText xml:space="preserve"> ADDIN EN.CITE </w:instrText>
      </w:r>
      <w:r w:rsidR="000431E6">
        <w:fldChar w:fldCharType="begin">
          <w:fldData xml:space="preserve">PEVuZE5vdGU+PENpdGU+PEF1dGhvcj5TaGl2ZTwvQXV0aG9yPjxZZWFyPjIwMTU8L1llYXI+PFJl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</w:fldData>
        </w:fldChar>
      </w:r>
      <w:r w:rsidR="000431E6">
        <w:instrText xml:space="preserve"> ADDIN EN.CITE.DATA </w:instrText>
      </w:r>
      <w:r w:rsidR="000431E6">
        <w:fldChar w:fldCharType="end"/>
      </w:r>
      <w:r w:rsidR="000431E6">
        <w:fldChar w:fldCharType="separate"/>
      </w:r>
      <w:r w:rsidR="000431E6">
        <w:rPr>
          <w:noProof/>
        </w:rPr>
        <w:t>[8, 22, 23]</w:t>
      </w:r>
      <w:r w:rsidR="000431E6">
        <w:fldChar w:fldCharType="end"/>
      </w:r>
      <w:ins w:id="48" w:author="Guannan Shen" w:date="2019-09-23T17:13:00Z">
        <w:r w:rsidR="00EC2022">
          <w:t>.</w:t>
        </w:r>
      </w:ins>
      <w:ins w:id="49" w:author="Guannan Shen" w:date="2019-09-23T17:27:00Z">
        <w:r w:rsidR="001F071F">
          <w:t xml:space="preserve"> </w:t>
        </w:r>
      </w:ins>
      <w:r w:rsidR="000C7457">
        <w:t>Soluble CD14</w:t>
      </w:r>
      <w:r>
        <w:t xml:space="preserve"> is </w:t>
      </w:r>
      <w:r>
        <w:rPr>
          <w:rFonts w:ascii="Calibri" w:eastAsia="Calibri" w:hAnsi="Calibri" w:cs="Calibri"/>
        </w:rPr>
        <w:t xml:space="preserve">one of </w:t>
      </w:r>
      <w:r w:rsidRPr="7E7E15CD">
        <w:rPr>
          <w:rFonts w:ascii="Calibri" w:eastAsia="Calibri" w:hAnsi="Calibri" w:cs="Calibri"/>
        </w:rPr>
        <w:t>microbial translocation markers</w:t>
      </w:r>
      <w:ins w:id="50" w:author="Guannan Shen" w:date="2019-09-23T17:28:00Z">
        <w:r w:rsidR="007368E4">
          <w:rPr>
            <w:rFonts w:ascii="Calibri" w:eastAsia="Calibri" w:hAnsi="Calibri" w:cs="Calibri"/>
          </w:rPr>
          <w:t xml:space="preserve"> as well</w:t>
        </w:r>
      </w:ins>
      <w:r>
        <w:rPr>
          <w:rFonts w:ascii="Calibri" w:eastAsia="Calibri" w:hAnsi="Calibri" w:cs="Calibri"/>
        </w:rP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rPr>
          <w:rFonts w:ascii="Calibri" w:eastAsia="Calibri" w:hAnsi="Calibri" w:cs="Calibri"/>
        </w:rPr>
        <w:instrText xml:space="preserve"> ADDIN EN.CITE </w:instrText>
      </w:r>
      <w:r>
        <w:rPr>
          <w:rFonts w:ascii="Calibri" w:eastAsia="Calibri" w:hAnsi="Calibri" w:cs="Calibri"/>
        </w:rPr>
        <w:fldChar w:fldCharType="begin">
          <w:fldData xml:space="preserve">PEVuZE5vdGU+PENpdGU+PEF1dGhvcj5EaWxsb248L0F1dGhvcj48WWVhcj4yMDE2PC9ZZWFyPjxS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</w:fldData>
        </w:fldChar>
      </w:r>
      <w:r>
        <w:rPr>
          <w:rFonts w:ascii="Calibri" w:eastAsia="Calibri" w:hAnsi="Calibri" w:cs="Calibri"/>
        </w:rPr>
        <w:instrText xml:space="preserve"> ADDIN EN.CITE.DATA </w:instrText>
      </w:r>
      <w:r>
        <w:rPr>
          <w:rFonts w:ascii="Calibri" w:eastAsia="Calibri" w:hAnsi="Calibri" w:cs="Calibri"/>
        </w:rPr>
      </w:r>
      <w:r>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Pr>
          <w:rFonts w:ascii="Calibri" w:eastAsia="Calibri" w:hAnsi="Calibri" w:cs="Calibri"/>
          <w:noProof/>
        </w:rPr>
        <w:t>[5, 6]</w:t>
      </w:r>
      <w:r>
        <w:rPr>
          <w:rFonts w:ascii="Calibri" w:eastAsia="Calibri" w:hAnsi="Calibri" w:cs="Calibri"/>
        </w:rPr>
        <w:fldChar w:fldCharType="end"/>
      </w:r>
      <w:r>
        <w:rPr>
          <w:rFonts w:ascii="Calibri" w:eastAsia="Calibri" w:hAnsi="Calibri" w:cs="Calibri"/>
        </w:rPr>
        <w:t xml:space="preserve">. In one study, </w:t>
      </w:r>
      <w:r w:rsidRPr="006B2C72">
        <w:rPr>
          <w:rFonts w:ascii="Calibri" w:eastAsia="Calibri" w:hAnsi="Calibri" w:cs="Calibri"/>
        </w:rPr>
        <w:t xml:space="preserve">bacterial diversity in the stool was </w:t>
      </w:r>
      <w:r>
        <w:rPr>
          <w:rFonts w:ascii="Calibri" w:eastAsia="Calibri" w:hAnsi="Calibri" w:cs="Calibri"/>
        </w:rPr>
        <w:t xml:space="preserve">negatively </w:t>
      </w:r>
      <w:r w:rsidRPr="006B2C72">
        <w:rPr>
          <w:rFonts w:ascii="Calibri" w:eastAsia="Calibri" w:hAnsi="Calibri" w:cs="Calibri"/>
        </w:rPr>
        <w:t>associated with</w:t>
      </w:r>
      <w:r>
        <w:rPr>
          <w:rFonts w:ascii="Calibri" w:eastAsia="Calibri" w:hAnsi="Calibri" w:cs="Calibri"/>
        </w:rPr>
        <w:t xml:space="preserve"> markers of systemic microbial translocation, including </w:t>
      </w:r>
      <w:r w:rsidR="000C7457">
        <w:rPr>
          <w:rFonts w:ascii="Calibri" w:eastAsia="Calibri" w:hAnsi="Calibri" w:cs="Calibri"/>
        </w:rPr>
        <w:t>sCD14</w:t>
      </w:r>
      <w:r>
        <w:rPr>
          <w:rFonts w:ascii="Calibri" w:eastAsia="Calibri" w:hAnsi="Calibri" w:cs="Calibri"/>
        </w:rPr>
        <w:fldChar w:fldCharType="begin"/>
      </w:r>
      <w:r>
        <w:rPr>
          <w:rFonts w:ascii="Calibri" w:eastAsia="Calibri" w:hAnsi="Calibri" w:cs="Calibri"/>
        </w:rPr>
        <w:instrText xml:space="preserve"> ADDIN EN.CITE &lt;EndNote&gt;&lt;Cite&gt;&lt;Author&gt;Dillon&lt;/Author&gt;&lt;Year&gt;2016&lt;/Year&gt;&lt;RecNum&gt;7&lt;/RecNum&gt;&lt;DisplayText&gt;[6]&lt;/DisplayText&gt;&lt;record&gt;&lt;rec-number&gt;7&lt;/rec-number&gt;&lt;foreign-keys&gt;&lt;key app="EN" db-id="vf0x2t201sd9eaeeeesx5edapsvvsr0a20za" timestamp="1564457545"&gt;7&lt;/key&gt;&lt;key app="ENWeb" db-id=""&gt;0&lt;/key&gt;&lt;/foreign-keys&gt;&lt;ref-type name="Journal Article"&gt;17&lt;/ref-type&gt;&lt;contributors&gt;&lt;authors&gt;&lt;author&gt;Dillon, S. M.&lt;/author&gt;&lt;author&gt;Frank, D. N.&lt;/author&gt;&lt;author&gt;Wilson, C. C.&lt;/author&gt;&lt;/authors&gt;&lt;/contributors&gt;&lt;auth-address&gt;aDepartment of Medicine, University of Colorado Anschutz Medical Campus bUniversity of Colorado Microbiome Research Consortium, Aurora, Colorado, USA.&lt;/auth-address&gt;&lt;titles&gt;&lt;title&gt;The gut microbiome and HIV-1 pathogenesis: a two-way street&lt;/title&gt;&lt;secondary-title&gt;AIDS&lt;/secondary-title&gt;&lt;/titles&gt;&lt;periodical&gt;&lt;full-title&gt;AIDS&lt;/full-title&gt;&lt;/periodical&gt;&lt;pages&gt;2737-2751&lt;/pages&gt;&lt;volume&gt;30&lt;/volume&gt;&lt;number&gt;18&lt;/number&gt;&lt;edition&gt;2016/10/19&lt;/edition&gt;&lt;keywords&gt;&lt;keyword&gt;*Bacterial Translocation&lt;/keyword&gt;&lt;keyword&gt;*Dysbiosis&lt;/keyword&gt;&lt;keyword&gt;*Gastrointestinal Microbiome&lt;/keyword&gt;&lt;keyword&gt;Gastrointestinal Tract/*pathology&lt;/keyword&gt;&lt;keyword&gt;HIV Infections/*pathology&lt;/keyword&gt;&lt;keyword&gt;Humans&lt;/keyword&gt;&lt;keyword&gt;Inflammation/*physiopathology&lt;/keyword&gt;&lt;keyword&gt;*Microbiota&lt;/keyword&gt;&lt;/keywords&gt;&lt;dates&gt;&lt;year&gt;2016&lt;/year&gt;&lt;pub-dates&gt;&lt;date&gt;Nov 28&lt;/date&gt;&lt;/pub-dates&gt;&lt;/dates&gt;&lt;isbn&gt;1473-5571 (Electronic)&amp;#xD;0269-9370 (Linking)&lt;/isbn&gt;&lt;accession-num&gt;27755100&lt;/accession-num&gt;&lt;urls&gt;&lt;related-urls&gt;&lt;url&gt;https://www.ncbi.nlm.nih.gov/pubmed/27755100&lt;/url&gt;&lt;/related-urls&gt;&lt;/urls&gt;&lt;custom2&gt;PMC5101180&lt;/custom2&gt;&lt;electronic-resource-num&gt;10.1097/QAD.0000000000001289&lt;/electronic-resource-num&gt;&lt;/record&gt;&lt;/Cite&gt;&lt;/EndNote&gt;</w:instrText>
      </w:r>
      <w:r>
        <w:rPr>
          <w:rFonts w:ascii="Calibri" w:eastAsia="Calibri" w:hAnsi="Calibri" w:cs="Calibri"/>
        </w:rPr>
        <w:fldChar w:fldCharType="separate"/>
      </w:r>
      <w:r>
        <w:rPr>
          <w:rFonts w:ascii="Calibri" w:eastAsia="Calibri" w:hAnsi="Calibri" w:cs="Calibri"/>
          <w:noProof/>
        </w:rPr>
        <w:t>[6]</w:t>
      </w:r>
      <w:r>
        <w:rPr>
          <w:rFonts w:ascii="Calibri" w:eastAsia="Calibri" w:hAnsi="Calibri" w:cs="Calibri"/>
        </w:rPr>
        <w:fldChar w:fldCharType="end"/>
      </w:r>
      <w:r>
        <w:rPr>
          <w:rFonts w:ascii="Calibri" w:eastAsia="Calibri" w:hAnsi="Calibri" w:cs="Calibri"/>
        </w:rPr>
        <w:t xml:space="preserve">. </w:t>
      </w:r>
      <w:commentRangeStart w:id="51"/>
      <w:ins w:id="52" w:author="Santiago, Mario" w:date="2019-10-01T11:19:00Z">
        <w:r w:rsidR="00880C7A">
          <w:rPr>
            <w:rFonts w:ascii="Calibri" w:eastAsia="Calibri" w:hAnsi="Calibri" w:cs="Calibri"/>
          </w:rPr>
          <w:t>Thus, in this study, we propose to utilize</w:t>
        </w:r>
      </w:ins>
      <w:ins w:id="53" w:author="Santiago, Mario" w:date="2019-10-01T11:20:00Z">
        <w:r w:rsidR="00880C7A">
          <w:rPr>
            <w:rFonts w:ascii="Calibri" w:eastAsia="Calibri" w:hAnsi="Calibri" w:cs="Calibri"/>
          </w:rPr>
          <w:t xml:space="preserve"> sCD14 as an “anchor” to determine associations between the microbiome and host transcriptome.</w:t>
        </w:r>
        <w:commentRangeEnd w:id="51"/>
        <w:r w:rsidR="00880C7A">
          <w:rPr>
            <w:rStyle w:val="CommentReference"/>
          </w:rPr>
          <w:commentReference w:id="51"/>
        </w:r>
      </w:ins>
    </w:p>
    <w:p w14:paraId="7B44C47C" w14:textId="05B2D45D" w:rsidR="00BB2A5D" w:rsidRPr="00963392" w:rsidRDefault="00BB2A5D" w:rsidP="00963392">
      <w:pPr>
        <w:pStyle w:val="Heading2"/>
        <w:rPr>
          <w:rFonts w:eastAsia="Calibri"/>
          <w:color w:val="000000" w:themeColor="text1"/>
        </w:rPr>
      </w:pPr>
      <w:bookmarkStart w:id="54" w:name="_Toc19020038"/>
      <w:r w:rsidRPr="00963392">
        <w:rPr>
          <w:rFonts w:eastAsia="Calibri"/>
          <w:color w:val="000000" w:themeColor="text1"/>
        </w:rPr>
        <w:t>Host-Transcriptome-Microbiome Integration</w:t>
      </w:r>
      <w:bookmarkEnd w:id="54"/>
    </w:p>
    <w:p w14:paraId="6BE37EF6" w14:textId="33F1BC81" w:rsidR="0AB0F4F0" w:rsidDel="00DF03A4" w:rsidRDefault="00AA079F" w:rsidP="00CC4F77">
      <w:pPr>
        <w:spacing w:line="360" w:lineRule="auto"/>
        <w:jc w:val="both"/>
        <w:rPr>
          <w:del w:id="55" w:author="Kechris, Katerina" w:date="2019-09-16T18:12:00Z"/>
          <w:rFonts w:ascii="Calibri" w:eastAsia="Calibri" w:hAnsi="Calibri" w:cs="Calibri"/>
        </w:rPr>
      </w:pPr>
      <w:r w:rsidRPr="00AA079F">
        <w:rPr>
          <w:rFonts w:ascii="Calibri" w:eastAsia="Calibri" w:hAnsi="Calibri" w:cs="Calibri"/>
        </w:rPr>
        <w:t>Indeed, the human gut microbiome has proven difficult to study because its close relations with the physiology of the host</w:t>
      </w:r>
      <w:r w:rsidRPr="00AA079F">
        <w:rPr>
          <w:rFonts w:ascii="Calibri" w:eastAsia="Calibri" w:hAnsi="Calibri" w:cs="Calibri"/>
        </w:rPr>
        <w:fldChar w:fldCharType="begin"/>
      </w:r>
      <w:r w:rsidR="000C7457">
        <w:rPr>
          <w:rFonts w:ascii="Calibri" w:eastAsia="Calibri" w:hAnsi="Calibri" w:cs="Calibri"/>
        </w:rPr>
        <w:instrText xml:space="preserve"> ADDIN EN.CITE &lt;EndNote&gt;&lt;Cite&gt;&lt;Author&gt;Morgan&lt;/Author&gt;&lt;Year&gt;2012&lt;/Year&gt;&lt;RecNum&gt;21&lt;/RecNum&gt;&lt;DisplayText&gt;[18]&lt;/DisplayText&gt;&lt;record&gt;&lt;rec-number&gt;21&lt;/rec-number&gt;&lt;foreign-keys&gt;&lt;key app="EN" db-id="vf0x2t201sd9eaeeeesx5edapsvvsr0a20za" timestamp="1564551152"&gt;21&lt;/key&gt;&lt;key app="ENWeb" db-id=""&gt;0&lt;/key&gt;&lt;/foreign-keys&gt;&lt;ref-type name="Journal Article"&gt;17&lt;/ref-type&gt;&lt;contributors&gt;&lt;authors&gt;&lt;author&gt;Morgan, X. C.&lt;/author&gt;&lt;author&gt;Huttenhower, C.&lt;/author&gt;&lt;/authors&gt;&lt;/contributors&gt;&lt;auth-address&gt;Department of Biostatistics, Harvard School of Public Health, Boston, Massachusetts, United States of America.&lt;/auth-address&gt;&lt;titles&gt;&lt;title&gt;Chapter 12: Human microbiome analysis&lt;/title&gt;&lt;secondary-title&gt;PLoS Comput Biol&lt;/secondary-title&gt;&lt;/titles&gt;&lt;periodical&gt;&lt;full-title&gt;PLoS Comput Biol&lt;/full-title&gt;&lt;/periodical&gt;&lt;pages&gt;e1002808&lt;/pages&gt;&lt;volume&gt;8&lt;/volume&gt;&lt;number&gt;12&lt;/number&gt;&lt;edition&gt;2013/01/10&lt;/edition&gt;&lt;keywords&gt;&lt;keyword&gt;Bacteria/genetics/isolation &amp;amp; purification&lt;/keyword&gt;&lt;keyword&gt;Genes, Bacterial&lt;/keyword&gt;&lt;keyword&gt;Host-Pathogen Interactions&lt;/keyword&gt;&lt;keyword&gt;Humans&lt;/keyword&gt;&lt;keyword&gt;*Metagenome&lt;/keyword&gt;&lt;keyword&gt;Metagenomics&lt;/keyword&gt;&lt;keyword&gt;RNA, Ribosomal, 16S/genetics&lt;/keyword&gt;&lt;/keywords&gt;&lt;dates&gt;&lt;year&gt;2012&lt;/year&gt;&lt;/dates&gt;&lt;isbn&gt;1553-7358 (Electronic)&amp;#xD;1553-734X (Linking)&lt;/isbn&gt;&lt;accession-num&gt;23300406&lt;/accession-num&gt;&lt;urls&gt;&lt;related-urls&gt;&lt;url&gt;https://www.ncbi.nlm.nih.gov/pubmed/23300406&lt;/url&gt;&lt;/related-urls&gt;&lt;/urls&gt;&lt;custom2&gt;PMC3531975&lt;/custom2&gt;&lt;electronic-resource-num&gt;10.1371/journal.pcbi.1002808&lt;/electronic-resource-num&gt;&lt;/record&gt;&lt;/Cite&gt;&lt;/EndNote&gt;</w:instrText>
      </w:r>
      <w:r w:rsidRPr="00AA079F">
        <w:rPr>
          <w:rFonts w:ascii="Calibri" w:eastAsia="Calibri" w:hAnsi="Calibri" w:cs="Calibri"/>
        </w:rPr>
        <w:fldChar w:fldCharType="separate"/>
      </w:r>
      <w:r w:rsidR="000C7457">
        <w:rPr>
          <w:rFonts w:ascii="Calibri" w:eastAsia="Calibri" w:hAnsi="Calibri" w:cs="Calibri"/>
          <w:noProof/>
        </w:rPr>
        <w:t>[18]</w:t>
      </w:r>
      <w:r w:rsidRPr="00AA079F">
        <w:rPr>
          <w:rFonts w:ascii="Calibri" w:eastAsia="Calibri" w:hAnsi="Calibri" w:cs="Calibri"/>
        </w:rPr>
        <w:fldChar w:fldCharType="end"/>
      </w:r>
      <w:r w:rsidRPr="00AA079F">
        <w:rPr>
          <w:rFonts w:ascii="Calibri" w:eastAsia="Calibri" w:hAnsi="Calibri" w:cs="Calibri"/>
        </w:rPr>
        <w:t xml:space="preserve">. The collective research results highlight the need to develop integrative </w:t>
      </w:r>
      <w:r w:rsidR="00EF4185">
        <w:rPr>
          <w:rFonts w:ascii="Calibri" w:eastAsia="Calibri" w:hAnsi="Calibri" w:cs="Calibri"/>
        </w:rPr>
        <w:t>Omics</w:t>
      </w:r>
      <w:r w:rsidRPr="00AA079F">
        <w:rPr>
          <w:rFonts w:ascii="Calibri" w:eastAsia="Calibri" w:hAnsi="Calibri" w:cs="Calibri"/>
        </w:rPr>
        <w:t xml:space="preserve"> analysis tools in order to study the highly diverse host–microbiome responses. Network analysis has been widely used in exploring microbiome and integrating microbiome with host </w:t>
      </w:r>
      <w:r w:rsidR="00EF4185">
        <w:rPr>
          <w:rFonts w:ascii="Calibri" w:eastAsia="Calibri" w:hAnsi="Calibri" w:cs="Calibri"/>
        </w:rPr>
        <w:t>Omics</w:t>
      </w:r>
      <w:r w:rsidRPr="00AA079F">
        <w:rPr>
          <w:rFonts w:ascii="Calibri" w:eastAsia="Calibri" w:hAnsi="Calibri" w:cs="Calibri"/>
        </w:rPr>
        <w:t xml:space="preserve"> data, such as co-occurrence networks, microbe-microbe metabolic networks, host-metabolic networks, host-genome microbiome networks, host-epigenome microbiome networks, host-transcriptome microbiome networks and host-metabolome microbiome</w:t>
      </w:r>
      <w:del w:id="56" w:author="Kechris, Katerina" w:date="2019-09-16T18:10:00Z">
        <w:r w:rsidRPr="00AA079F" w:rsidDel="00DF03A4">
          <w:rPr>
            <w:rFonts w:ascii="Calibri" w:eastAsia="Calibri" w:hAnsi="Calibri" w:cs="Calibri"/>
          </w:rPr>
          <w:delText xml:space="preserve"> </w:delText>
        </w:r>
      </w:del>
      <w:ins w:id="57" w:author="Kechris, Katerina" w:date="2019-09-16T18:10:00Z">
        <w:r w:rsidR="00DF03A4">
          <w:rPr>
            <w:rFonts w:ascii="Calibri" w:eastAsia="Calibri" w:hAnsi="Calibri" w:cs="Calibri"/>
          </w:rPr>
          <w:t xml:space="preserve"> </w:t>
        </w:r>
      </w:ins>
      <w:del w:id="58" w:author="Kechris, Katerina" w:date="2019-09-16T18:10:00Z">
        <w:r w:rsidRPr="00AA079F" w:rsidDel="00DF03A4">
          <w:rPr>
            <w:rFonts w:ascii="Calibri" w:eastAsia="Calibri" w:hAnsi="Calibri" w:cs="Calibri"/>
          </w:rPr>
          <w:delText xml:space="preserve"> </w:delText>
        </w:r>
      </w:del>
      <w:r w:rsidRPr="00AA079F">
        <w:rPr>
          <w:rFonts w:ascii="Calibri" w:eastAsia="Calibri" w:hAnsi="Calibri" w:cs="Calibri"/>
        </w:rPr>
        <w:t>networks</w:t>
      </w:r>
      <w:r w:rsidRPr="00AA079F">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Pr="00AA079F">
        <w:rPr>
          <w:rFonts w:ascii="Calibri" w:eastAsia="Calibri" w:hAnsi="Calibri" w:cs="Calibri"/>
        </w:rPr>
        <w:instrText xml:space="preserve"> ADDIN EN.CITE </w:instrText>
      </w:r>
      <w:r w:rsidRPr="00AA079F">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Pr="00AA079F">
        <w:rPr>
          <w:rFonts w:ascii="Calibri" w:eastAsia="Calibri" w:hAnsi="Calibri" w:cs="Calibri"/>
        </w:rPr>
        <w:instrText xml:space="preserve"> ADDIN EN.CITE.DATA </w:instrText>
      </w:r>
      <w:r w:rsidRPr="00AA079F">
        <w:rPr>
          <w:rFonts w:ascii="Calibri" w:eastAsia="Calibri" w:hAnsi="Calibri" w:cs="Calibri"/>
        </w:rPr>
      </w:r>
      <w:r w:rsidRPr="00AA079F">
        <w:rPr>
          <w:rFonts w:ascii="Calibri" w:eastAsia="Calibri" w:hAnsi="Calibri" w:cs="Calibri"/>
        </w:rPr>
        <w:fldChar w:fldCharType="end"/>
      </w:r>
      <w:r w:rsidRPr="00AA079F">
        <w:rPr>
          <w:rFonts w:ascii="Calibri" w:eastAsia="Calibri" w:hAnsi="Calibri" w:cs="Calibri"/>
        </w:rPr>
      </w:r>
      <w:r w:rsidRPr="00AA079F">
        <w:rPr>
          <w:rFonts w:ascii="Calibri" w:eastAsia="Calibri" w:hAnsi="Calibri" w:cs="Calibri"/>
        </w:rPr>
        <w:fldChar w:fldCharType="separate"/>
      </w:r>
      <w:r w:rsidRPr="00AA079F">
        <w:rPr>
          <w:rFonts w:ascii="Calibri" w:eastAsia="Calibri" w:hAnsi="Calibri" w:cs="Calibri"/>
        </w:rPr>
        <w:t>[3]</w:t>
      </w:r>
      <w:r w:rsidRPr="00AA079F">
        <w:rPr>
          <w:rFonts w:ascii="Calibri" w:eastAsia="Calibri" w:hAnsi="Calibri" w:cs="Calibri"/>
        </w:rPr>
        <w:fldChar w:fldCharType="end"/>
      </w:r>
      <w:r w:rsidRPr="00AA079F">
        <w:rPr>
          <w:rFonts w:ascii="Calibri" w:eastAsia="Calibri" w:hAnsi="Calibri" w:cs="Calibri"/>
        </w:rPr>
        <w:t xml:space="preserve">. </w:t>
      </w:r>
      <w:r>
        <w:rPr>
          <w:rFonts w:ascii="Calibri" w:eastAsia="Calibri" w:hAnsi="Calibri" w:cs="Calibri"/>
        </w:rPr>
        <w:t xml:space="preserve">The </w:t>
      </w:r>
      <w:r w:rsidRPr="00AA079F">
        <w:rPr>
          <w:rFonts w:ascii="Calibri" w:eastAsia="Calibri" w:hAnsi="Calibri" w:cs="Calibri"/>
        </w:rPr>
        <w:t>host-metabolome and microbiome</w:t>
      </w:r>
      <w:r w:rsidR="00251CBA">
        <w:rPr>
          <w:rFonts w:ascii="Calibri" w:eastAsia="Calibri" w:hAnsi="Calibri" w:cs="Calibri"/>
        </w:rPr>
        <w:t xml:space="preserve"> integration</w:t>
      </w:r>
      <w:r w:rsidRPr="00AA079F">
        <w:rPr>
          <w:rFonts w:ascii="Calibri" w:eastAsia="Calibri" w:hAnsi="Calibri" w:cs="Calibri"/>
        </w:rPr>
        <w:t xml:space="preserve"> </w:t>
      </w:r>
      <w:r w:rsidR="00AF25BC">
        <w:rPr>
          <w:rFonts w:ascii="Calibri" w:eastAsia="Calibri" w:hAnsi="Calibri" w:cs="Calibri"/>
        </w:rPr>
        <w:t>are</w:t>
      </w:r>
      <w:r w:rsidR="00CC4F77">
        <w:rPr>
          <w:rFonts w:ascii="Calibri" w:eastAsia="Calibri" w:hAnsi="Calibri" w:cs="Calibri"/>
        </w:rPr>
        <w:t xml:space="preserve"> </w:t>
      </w:r>
      <w:r w:rsidR="00251CBA">
        <w:rPr>
          <w:rFonts w:ascii="Calibri" w:eastAsia="Calibri" w:hAnsi="Calibri" w:cs="Calibri"/>
        </w:rPr>
        <w:t>most widely studied</w:t>
      </w:r>
      <w:r w:rsidR="009D7D05">
        <w:rPr>
          <w:rFonts w:ascii="Calibri" w:eastAsia="Calibri" w:hAnsi="Calibri" w:cs="Calibri"/>
        </w:rPr>
        <w:t xml:space="preserve"> </w:t>
      </w:r>
      <w:r w:rsidR="008F41DA">
        <w:rPr>
          <w:rFonts w:ascii="Calibri" w:eastAsia="Calibri" w:hAnsi="Calibri" w:cs="Calibri"/>
        </w:rPr>
        <w:t>among</w:t>
      </w:r>
      <w:r w:rsidR="00CC4F77">
        <w:rPr>
          <w:rFonts w:ascii="Calibri" w:eastAsia="Calibri" w:hAnsi="Calibri" w:cs="Calibri"/>
        </w:rPr>
        <w:t xml:space="preserve"> those</w:t>
      </w:r>
      <w:r w:rsidR="008F41DA">
        <w:rPr>
          <w:rFonts w:ascii="Calibri" w:eastAsia="Calibri" w:hAnsi="Calibri" w:cs="Calibri"/>
        </w:rPr>
        <w:t xml:space="preserve"> host-microbiome interaction</w:t>
      </w:r>
      <w:r w:rsidR="00CC4F77">
        <w:rPr>
          <w:rFonts w:ascii="Calibri" w:eastAsia="Calibri" w:hAnsi="Calibri" w:cs="Calibri"/>
        </w:rPr>
        <w:t>s</w:t>
      </w:r>
      <w:del w:id="59" w:author="Guannan Shen" w:date="2019-09-23T16:58:00Z">
        <w:r w:rsidRPr="00AA079F" w:rsidDel="000F6783">
          <w:rPr>
            <w:rFonts w:ascii="Calibri" w:eastAsia="Calibri" w:hAnsi="Calibri" w:cs="Calibri"/>
          </w:rPr>
          <w:delText>.</w:delText>
        </w:r>
        <w:r w:rsidR="00CC4F77" w:rsidDel="000F6783">
          <w:rPr>
            <w:rFonts w:ascii="Calibri" w:eastAsia="Calibri" w:hAnsi="Calibri" w:cs="Calibri"/>
          </w:rPr>
          <w:delText xml:space="preserve"> </w:delText>
        </w:r>
        <w:commentRangeStart w:id="60"/>
        <w:r w:rsidR="00CC4F77" w:rsidDel="000F6783">
          <w:rPr>
            <w:rFonts w:ascii="Calibri" w:eastAsia="Calibri" w:hAnsi="Calibri" w:cs="Calibri"/>
          </w:rPr>
          <w:delText>A</w:delText>
        </w:r>
        <w:r w:rsidR="0030261F" w:rsidDel="000F6783">
          <w:rPr>
            <w:rFonts w:ascii="Calibri" w:eastAsia="Calibri" w:hAnsi="Calibri" w:cs="Calibri"/>
          </w:rPr>
          <w:delText xml:space="preserve"> wide range of statistical methods have been applied</w:delText>
        </w:r>
        <w:r w:rsidR="00673737" w:rsidDel="000F6783">
          <w:rPr>
            <w:rFonts w:ascii="Calibri" w:eastAsia="Calibri" w:hAnsi="Calibri" w:cs="Calibri"/>
          </w:rPr>
          <w:delText xml:space="preserve"> in this field</w:delText>
        </w:r>
        <w:r w:rsidR="0030261F" w:rsidDel="000F6783">
          <w:rPr>
            <w:rFonts w:ascii="Calibri" w:eastAsia="Calibri" w:hAnsi="Calibri" w:cs="Calibri"/>
          </w:rPr>
          <w:delText>, such as u</w:delText>
        </w:r>
        <w:r w:rsidR="0030261F" w:rsidRPr="0030261F" w:rsidDel="000F6783">
          <w:rPr>
            <w:rFonts w:ascii="Calibri" w:eastAsia="Calibri" w:hAnsi="Calibri" w:cs="Calibri"/>
          </w:rPr>
          <w:delText>nivariate correlation, multivariate correlation and</w:delText>
        </w:r>
        <w:r w:rsidR="0030261F" w:rsidDel="000F6783">
          <w:rPr>
            <w:rFonts w:ascii="Calibri" w:eastAsia="Calibri" w:hAnsi="Calibri" w:cs="Calibri"/>
          </w:rPr>
          <w:delText xml:space="preserve"> </w:delText>
        </w:r>
        <w:r w:rsidR="0030261F" w:rsidRPr="0030261F" w:rsidDel="000F6783">
          <w:rPr>
            <w:rFonts w:ascii="Calibri" w:eastAsia="Calibri" w:hAnsi="Calibri" w:cs="Calibri"/>
          </w:rPr>
          <w:delText>regression-based approaches</w:delText>
        </w:r>
        <w:r w:rsidR="00E129AB" w:rsidDel="000F6783">
          <w:rPr>
            <w:rFonts w:ascii="Calibri" w:eastAsia="Calibri" w:hAnsi="Calibri" w:cs="Calibri"/>
          </w:rPr>
          <w:delText xml:space="preserve">, </w:delText>
        </w:r>
        <w:r w:rsidR="00E129AB" w:rsidRPr="00E129AB" w:rsidDel="000F6783">
          <w:rPr>
            <w:rFonts w:ascii="Calibri" w:eastAsia="Calibri" w:hAnsi="Calibri" w:cs="Calibri"/>
          </w:rPr>
          <w:delText>co-inertia analysis (CIA)</w:delText>
        </w:r>
        <w:r w:rsidR="00E129AB" w:rsidDel="000F6783">
          <w:rPr>
            <w:rFonts w:ascii="Calibri" w:eastAsia="Calibri" w:hAnsi="Calibri" w:cs="Calibri"/>
          </w:rPr>
          <w:delText xml:space="preserve">, </w:delText>
        </w:r>
        <w:r w:rsidR="00E129AB" w:rsidRPr="00E129AB" w:rsidDel="000F6783">
          <w:rPr>
            <w:rFonts w:ascii="Calibri" w:eastAsia="Calibri" w:hAnsi="Calibri" w:cs="Calibri"/>
          </w:rPr>
          <w:delText>procrustes analysis</w:delText>
        </w:r>
        <w:r w:rsidR="00E129AB" w:rsidDel="000F6783">
          <w:rPr>
            <w:rFonts w:ascii="Calibri" w:eastAsia="Calibri" w:hAnsi="Calibri" w:cs="Calibri"/>
          </w:rPr>
          <w:delText xml:space="preserve"> </w:delText>
        </w:r>
        <w:r w:rsidR="00E129AB" w:rsidRPr="00E129AB" w:rsidDel="000F6783">
          <w:rPr>
            <w:rFonts w:ascii="Calibri" w:eastAsia="Calibri" w:hAnsi="Calibri" w:cs="Calibri"/>
          </w:rPr>
          <w:delText>(PA)</w:delText>
        </w:r>
        <w:r w:rsidR="00257083" w:rsidDel="000F6783">
          <w:rPr>
            <w:rFonts w:ascii="Calibri" w:eastAsia="Calibri" w:hAnsi="Calibri" w:cs="Calibri"/>
          </w:rPr>
          <w:delText xml:space="preserve">, </w:delText>
        </w:r>
        <w:r w:rsidR="00257083" w:rsidRPr="00257083" w:rsidDel="000F6783">
          <w:rPr>
            <w:rFonts w:ascii="Calibri" w:eastAsia="Calibri" w:hAnsi="Calibri" w:cs="Calibri"/>
          </w:rPr>
          <w:delText>the correlation-based network (WGCNA) and genome-scale</w:delText>
        </w:r>
        <w:r w:rsidR="00257083" w:rsidDel="000F6783">
          <w:rPr>
            <w:rFonts w:ascii="Calibri" w:eastAsia="Calibri" w:hAnsi="Calibri" w:cs="Calibri"/>
          </w:rPr>
          <w:delText xml:space="preserve"> </w:delText>
        </w:r>
        <w:r w:rsidR="00257083" w:rsidRPr="00257083" w:rsidDel="000F6783">
          <w:rPr>
            <w:rFonts w:ascii="Calibri" w:eastAsia="Calibri" w:hAnsi="Calibri" w:cs="Calibri"/>
          </w:rPr>
          <w:delText>metabolic models (GEMs)</w:delText>
        </w:r>
        <w:r w:rsidR="00396A95" w:rsidDel="000F6783">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sidDel="000F6783">
          <w:rPr>
            <w:rFonts w:ascii="Calibri" w:eastAsia="Calibri" w:hAnsi="Calibri" w:cs="Calibri"/>
          </w:rPr>
          <w:delInstrText xml:space="preserve"> ADDIN EN.CITE </w:delInstrText>
        </w:r>
        <w:r w:rsidR="00FE10D5" w:rsidDel="000F6783">
          <w:rPr>
            <w:rFonts w:ascii="Calibri" w:eastAsia="Calibri" w:hAnsi="Calibri" w:cs="Calibri"/>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sidDel="000F6783">
          <w:rPr>
            <w:rFonts w:ascii="Calibri" w:eastAsia="Calibri" w:hAnsi="Calibri" w:cs="Calibri"/>
          </w:rPr>
          <w:delInstrText xml:space="preserve"> ADDIN EN.CITE.DATA </w:delInstrText>
        </w:r>
        <w:r w:rsidR="00FE10D5" w:rsidDel="000F6783">
          <w:rPr>
            <w:rFonts w:ascii="Calibri" w:eastAsia="Calibri" w:hAnsi="Calibri" w:cs="Calibri"/>
          </w:rPr>
        </w:r>
        <w:r w:rsidR="00FE10D5" w:rsidDel="000F6783">
          <w:rPr>
            <w:rFonts w:ascii="Calibri" w:eastAsia="Calibri" w:hAnsi="Calibri" w:cs="Calibri"/>
          </w:rPr>
          <w:fldChar w:fldCharType="end"/>
        </w:r>
        <w:r w:rsidR="00396A95" w:rsidDel="000F6783">
          <w:rPr>
            <w:rFonts w:ascii="Calibri" w:eastAsia="Calibri" w:hAnsi="Calibri" w:cs="Calibri"/>
          </w:rPr>
        </w:r>
        <w:r w:rsidR="00396A95" w:rsidDel="000F6783">
          <w:rPr>
            <w:rFonts w:ascii="Calibri" w:eastAsia="Calibri" w:hAnsi="Calibri" w:cs="Calibri"/>
          </w:rPr>
          <w:fldChar w:fldCharType="separate"/>
        </w:r>
        <w:r w:rsidR="00FE10D5" w:rsidDel="000F6783">
          <w:rPr>
            <w:rFonts w:ascii="Calibri" w:eastAsia="Calibri" w:hAnsi="Calibri" w:cs="Calibri"/>
            <w:noProof/>
          </w:rPr>
          <w:delText>[3]</w:delText>
        </w:r>
        <w:r w:rsidR="00396A95" w:rsidDel="000F6783">
          <w:rPr>
            <w:rFonts w:ascii="Calibri" w:eastAsia="Calibri" w:hAnsi="Calibri" w:cs="Calibri"/>
          </w:rPr>
          <w:fldChar w:fldCharType="end"/>
        </w:r>
        <w:r w:rsidR="009D0A84" w:rsidDel="000F6783">
          <w:rPr>
            <w:rFonts w:ascii="Calibri" w:eastAsia="Calibri" w:hAnsi="Calibri" w:cs="Calibri"/>
          </w:rPr>
          <w:delText>.</w:delText>
        </w:r>
      </w:del>
      <w:r w:rsidR="0014086D">
        <w:rPr>
          <w:rFonts w:ascii="Calibri" w:eastAsia="Calibri" w:hAnsi="Calibri" w:cs="Calibri"/>
        </w:rPr>
        <w:t xml:space="preserve"> </w:t>
      </w:r>
    </w:p>
    <w:p w14:paraId="59E5BA2E" w14:textId="20C3A8B5" w:rsidR="00F612A4" w:rsidRDefault="00BC0B62" w:rsidP="00F14BB7">
      <w:pPr>
        <w:spacing w:line="360" w:lineRule="auto"/>
        <w:jc w:val="both"/>
        <w:rPr>
          <w:rFonts w:ascii="LcgygdAdvTTb5929f4c" w:hAnsi="LcgygdAdvTTb5929f4c" w:cs="LcgygdAdvTTb5929f4c"/>
        </w:rPr>
      </w:pPr>
      <w:r>
        <w:rPr>
          <w:rFonts w:ascii="Calibri" w:eastAsia="Calibri" w:hAnsi="Calibri" w:cs="Calibri"/>
        </w:rPr>
        <w:t xml:space="preserve">Despite the fact that the integrative analysis of host transcriptome and microbiome can help identify novel mechanisms, very few studies have examined the host-microbe interactions in the </w:t>
      </w:r>
      <w:r w:rsidR="00EF4185">
        <w:rPr>
          <w:rFonts w:ascii="Calibri" w:eastAsia="Calibri" w:hAnsi="Calibri" w:cs="Calibri"/>
        </w:rPr>
        <w:t>Omics</w:t>
      </w:r>
      <w:r>
        <w:rPr>
          <w:rFonts w:ascii="Calibri" w:eastAsia="Calibri" w:hAnsi="Calibri" w:cs="Calibri"/>
        </w:rPr>
        <w:t xml:space="preserve"> integration fashion, mainly due to the lack of proper designed cohort study and computational tools</w:t>
      </w:r>
      <w:r>
        <w:rPr>
          <w:rFonts w:ascii="Calibri" w:eastAsia="Calibri" w:hAnsi="Calibri" w:cs="Calibri"/>
        </w:rPr>
        <w:fldChar w:fldCharType="begin">
          <w:fldData xml:space="preserve">PEVuZE5vdGU+PENpdGU+PEF1dGhvcj5CeXJkPC9BdXRob3I+PFllYXI+MjAxNTwvWWVhcj48UmVj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PEVuZE5vdGU+PENpdGU+PEF1dGhvcj5CeXJkPC9BdXRob3I+PFllYXI+MjAxNTwvWWVhcj48UmVj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FE10D5">
        <w:rPr>
          <w:rFonts w:ascii="Calibri" w:eastAsia="Calibri" w:hAnsi="Calibri" w:cs="Calibri"/>
          <w:noProof/>
        </w:rPr>
        <w:t>[2, 4]</w:t>
      </w:r>
      <w:r>
        <w:rPr>
          <w:rFonts w:ascii="Calibri" w:eastAsia="Calibri" w:hAnsi="Calibri" w:cs="Calibri"/>
        </w:rPr>
        <w:fldChar w:fldCharType="end"/>
      </w:r>
      <w:r>
        <w:rPr>
          <w:rFonts w:ascii="Calibri" w:eastAsia="Calibri" w:hAnsi="Calibri" w:cs="Calibri"/>
        </w:rPr>
        <w:t xml:space="preserve">. </w:t>
      </w:r>
      <w:r w:rsidR="00EF2CB9">
        <w:rPr>
          <w:rFonts w:ascii="LcgygdAdvTTb5929f4c" w:hAnsi="LcgygdAdvTTb5929f4c" w:cs="LcgygdAdvTTb5929f4c"/>
        </w:rPr>
        <w:t>Previously</w:t>
      </w:r>
      <w:r w:rsidR="00545762">
        <w:rPr>
          <w:rFonts w:ascii="LcgygdAdvTTb5929f4c" w:hAnsi="LcgygdAdvTTb5929f4c" w:cs="LcgygdAdvTTb5929f4c"/>
        </w:rPr>
        <w:t>,</w:t>
      </w:r>
      <w:r w:rsidR="00600BF1">
        <w:rPr>
          <w:rFonts w:ascii="LcgygdAdvTTb5929f4c" w:hAnsi="LcgygdAdvTTb5929f4c" w:cs="LcgygdAdvTTb5929f4c"/>
        </w:rPr>
        <w:t xml:space="preserve"> </w:t>
      </w:r>
      <w:r w:rsidR="00EC72E2">
        <w:rPr>
          <w:rFonts w:ascii="LcgygdAdvTTb5929f4c" w:hAnsi="LcgygdAdvTTb5929f4c" w:cs="LcgygdAdvTTb5929f4c"/>
        </w:rPr>
        <w:t>methods such as</w:t>
      </w:r>
      <w:r w:rsidR="00EF2CB9">
        <w:rPr>
          <w:rFonts w:ascii="LcgygdAdvTTb5929f4c" w:hAnsi="LcgygdAdvTTb5929f4c" w:cs="LcgygdAdvTTb5929f4c"/>
        </w:rPr>
        <w:t xml:space="preserve"> multivariate linear model, additive general linear model, rules-based model (RBM), logistic regression, </w:t>
      </w:r>
      <w:r w:rsidR="00370D82" w:rsidRPr="00370D82">
        <w:rPr>
          <w:rFonts w:ascii="LcgygdAdvTTb5929f4c" w:hAnsi="LcgygdAdvTTb5929f4c" w:cs="LcgygdAdvTTb5929f4c"/>
        </w:rPr>
        <w:t>unsupervised PCA</w:t>
      </w:r>
      <w:r w:rsidR="00B97E00">
        <w:rPr>
          <w:rFonts w:ascii="LcgygdAdvTTb5929f4c" w:hAnsi="LcgygdAdvTTb5929f4c" w:cs="LcgygdAdvTTb5929f4c"/>
        </w:rPr>
        <w:t xml:space="preserve">, </w:t>
      </w:r>
      <w:r w:rsidR="00B97E00" w:rsidRPr="00B97E00">
        <w:rPr>
          <w:rFonts w:ascii="LcgygdAdvTTb5929f4c" w:hAnsi="LcgygdAdvTTb5929f4c" w:cs="LcgygdAdvTTb5929f4c"/>
        </w:rPr>
        <w:t>Bayesian factor analysis (FA)</w:t>
      </w:r>
      <w:r w:rsidR="00B97E00">
        <w:rPr>
          <w:rFonts w:ascii="LcgygdAdvTTb5929f4c" w:hAnsi="LcgygdAdvTTb5929f4c" w:cs="LcgygdAdvTTb5929f4c"/>
        </w:rPr>
        <w:t xml:space="preserve">, </w:t>
      </w:r>
      <w:r w:rsidR="00B97E00" w:rsidRPr="00B97E00">
        <w:rPr>
          <w:rFonts w:ascii="LcgygdAdvTTb5929f4c" w:hAnsi="LcgygdAdvTTb5929f4c" w:cs="LcgygdAdvTTb5929f4c"/>
        </w:rPr>
        <w:t>generali</w:t>
      </w:r>
      <w:r w:rsidR="00461B7F">
        <w:rPr>
          <w:rFonts w:ascii="LcgygdAdvTTb5929f4c" w:hAnsi="LcgygdAdvTTb5929f4c" w:cs="LcgygdAdvTTb5929f4c"/>
        </w:rPr>
        <w:t>z</w:t>
      </w:r>
      <w:r w:rsidR="00B97E00" w:rsidRPr="00B97E00">
        <w:rPr>
          <w:rFonts w:ascii="LcgygdAdvTTb5929f4c" w:hAnsi="LcgygdAdvTTb5929f4c" w:cs="LcgygdAdvTTb5929f4c"/>
        </w:rPr>
        <w:t>ed linear mixed model</w:t>
      </w:r>
      <w:r w:rsidR="00B97E00">
        <w:rPr>
          <w:rFonts w:ascii="LcgygdAdvTTb5929f4c" w:hAnsi="LcgygdAdvTTb5929f4c" w:cs="LcgygdAdvTTb5929f4c"/>
        </w:rPr>
        <w:t xml:space="preserve"> (</w:t>
      </w:r>
      <w:r w:rsidR="00B97E00" w:rsidRPr="00B97E00">
        <w:rPr>
          <w:rFonts w:ascii="LcgygdAdvTTb5929f4c" w:hAnsi="LcgygdAdvTTb5929f4c" w:cs="LcgygdAdvTTb5929f4c"/>
        </w:rPr>
        <w:t>GLMM</w:t>
      </w:r>
      <w:r w:rsidR="00B97E00">
        <w:rPr>
          <w:rFonts w:ascii="LcgygdAdvTTb5929f4c" w:hAnsi="LcgygdAdvTTb5929f4c" w:cs="LcgygdAdvTTb5929f4c"/>
        </w:rPr>
        <w:t>)</w:t>
      </w:r>
      <w:r w:rsidR="00E618B5">
        <w:rPr>
          <w:rFonts w:ascii="LcgygdAdvTTb5929f4c" w:hAnsi="LcgygdAdvTTb5929f4c" w:cs="LcgygdAdvTTb5929f4c"/>
        </w:rPr>
        <w:t xml:space="preserve"> and </w:t>
      </w:r>
      <w:r w:rsidR="00E618B5" w:rsidRPr="00E618B5">
        <w:rPr>
          <w:rFonts w:ascii="LcgygdAdvTTb5929f4c" w:hAnsi="LcgygdAdvTTb5929f4c" w:cs="LcgygdAdvTTb5929f4c"/>
        </w:rPr>
        <w:t>sparse</w:t>
      </w:r>
      <w:r w:rsidR="00BE2A5C">
        <w:rPr>
          <w:rFonts w:ascii="LcgygdAdvTTb5929f4c" w:hAnsi="LcgygdAdvTTb5929f4c" w:cs="LcgygdAdvTTb5929f4c"/>
        </w:rPr>
        <w:t>, we</w:t>
      </w:r>
      <w:ins w:id="61" w:author="Guannan Shen" w:date="2019-09-23T16:53:00Z">
        <w:r w:rsidR="00BE2A5C">
          <w:rPr>
            <w:rFonts w:ascii="LcgygdAdvTTb5929f4c" w:hAnsi="LcgygdAdvTTb5929f4c" w:cs="LcgygdAdvTTb5929f4c"/>
          </w:rPr>
          <w:t>ighted correlation network analysis</w:t>
        </w:r>
      </w:ins>
      <w:ins w:id="62" w:author="Guannan Shen" w:date="2019-09-23T16:54:00Z">
        <w:r w:rsidR="00BE2A5C">
          <w:rPr>
            <w:rFonts w:ascii="LcgygdAdvTTb5929f4c" w:hAnsi="LcgygdAdvTTb5929f4c" w:cs="LcgygdAdvTTb5929f4c"/>
          </w:rPr>
          <w:t xml:space="preserve"> (WGCNA), transkingdom network (TransNet) </w:t>
        </w:r>
      </w:ins>
      <w:del w:id="63" w:author="Guannan Shen" w:date="2019-09-23T16:54:00Z">
        <w:r w:rsidR="00E618B5" w:rsidRPr="00E618B5" w:rsidDel="00BE2A5C">
          <w:rPr>
            <w:rFonts w:ascii="LcgygdAdvTTb5929f4c" w:hAnsi="LcgygdAdvTTb5929f4c" w:cs="LcgygdAdvTTb5929f4c"/>
          </w:rPr>
          <w:delText xml:space="preserve"> </w:delText>
        </w:r>
      </w:del>
      <w:r w:rsidR="00E618B5" w:rsidRPr="00E618B5">
        <w:rPr>
          <w:rFonts w:ascii="LcgygdAdvTTb5929f4c" w:hAnsi="LcgygdAdvTTb5929f4c" w:cs="LcgygdAdvTTb5929f4c"/>
        </w:rPr>
        <w:t>and compositionally robust partial least</w:t>
      </w:r>
      <w:r w:rsidR="00E618B5">
        <w:rPr>
          <w:rFonts w:ascii="LcgygdAdvTTb5929f4c" w:hAnsi="LcgygdAdvTTb5929f4c" w:cs="LcgygdAdvTTb5929f4c"/>
        </w:rPr>
        <w:t xml:space="preserve"> </w:t>
      </w:r>
      <w:r w:rsidR="00E618B5" w:rsidRPr="00E618B5">
        <w:rPr>
          <w:rFonts w:ascii="LcgygdAdvTTb5929f4c" w:hAnsi="LcgygdAdvTTb5929f4c" w:cs="LcgygdAdvTTb5929f4c"/>
        </w:rPr>
        <w:t>squares regression (CompPLS)</w:t>
      </w:r>
      <w:r w:rsidR="00E618B5">
        <w:rPr>
          <w:rFonts w:ascii="LcgygdAdvTTb5929f4c" w:hAnsi="LcgygdAdvTTb5929f4c" w:cs="LcgygdAdvTTb5929f4c"/>
        </w:rPr>
        <w:t xml:space="preserve"> have been </w:t>
      </w:r>
      <w:r w:rsidR="000554CA">
        <w:rPr>
          <w:rFonts w:ascii="LcgygdAdvTTb5929f4c" w:hAnsi="LcgygdAdvTTb5929f4c" w:cs="LcgygdAdvTTb5929f4c"/>
        </w:rPr>
        <w:t>applied to integrate host-transcriptome and microbiome</w:t>
      </w:r>
      <w:commentRangeStart w:id="64"/>
      <w:r w:rsidR="00AF5843">
        <w:rPr>
          <w:rFonts w:ascii="LcgygdAdvTTb5929f4c" w:hAnsi="LcgygdAdvTTb5929f4c" w:cs="LcgygdAdvTTb5929f4c"/>
        </w:rPr>
        <w:fldChar w:fldCharType="begin">
          <w:fldData xml:space="preserve">PEVuZE5vdGU+PENpdGU+PEF1dGhvcj5XYW5nPC9BdXRob3I+PFllYXI+MjAxOTwvWWVhcj48UmVj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</w:fldData>
        </w:fldChar>
      </w:r>
      <w:r w:rsidR="000431E6">
        <w:rPr>
          <w:rFonts w:ascii="LcgygdAdvTTb5929f4c" w:hAnsi="LcgygdAdvTTb5929f4c" w:cs="LcgygdAdvTTb5929f4c"/>
        </w:rPr>
        <w:instrText xml:space="preserve"> ADDIN EN.CITE </w:instrText>
      </w:r>
      <w:r w:rsidR="000431E6">
        <w:rPr>
          <w:rFonts w:ascii="LcgygdAdvTTb5929f4c" w:hAnsi="LcgygdAdvTTb5929f4c" w:cs="LcgygdAdvTTb5929f4c"/>
        </w:rPr>
        <w:fldChar w:fldCharType="begin">
          <w:fldData xml:space="preserve">PEVuZE5vdGU+PENpdGU+PEF1dGhvcj5XYW5nPC9BdXRob3I+PFllYXI+MjAxOTwvWWVhcj48UmVj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</w:fldData>
        </w:fldChar>
      </w:r>
      <w:r w:rsidR="000431E6">
        <w:rPr>
          <w:rFonts w:ascii="LcgygdAdvTTb5929f4c" w:hAnsi="LcgygdAdvTTb5929f4c" w:cs="LcgygdAdvTTb5929f4c"/>
        </w:rPr>
        <w:instrText xml:space="preserve"> ADDIN EN.CITE.DATA </w:instrText>
      </w:r>
      <w:r w:rsidR="000431E6">
        <w:rPr>
          <w:rFonts w:ascii="LcgygdAdvTTb5929f4c" w:hAnsi="LcgygdAdvTTb5929f4c" w:cs="LcgygdAdvTTb5929f4c"/>
        </w:rPr>
      </w:r>
      <w:r w:rsidR="000431E6">
        <w:rPr>
          <w:rFonts w:ascii="LcgygdAdvTTb5929f4c" w:hAnsi="LcgygdAdvTTb5929f4c" w:cs="LcgygdAdvTTb5929f4c"/>
        </w:rPr>
        <w:fldChar w:fldCharType="end"/>
      </w:r>
      <w:r w:rsidR="00AF5843">
        <w:rPr>
          <w:rFonts w:ascii="LcgygdAdvTTb5929f4c" w:hAnsi="LcgygdAdvTTb5929f4c" w:cs="LcgygdAdvTTb5929f4c"/>
        </w:rPr>
      </w:r>
      <w:r w:rsidR="00AF5843">
        <w:rPr>
          <w:rFonts w:ascii="LcgygdAdvTTb5929f4c" w:hAnsi="LcgygdAdvTTb5929f4c" w:cs="LcgygdAdvTTb5929f4c"/>
        </w:rPr>
        <w:fldChar w:fldCharType="separate"/>
      </w:r>
      <w:r w:rsidR="000431E6">
        <w:rPr>
          <w:rFonts w:ascii="LcgygdAdvTTb5929f4c" w:hAnsi="LcgygdAdvTTb5929f4c" w:cs="LcgygdAdvTTb5929f4c"/>
          <w:noProof/>
        </w:rPr>
        <w:t>[3, 4, 24-29]</w:t>
      </w:r>
      <w:r w:rsidR="00AF5843">
        <w:rPr>
          <w:rFonts w:ascii="LcgygdAdvTTb5929f4c" w:hAnsi="LcgygdAdvTTb5929f4c" w:cs="LcgygdAdvTTb5929f4c"/>
        </w:rPr>
        <w:fldChar w:fldCharType="end"/>
      </w:r>
      <w:commentRangeEnd w:id="64"/>
      <w:r w:rsidR="00134F9E">
        <w:rPr>
          <w:rStyle w:val="CommentReference"/>
        </w:rPr>
        <w:commentReference w:id="64"/>
      </w:r>
      <w:r w:rsidR="000554CA">
        <w:rPr>
          <w:rFonts w:ascii="LcgygdAdvTTb5929f4c" w:hAnsi="LcgygdAdvTTb5929f4c" w:cs="LcgygdAdvTTb5929f4c"/>
        </w:rPr>
        <w:t xml:space="preserve">. </w:t>
      </w:r>
      <w:del w:id="65" w:author="Guannan Shen" w:date="2019-09-23T16:58:00Z">
        <w:r w:rsidR="00D85FB3" w:rsidDel="00766CEF">
          <w:rPr>
            <w:rFonts w:ascii="LcgygdAdvTTb5929f4c" w:hAnsi="LcgygdAdvTTb5929f4c" w:cs="LcgygdAdvTTb5929f4c"/>
          </w:rPr>
          <w:delText xml:space="preserve">In addition, data-driven network analysis method such as WGCNA and knowledge-driven </w:delText>
        </w:r>
        <w:r w:rsidR="00A9054B" w:rsidDel="00766CEF">
          <w:rPr>
            <w:rFonts w:ascii="LcgygdAdvTTb5929f4c" w:hAnsi="LcgygdAdvTTb5929f4c" w:cs="LcgygdAdvTTb5929f4c"/>
          </w:rPr>
          <w:delText xml:space="preserve">network analysis approach such as </w:delText>
        </w:r>
        <w:r w:rsidR="00A9054B" w:rsidRPr="00A9054B" w:rsidDel="00766CEF">
          <w:rPr>
            <w:rFonts w:ascii="LcgygdAdvTTb5929f4c" w:hAnsi="LcgygdAdvTTb5929f4c" w:cs="LcgygdAdvTTb5929f4c"/>
          </w:rPr>
          <w:delText>transkingdom network (TransNet)</w:delText>
        </w:r>
        <w:r w:rsidR="00A9054B" w:rsidDel="00766CEF">
          <w:rPr>
            <w:rFonts w:ascii="LcgygdAdvTTb5929f4c" w:hAnsi="LcgygdAdvTTb5929f4c" w:cs="LcgygdAdvTTb5929f4c"/>
          </w:rPr>
          <w:delText xml:space="preserve"> have been modified and developed to </w:delText>
        </w:r>
        <w:r w:rsidR="00A9054B" w:rsidRPr="00A9054B" w:rsidDel="00766CEF">
          <w:rPr>
            <w:rFonts w:ascii="LcgygdAdvTTb5929f4c" w:hAnsi="LcgygdAdvTTb5929f4c" w:cs="LcgygdAdvTTb5929f4c"/>
          </w:rPr>
          <w:delText>study the crosstalk between functional transcripts and microbial</w:delText>
        </w:r>
        <w:r w:rsidR="00A9054B" w:rsidDel="00766CEF">
          <w:rPr>
            <w:rFonts w:ascii="LcgygdAdvTTb5929f4c" w:hAnsi="LcgygdAdvTTb5929f4c" w:cs="LcgygdAdvTTb5929f4c"/>
          </w:rPr>
          <w:delText xml:space="preserve"> taxa</w:delText>
        </w:r>
        <w:r w:rsidR="00B7387E" w:rsidDel="00766CEF">
          <w:rPr>
            <w:rFonts w:ascii="LcgygdAdvTTb5929f4c" w:hAnsi="LcgygdAdvTTb5929f4c" w:cs="LcgygdAdvTTb5929f4c"/>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sidDel="00766CEF">
          <w:rPr>
            <w:rFonts w:ascii="LcgygdAdvTTb5929f4c" w:hAnsi="LcgygdAdvTTb5929f4c" w:cs="LcgygdAdvTTb5929f4c"/>
          </w:rPr>
          <w:delInstrText xml:space="preserve"> ADDIN EN.CITE </w:delInstrText>
        </w:r>
        <w:r w:rsidR="00FE10D5" w:rsidDel="00766CEF">
          <w:rPr>
            <w:rFonts w:ascii="LcgygdAdvTTb5929f4c" w:hAnsi="LcgygdAdvTTb5929f4c" w:cs="LcgygdAdvTTb5929f4c"/>
          </w:rPr>
          <w:fldChar w:fldCharType="begin">
            <w:fldData xml:space="preserve">PEVuZE5vdGU+PENpdGU+PEF1dGhvcj5XYW5nPC9BdXRob3I+PFllYXI+MjAxOTwvWWVhcj48UmVj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==
</w:fldData>
          </w:fldChar>
        </w:r>
        <w:r w:rsidR="00FE10D5" w:rsidDel="00766CEF">
          <w:rPr>
            <w:rFonts w:ascii="LcgygdAdvTTb5929f4c" w:hAnsi="LcgygdAdvTTb5929f4c" w:cs="LcgygdAdvTTb5929f4c"/>
          </w:rPr>
          <w:delInstrText xml:space="preserve"> ADDIN EN.CITE.DATA </w:delInstrText>
        </w:r>
        <w:r w:rsidR="00FE10D5" w:rsidDel="00766CEF">
          <w:rPr>
            <w:rFonts w:ascii="LcgygdAdvTTb5929f4c" w:hAnsi="LcgygdAdvTTb5929f4c" w:cs="LcgygdAdvTTb5929f4c"/>
          </w:rPr>
        </w:r>
        <w:r w:rsidR="00FE10D5" w:rsidDel="00766CEF">
          <w:rPr>
            <w:rFonts w:ascii="LcgygdAdvTTb5929f4c" w:hAnsi="LcgygdAdvTTb5929f4c" w:cs="LcgygdAdvTTb5929f4c"/>
          </w:rPr>
          <w:fldChar w:fldCharType="end"/>
        </w:r>
        <w:r w:rsidR="00B7387E" w:rsidDel="00766CEF">
          <w:rPr>
            <w:rFonts w:ascii="LcgygdAdvTTb5929f4c" w:hAnsi="LcgygdAdvTTb5929f4c" w:cs="LcgygdAdvTTb5929f4c"/>
          </w:rPr>
        </w:r>
        <w:r w:rsidR="00B7387E" w:rsidDel="00766CEF">
          <w:rPr>
            <w:rFonts w:ascii="LcgygdAdvTTb5929f4c" w:hAnsi="LcgygdAdvTTb5929f4c" w:cs="LcgygdAdvTTb5929f4c"/>
          </w:rPr>
          <w:fldChar w:fldCharType="separate"/>
        </w:r>
        <w:r w:rsidR="00FE10D5" w:rsidDel="00766CEF">
          <w:rPr>
            <w:rFonts w:ascii="LcgygdAdvTTb5929f4c" w:hAnsi="LcgygdAdvTTb5929f4c" w:cs="LcgygdAdvTTb5929f4c"/>
            <w:noProof/>
          </w:rPr>
          <w:delText>[3]</w:delText>
        </w:r>
        <w:r w:rsidR="00B7387E" w:rsidDel="00766CEF">
          <w:rPr>
            <w:rFonts w:ascii="LcgygdAdvTTb5929f4c" w:hAnsi="LcgygdAdvTTb5929f4c" w:cs="LcgygdAdvTTb5929f4c"/>
          </w:rPr>
          <w:fldChar w:fldCharType="end"/>
        </w:r>
        <w:r w:rsidR="00A9054B" w:rsidDel="00766CEF">
          <w:rPr>
            <w:rFonts w:ascii="LcgygdAdvTTb5929f4c" w:hAnsi="LcgygdAdvTTb5929f4c" w:cs="LcgygdAdvTTb5929f4c"/>
          </w:rPr>
          <w:delText>.</w:delText>
        </w:r>
        <w:commentRangeEnd w:id="60"/>
        <w:r w:rsidR="00DF03A4" w:rsidDel="00766CEF">
          <w:rPr>
            <w:rStyle w:val="CommentReference"/>
          </w:rPr>
          <w:commentReference w:id="60"/>
        </w:r>
      </w:del>
    </w:p>
    <w:p w14:paraId="6E12593F" w14:textId="7CC6B6F4" w:rsidR="001B4246" w:rsidRPr="006F5522" w:rsidRDefault="001B4246" w:rsidP="006F5522">
      <w:pPr>
        <w:pStyle w:val="Heading2"/>
        <w:rPr>
          <w:rFonts w:ascii="Calibri" w:eastAsia="Calibri" w:hAnsi="Calibri" w:cs="Calibri"/>
          <w:color w:val="000000" w:themeColor="text1"/>
        </w:rPr>
      </w:pPr>
      <w:bookmarkStart w:id="66" w:name="_Toc19020039"/>
      <w:r w:rsidRPr="006F5522">
        <w:rPr>
          <w:color w:val="000000" w:themeColor="text1"/>
        </w:rPr>
        <w:lastRenderedPageBreak/>
        <w:t>Network analysis</w:t>
      </w:r>
      <w:bookmarkEnd w:id="66"/>
    </w:p>
    <w:p w14:paraId="50F6C317" w14:textId="131D9D76" w:rsidR="001B4246" w:rsidRDefault="001B4246" w:rsidP="001B4246">
      <w:pPr>
        <w:spacing w:line="360" w:lineRule="auto"/>
        <w:jc w:val="both"/>
        <w:rPr>
          <w:rFonts w:ascii="Calibri" w:eastAsia="Calibri" w:hAnsi="Calibri" w:cs="Calibri"/>
        </w:rPr>
      </w:pPr>
      <w:r w:rsidRPr="7E7E15CD">
        <w:rPr>
          <w:rFonts w:ascii="Calibri" w:eastAsia="Calibri" w:hAnsi="Calibri" w:cs="Calibri"/>
        </w:rPr>
        <w:t>With the rapid development of high-throughput techniques, the large-scale identification of components (genes, RNAs, proteins, metabolites and microbes) are more common and achievable</w:t>
      </w:r>
      <w:r>
        <w:rPr>
          <w:rFonts w:ascii="Calibri" w:eastAsia="Calibri" w:hAnsi="Calibri" w:cs="Calibri"/>
        </w:rPr>
        <w:fldChar w:fldCharType="begin">
          <w:fldData xml:space="preserve">PEVuZE5vdGU+PENpdGU+PEF1dGhvcj5aaHU8L0F1dGhvcj48WWVhcj4yMDA3PC9ZZWFyPjxSZWNO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PEVuZE5vdGU+PENpdGU+PEF1dGhvcj5aaHU8L0F1dGhvcj48WWVhcj4yMDA3PC9ZZWFyPjxSZWNO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[7, 9, 30]</w:t>
      </w:r>
      <w:r>
        <w:rPr>
          <w:rFonts w:ascii="Calibri" w:eastAsia="Calibri" w:hAnsi="Calibri" w:cs="Calibri"/>
        </w:rPr>
        <w:fldChar w:fldCharType="end"/>
      </w:r>
      <w:r w:rsidRPr="7E7E15CD">
        <w:rPr>
          <w:rFonts w:ascii="Calibri" w:eastAsia="Calibri" w:hAnsi="Calibri" w:cs="Calibri"/>
        </w:rPr>
        <w:t xml:space="preserve">. Typically, </w:t>
      </w:r>
      <w:r w:rsidR="00CA6A1C">
        <w:rPr>
          <w:rFonts w:ascii="Calibri" w:eastAsia="Calibri" w:hAnsi="Calibri" w:cs="Calibri"/>
        </w:rPr>
        <w:t xml:space="preserve">the goal of </w:t>
      </w:r>
      <w:r w:rsidRPr="7E7E15CD">
        <w:rPr>
          <w:rFonts w:ascii="Calibri" w:eastAsia="Calibri" w:hAnsi="Calibri" w:cs="Calibri"/>
        </w:rPr>
        <w:t>network analysis is to assemble large-scale functional interactions or expression similarities into a network format, whose topological structure contains significant biological properties</w:t>
      </w:r>
      <w:r>
        <w:rPr>
          <w:rFonts w:ascii="Calibri" w:eastAsia="Calibri" w:hAnsi="Calibri" w:cs="Calibri"/>
        </w:rPr>
        <w:t xml:space="preserve"> represented as </w:t>
      </w:r>
      <w:r w:rsidRPr="00DC3839">
        <w:rPr>
          <w:rFonts w:ascii="Calibri" w:eastAsia="Calibri" w:hAnsi="Calibri" w:cs="Calibri"/>
        </w:rPr>
        <w:t>interactions in the</w:t>
      </w:r>
      <w:r>
        <w:rPr>
          <w:rFonts w:ascii="Calibri" w:eastAsia="Calibri" w:hAnsi="Calibri" w:cs="Calibri"/>
        </w:rPr>
        <w:t xml:space="preserve"> </w:t>
      </w:r>
      <w:r w:rsidRPr="00DC3839">
        <w:rPr>
          <w:rFonts w:ascii="Calibri" w:eastAsia="Calibri" w:hAnsi="Calibri" w:cs="Calibri"/>
        </w:rPr>
        <w:t>form of edges that connect biological components in the form of nodes</w:t>
      </w:r>
      <w:r>
        <w:rPr>
          <w:rFonts w:ascii="Calibri" w:eastAsia="Calibri" w:hAnsi="Calibri" w:cs="Calibri"/>
        </w:rPr>
        <w:fldChar w:fldCharType="begin">
          <w:fldData xml:space="preserve">PEVuZE5vdGU+PENpdGU+PEF1dGhvcj5aaHU8L0F1dGhvcj48WWVhcj4yMDA3PC9ZZWFyPjxSZWNO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PEVuZE5vdGU+PENpdGU+PEF1dGhvcj5aaHU8L0F1dGhvcj48WWVhcj4yMDA3PC9ZZWFyPjxSZWNO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[13, 30]</w:t>
      </w:r>
      <w:r>
        <w:rPr>
          <w:rFonts w:ascii="Calibri" w:eastAsia="Calibri" w:hAnsi="Calibri" w:cs="Calibri"/>
        </w:rPr>
        <w:fldChar w:fldCharType="end"/>
      </w:r>
      <w:r w:rsidRPr="7E7E15CD">
        <w:rPr>
          <w:rFonts w:ascii="Calibri" w:eastAsia="Calibri" w:hAnsi="Calibri" w:cs="Calibri"/>
        </w:rPr>
        <w:t xml:space="preserve">. </w:t>
      </w:r>
      <w:r>
        <w:t xml:space="preserve">To date, several types of biological networks have been characterized extensively, such as: </w:t>
      </w:r>
      <w:r w:rsidRPr="7E7E15CD">
        <w:rPr>
          <w:rFonts w:ascii="Calibri" w:eastAsia="Calibri" w:hAnsi="Calibri" w:cs="Calibri"/>
        </w:rPr>
        <w:t>transcription factor-binding network, protein–protein interactions network, metabolic network, genetic network, MicroRNA-transcriptome network and microbiota co-occurrence network</w:t>
      </w:r>
      <w:r>
        <w:rPr>
          <w:rFonts w:ascii="Calibri" w:eastAsia="Calibri" w:hAnsi="Calibri" w:cs="Calibri"/>
        </w:rPr>
        <w:fldChar w:fldCharType="begin">
          <w:fldData xml:space="preserve">PEVuZE5vdGU+PENpdGU+PEF1dGhvcj5TaGk8L0F1dGhvcj48WWVhcj4yMDE5PC9ZZWFyPjxSZWNO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PEVuZE5vdGU+PENpdGU+PEF1dGhvcj5TaGk8L0F1dGhvcj48WWVhcj4yMDE5PC9ZZWFyPjxSZWNO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[7, 29-31]</w:t>
      </w:r>
      <w:r>
        <w:rPr>
          <w:rFonts w:ascii="Calibri" w:eastAsia="Calibri" w:hAnsi="Calibri" w:cs="Calibri"/>
        </w:rPr>
        <w:fldChar w:fldCharType="end"/>
      </w:r>
      <w:r w:rsidRPr="7E7E15CD">
        <w:rPr>
          <w:rFonts w:ascii="Calibri" w:eastAsia="Calibri" w:hAnsi="Calibri" w:cs="Calibri"/>
        </w:rPr>
        <w:t xml:space="preserve">. Networks can be generated from single </w:t>
      </w:r>
      <w:r w:rsidR="00EF4185">
        <w:rPr>
          <w:rFonts w:ascii="Calibri" w:eastAsia="Calibri" w:hAnsi="Calibri" w:cs="Calibri"/>
        </w:rPr>
        <w:t>Omics</w:t>
      </w:r>
      <w:r w:rsidRPr="7E7E15CD">
        <w:rPr>
          <w:rFonts w:ascii="Calibri" w:eastAsia="Calibri" w:hAnsi="Calibri" w:cs="Calibri"/>
        </w:rPr>
        <w:t xml:space="preserve"> such as weighted gene co-expression network analysis (WGCNA) method, or from multiple </w:t>
      </w:r>
      <w:r w:rsidR="00EF4185">
        <w:rPr>
          <w:rFonts w:ascii="Calibri" w:eastAsia="Calibri" w:hAnsi="Calibri" w:cs="Calibri"/>
        </w:rPr>
        <w:t>Omics</w:t>
      </w:r>
      <w:r w:rsidRPr="7E7E15CD">
        <w:rPr>
          <w:rFonts w:ascii="Calibri" w:eastAsia="Calibri" w:hAnsi="Calibri" w:cs="Calibri"/>
        </w:rPr>
        <w:t xml:space="preserve"> data </w:t>
      </w:r>
      <w:r w:rsidR="008A342E">
        <w:rPr>
          <w:rFonts w:ascii="Calibri" w:eastAsia="Calibri" w:hAnsi="Calibri" w:cs="Calibri"/>
        </w:rPr>
        <w:t>using</w:t>
      </w:r>
      <w:r w:rsidRPr="7E7E15CD">
        <w:rPr>
          <w:rFonts w:ascii="Calibri" w:eastAsia="Calibri" w:hAnsi="Calibri" w:cs="Calibri"/>
        </w:rPr>
        <w:t xml:space="preserve"> joint non-negative matrix factorization (NMF)</w:t>
      </w:r>
      <w:r>
        <w:rPr>
          <w:rFonts w:ascii="Calibri" w:eastAsia="Calibri" w:hAnsi="Calibri" w:cs="Calibri"/>
        </w:rPr>
        <w:fldChar w:fldCharType="begin">
          <w:fldData xml:space="preserve">PEVuZE5vdGU+PENpdGU+PEF1dGhvcj5MYW5nZmVsZGVyPC9BdXRob3I+PFllYXI+MjAwODwvWWVh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PEVuZE5vdGU+PENpdGU+PEF1dGhvcj5MYW5nZmVsZGVyPC9BdXRob3I+PFllYXI+MjAwODwvWWVh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[9, 29]</w:t>
      </w:r>
      <w:r>
        <w:rPr>
          <w:rFonts w:ascii="Calibri" w:eastAsia="Calibri" w:hAnsi="Calibri" w:cs="Calibri"/>
        </w:rPr>
        <w:fldChar w:fldCharType="end"/>
      </w:r>
      <w:r w:rsidRPr="7E7E15CD">
        <w:rPr>
          <w:rFonts w:ascii="Calibri" w:eastAsia="Calibri" w:hAnsi="Calibri" w:cs="Calibri"/>
        </w:rPr>
        <w:t xml:space="preserve">. </w:t>
      </w:r>
      <w:r>
        <w:rPr>
          <w:rFonts w:ascii="Calibri" w:eastAsia="Calibri" w:hAnsi="Calibri" w:cs="Calibri"/>
        </w:rPr>
        <w:t>Networks can either be created top-down as data-driven networks</w:t>
      </w:r>
      <w:r w:rsidR="00E963E2">
        <w:rPr>
          <w:rFonts w:ascii="Calibri" w:eastAsia="Calibri" w:hAnsi="Calibri" w:cs="Calibri"/>
        </w:rPr>
        <w:t xml:space="preserve"> as</w:t>
      </w:r>
      <w:r>
        <w:rPr>
          <w:rFonts w:ascii="Calibri" w:eastAsia="Calibri" w:hAnsi="Calibri" w:cs="Calibri"/>
        </w:rPr>
        <w:t xml:space="preserve"> in this work</w:t>
      </w:r>
      <w:r w:rsidR="00080258">
        <w:rPr>
          <w:rFonts w:ascii="Calibri" w:eastAsia="Calibri" w:hAnsi="Calibri" w:cs="Calibri"/>
        </w:rPr>
        <w:t>,</w:t>
      </w:r>
      <w:r>
        <w:rPr>
          <w:rFonts w:ascii="Calibri" w:eastAsia="Calibri" w:hAnsi="Calibri" w:cs="Calibri"/>
        </w:rPr>
        <w:t xml:space="preserve"> or bottom-up as knowledge-driven networks</w:t>
      </w:r>
      <w:r w:rsidR="00B85E05" w:rsidDel="00B85E05">
        <w:rPr>
          <w:rFonts w:ascii="Calibri" w:eastAsia="Calibri" w:hAnsi="Calibri" w:cs="Calibri"/>
        </w:rPr>
        <w:t xml:space="preserve"> </w:t>
      </w:r>
      <w:r>
        <w:rPr>
          <w:rFonts w:ascii="Calibri" w:eastAsia="Calibri" w:hAnsi="Calibri" w:cs="Calibri"/>
        </w:rPr>
        <w:fldChar w:fldCharType="begin">
          <w:fldData xml:space="preserve">PEVuZE5vdGU+PENpdGU+PEF1dGhvcj5CYXVlcjwvQXV0aG9yPjxZZWFyPjIwMTg8L1llYXI+PFJl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PEVuZE5vdGU+PENpdGU+PEF1dGhvcj5CYXVlcjwvQXV0aG9yPjxZZWFyPjIwMTg8L1llYXI+PFJl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C7457">
        <w:rPr>
          <w:rFonts w:ascii="Calibri" w:eastAsia="Calibri" w:hAnsi="Calibri" w:cs="Calibri"/>
          <w:noProof/>
        </w:rPr>
        <w:t>[7, 13]</w:t>
      </w:r>
      <w:r>
        <w:rPr>
          <w:rFonts w:ascii="Calibri" w:eastAsia="Calibri" w:hAnsi="Calibri" w:cs="Calibri"/>
        </w:rPr>
        <w:fldChar w:fldCharType="end"/>
      </w:r>
      <w:r>
        <w:rPr>
          <w:rFonts w:ascii="Calibri" w:eastAsia="Calibri" w:hAnsi="Calibri" w:cs="Calibri"/>
        </w:rPr>
        <w:t>.</w:t>
      </w:r>
    </w:p>
    <w:p w14:paraId="5C97974F" w14:textId="7D3D5D8C" w:rsidR="00EF289D" w:rsidRDefault="00361424" w:rsidP="00361424">
      <w:pPr>
        <w:spacing w:line="360" w:lineRule="auto"/>
        <w:jc w:val="both"/>
        <w:rPr>
          <w:rFonts w:ascii="Calibri" w:eastAsia="Calibri" w:hAnsi="Calibri" w:cs="Calibri"/>
        </w:rPr>
      </w:pPr>
      <w:r w:rsidRPr="7E7E15CD">
        <w:rPr>
          <w:rFonts w:ascii="Calibri" w:eastAsia="Calibri" w:hAnsi="Calibri" w:cs="Calibri"/>
        </w:rPr>
        <w:t>Within a network, the biological components such as genes are termed vertices or nodes, and connections between them are defined as edges (in undirected networks) or arcs (in directed networks). Due to the properties of host-microbe interactions, only undirected networks were generated in this study. The edges are usually based on strength of correlations or similarities</w:t>
      </w:r>
      <w:r>
        <w:rPr>
          <w:rFonts w:ascii="Calibri" w:eastAsia="Calibri" w:hAnsi="Calibri" w:cs="Calibri"/>
        </w:rPr>
        <w:fldChar w:fldCharType="begin"/>
      </w:r>
      <w:r w:rsidR="000C7457">
        <w:rPr>
          <w:rFonts w:ascii="Calibri" w:eastAsia="Calibri" w:hAnsi="Calibri" w:cs="Calibri"/>
        </w:rPr>
        <w:instrText xml:space="preserve"> ADDIN EN.CITE &lt;EndNote&gt;&lt;Cite&gt;&lt;Author&gt;Pavlopoulos&lt;/Author&gt;&lt;Year&gt;2011&lt;/Year&gt;&lt;RecNum&gt;23&lt;/RecNum&gt;&lt;DisplayText&gt;[12]&lt;/DisplayText&gt;&lt;record&gt;&lt;rec-number&gt;23&lt;/rec-number&gt;&lt;foreign-keys&gt;&lt;key app="EN" db-id="vf0x2t201sd9eaeeeesx5edapsvvsr0a20za" timestamp="1565669836"&gt;23&lt;/key&gt;&lt;key app="ENWeb" db-id=""&gt;0&lt;/key&gt;&lt;/foreign-keys&gt;&lt;ref-type name="Journal Article"&gt;17&lt;/ref-type&gt;&lt;contributors&gt;&lt;authors&gt;&lt;author&gt;Pavlopoulos, G. A.&lt;/author&gt;&lt;author&gt;Secrier, M.&lt;/author&gt;&lt;author&gt;Moschopoulos, C. N.&lt;/author&gt;&lt;author&gt;Soldatos, T. G.&lt;/author&gt;&lt;author&gt;Kossida, S.&lt;/author&gt;&lt;author&gt;Aerts, J.&lt;/author&gt;&lt;author&gt;Schneider, R.&lt;/author&gt;&lt;author&gt;Bagos, P. G.&lt;/author&gt;&lt;/authors&gt;&lt;/contributors&gt;&lt;auth-address&gt;Department of Computer Science and Biomedical Informatics, University of Central Greece, Lamia, 35100, Greece. pavlopou@embl.de.&lt;/auth-address&gt;&lt;titles&gt;&lt;title&gt;Using graph theory to analyze biological networks&lt;/title&gt;&lt;secondary-title&gt;BioData Min&lt;/secondary-title&gt;&lt;/titles&gt;&lt;periodical&gt;&lt;full-title&gt;BioData Min&lt;/full-title&gt;&lt;/periodical&gt;&lt;pages&gt;10&lt;/pages&gt;&lt;volume&gt;4&lt;/volume&gt;&lt;edition&gt;2011/04/30&lt;/edition&gt;&lt;dates&gt;&lt;year&gt;2011&lt;/year&gt;&lt;pub-dates&gt;&lt;date&gt;Apr 28&lt;/date&gt;&lt;/pub-dates&gt;&lt;/dates&gt;&lt;isbn&gt;1756-0381 (Electronic)&amp;#xD;1756-0381 (Linking)&lt;/isbn&gt;&lt;accession-num&gt;21527005&lt;/accession-num&gt;&lt;urls&gt;&lt;related-urls&gt;&lt;url&gt;https://www.ncbi.nlm.nih.gov/pubmed/21527005&lt;/url&gt;&lt;/related-urls&gt;&lt;/urls&gt;&lt;custom2&gt;PMC3101653&lt;/custom2&gt;&lt;electronic-resource-num&gt;10.1186/1756-0381-4-10&lt;/electronic-resource-num&gt;&lt;/record&gt;&lt;/Cite&gt;&lt;/EndNote&gt;</w:instrText>
      </w:r>
      <w:r>
        <w:rPr>
          <w:rFonts w:ascii="Calibri" w:eastAsia="Calibri" w:hAnsi="Calibri" w:cs="Calibri"/>
        </w:rPr>
        <w:fldChar w:fldCharType="separate"/>
      </w:r>
      <w:r w:rsidR="000C7457">
        <w:rPr>
          <w:rFonts w:ascii="Calibri" w:eastAsia="Calibri" w:hAnsi="Calibri" w:cs="Calibri"/>
          <w:noProof/>
        </w:rPr>
        <w:t>[12]</w:t>
      </w:r>
      <w:r>
        <w:rPr>
          <w:rFonts w:ascii="Calibri" w:eastAsia="Calibri" w:hAnsi="Calibri" w:cs="Calibri"/>
        </w:rPr>
        <w:fldChar w:fldCharType="end"/>
      </w:r>
      <w:r w:rsidRPr="7E7E15CD">
        <w:rPr>
          <w:rFonts w:ascii="Calibri" w:eastAsia="Calibri" w:hAnsi="Calibri" w:cs="Calibri"/>
        </w:rPr>
        <w:t xml:space="preserve">.  </w:t>
      </w:r>
      <w:r w:rsidR="00E73F40">
        <w:rPr>
          <w:rFonts w:ascii="Calibri" w:eastAsia="Calibri" w:hAnsi="Calibri" w:cs="Calibri"/>
        </w:rPr>
        <w:t>T</w:t>
      </w:r>
      <w:r w:rsidRPr="7E7E15CD">
        <w:rPr>
          <w:rFonts w:ascii="Calibri" w:eastAsia="Calibri" w:hAnsi="Calibri" w:cs="Calibri"/>
        </w:rPr>
        <w:t xml:space="preserve">he strength of edges can vary considerably, by </w:t>
      </w:r>
      <m:oMath>
        <m:r>
          <w:rPr>
            <w:rFonts w:ascii="Cambria Math" w:eastAsia="Calibri" w:hAnsi="Cambria Math" w:cs="Calibri"/>
          </w:rPr>
          <m:t>&gt;10</m:t>
        </m:r>
      </m:oMath>
      <w:r w:rsidRPr="7E7E15CD">
        <w:rPr>
          <w:rFonts w:ascii="Calibri" w:eastAsia="Calibri" w:hAnsi="Calibri" w:cs="Calibri"/>
        </w:rPr>
        <w:t xml:space="preserve"> orders of magnitude</w:t>
      </w:r>
      <w:r w:rsidR="00E73F40">
        <w:rPr>
          <w:rFonts w:ascii="Calibri" w:eastAsia="Calibri" w:hAnsi="Calibri" w:cs="Calibri"/>
        </w:rPr>
        <w:t>, and</w:t>
      </w:r>
      <w:r w:rsidRPr="7E7E15CD">
        <w:rPr>
          <w:rFonts w:ascii="Calibri" w:eastAsia="Calibri" w:hAnsi="Calibri" w:cs="Calibri"/>
        </w:rPr>
        <w:t xml:space="preserve"> there is no objective threshold of edges’ strengths to quantitatively define whether the edges exist or not</w:t>
      </w:r>
      <w:r w:rsidR="00072A26">
        <w:rPr>
          <w:rFonts w:ascii="Calibri" w:eastAsia="Calibri" w:hAnsi="Calibri" w:cs="Calibri"/>
        </w:rPr>
        <w:fldChar w:fldCharType="begin"/>
      </w:r>
      <w:r w:rsidR="000431E6">
        <w:rPr>
          <w:rFonts w:ascii="Calibri" w:eastAsia="Calibri" w:hAnsi="Calibri" w:cs="Calibri"/>
        </w:rPr>
        <w:instrText xml:space="preserve"> ADDIN EN.CITE &lt;EndNote&gt;&lt;Cite&gt;&lt;Author&gt;Zhu&lt;/Author&gt;&lt;Year&gt;2007&lt;/Year&gt;&lt;RecNum&gt;24&lt;/RecNum&gt;&lt;DisplayText&gt;[30]&lt;/DisplayText&gt;&lt;record&gt;&lt;rec-number&gt;24&lt;/rec-number&gt;&lt;foreign-keys&gt;&lt;key app="EN" db-id="vf0x2t201sd9eaeeeesx5edapsvvsr0a20za" timestamp="1565676068"&gt;24&lt;/key&gt;&lt;key app="ENWeb" db-id=""&gt;0&lt;/key&gt;&lt;/foreign-keys&gt;&lt;ref-type name="Journal Article"&gt;17&lt;/ref-type&gt;&lt;contributors&gt;&lt;authors&gt;&lt;author&gt;Zhu, X.&lt;/author&gt;&lt;author&gt;Gerstein, M.&lt;/author&gt;&lt;author&gt;Snyder, M.&lt;/author&gt;&lt;/authors&gt;&lt;/contributors&gt;&lt;auth-address&gt;Department of Molecular, Cellular, and Developmental Biology, Yale University, New Haven, Connecticut 06520, USA.&lt;/auth-address&gt;&lt;titles&gt;&lt;title&gt;Getting connected: analysis and principles of biological networks&lt;/title&gt;&lt;secondary-title&gt;Genes Dev&lt;/secondary-title&gt;&lt;/titles&gt;&lt;periodical&gt;&lt;full-title&gt;Genes Dev&lt;/full-title&gt;&lt;/periodical&gt;&lt;pages&gt;1010-24&lt;/pages&gt;&lt;volume&gt;21&lt;/volume&gt;&lt;number&gt;9&lt;/number&gt;&lt;edition&gt;2007/05/03&lt;/edition&gt;&lt;keywords&gt;&lt;keyword&gt;Animals&lt;/keyword&gt;&lt;keyword&gt;Disease/etiology&lt;/keyword&gt;&lt;keyword&gt;Evolution, Molecular&lt;/keyword&gt;&lt;keyword&gt;Humans&lt;/keyword&gt;&lt;keyword&gt;*Models, Biological&lt;/keyword&gt;&lt;keyword&gt;Models, Genetic&lt;/keyword&gt;&lt;keyword&gt;Mutation&lt;/keyword&gt;&lt;keyword&gt;Phosphorylation&lt;/keyword&gt;&lt;keyword&gt;Protein Interaction Mapping&lt;/keyword&gt;&lt;keyword&gt;Proteins/metabolism&lt;/keyword&gt;&lt;keyword&gt;*Systems Biology&lt;/keyword&gt;&lt;keyword&gt;Transcription Factors/metabolism&lt;/keyword&gt;&lt;/keywords&gt;&lt;dates&gt;&lt;year&gt;2007&lt;/year&gt;&lt;pub-dates&gt;&lt;date&gt;May 1&lt;/date&gt;&lt;/pub-dates&gt;&lt;/dates&gt;&lt;isbn&gt;0890-9369 (Print)&amp;#xD;0890-9369 (Linking)&lt;/isbn&gt;&lt;accession-num&gt;17473168&lt;/accession-num&gt;&lt;urls&gt;&lt;related-urls&gt;&lt;url&gt;https://www.ncbi.nlm.nih.gov/pubmed/17473168&lt;/url&gt;&lt;/related-urls&gt;&lt;/urls&gt;&lt;electronic-resource-num&gt;10.1101/gad.1528707&lt;/electronic-resource-num&gt;&lt;/record&gt;&lt;/Cite&gt;&lt;/EndNote&gt;</w:instrText>
      </w:r>
      <w:r w:rsidR="00072A26">
        <w:rPr>
          <w:rFonts w:ascii="Calibri" w:eastAsia="Calibri" w:hAnsi="Calibri" w:cs="Calibri"/>
        </w:rPr>
        <w:fldChar w:fldCharType="separate"/>
      </w:r>
      <w:r w:rsidR="000431E6">
        <w:rPr>
          <w:rFonts w:ascii="Calibri" w:eastAsia="Calibri" w:hAnsi="Calibri" w:cs="Calibri"/>
          <w:noProof/>
        </w:rPr>
        <w:t>[30]</w:t>
      </w:r>
      <w:r w:rsidR="00072A26">
        <w:rPr>
          <w:rFonts w:ascii="Calibri" w:eastAsia="Calibri" w:hAnsi="Calibri" w:cs="Calibri"/>
        </w:rPr>
        <w:fldChar w:fldCharType="end"/>
      </w:r>
      <w:r w:rsidRPr="7E7E15CD">
        <w:rPr>
          <w:rFonts w:ascii="Calibri" w:eastAsia="Calibri" w:hAnsi="Calibri" w:cs="Calibri"/>
        </w:rPr>
        <w:t xml:space="preserve">. The degree feature in a network is defined as the number of links connected to </w:t>
      </w:r>
      <w:r>
        <w:rPr>
          <w:rFonts w:ascii="Calibri" w:eastAsia="Calibri" w:hAnsi="Calibri" w:cs="Calibri"/>
        </w:rPr>
        <w:t>a node</w:t>
      </w:r>
      <w:r w:rsidRPr="7E7E15CD">
        <w:rPr>
          <w:rFonts w:ascii="Calibri" w:eastAsia="Calibri" w:hAnsi="Calibri" w:cs="Calibri"/>
        </w:rPr>
        <w:t>. A node with high degree is likely to play a more important role in maintaining the network structure</w:t>
      </w:r>
      <w:r w:rsidR="0010710B">
        <w:rPr>
          <w:rFonts w:ascii="Calibri" w:eastAsia="Calibri" w:hAnsi="Calibri" w:cs="Calibri"/>
        </w:rPr>
        <w:t>, which can be named as “hub”</w:t>
      </w:r>
      <w:r>
        <w:rPr>
          <w:rFonts w:ascii="Calibri" w:eastAsia="Calibri" w:hAnsi="Calibri" w:cs="Calibri"/>
        </w:rPr>
        <w:fldChar w:fldCharType="begin">
          <w:fldData xml:space="preserve">PEVuZE5vdGU+PENpdGU+PEF1dGhvcj5aaHU8L0F1dGhvcj48WWVhcj4yMDA3PC9ZZWFyPjxSZWNO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PEVuZE5vdGU+PENpdGU+PEF1dGhvcj5aaHU8L0F1dGhvcj48WWVhcj4yMDA3PC9ZZWFyPjxSZWNO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[12, 30]</w:t>
      </w:r>
      <w:r>
        <w:rPr>
          <w:rFonts w:ascii="Calibri" w:eastAsia="Calibri" w:hAnsi="Calibri" w:cs="Calibri"/>
        </w:rPr>
        <w:fldChar w:fldCharType="end"/>
      </w:r>
      <w:r w:rsidRPr="7E7E15CD">
        <w:rPr>
          <w:rFonts w:ascii="Calibri" w:eastAsia="Calibri" w:hAnsi="Calibri" w:cs="Calibri"/>
        </w:rPr>
        <w:t xml:space="preserve">. </w:t>
      </w:r>
    </w:p>
    <w:p w14:paraId="6D83A308" w14:textId="26230FED" w:rsidR="001B4246" w:rsidRDefault="00361424" w:rsidP="00F14BB7">
      <w:pPr>
        <w:spacing w:line="360" w:lineRule="auto"/>
        <w:jc w:val="both"/>
        <w:rPr>
          <w:ins w:id="67" w:author="Guannan Shen" w:date="2019-09-23T16:43:00Z"/>
          <w:rFonts w:ascii="Calibri" w:eastAsia="Calibri" w:hAnsi="Calibri" w:cs="Calibri"/>
        </w:rPr>
      </w:pPr>
      <w:r w:rsidRPr="7E7E15CD">
        <w:rPr>
          <w:rFonts w:ascii="Calibri" w:eastAsia="Calibri" w:hAnsi="Calibri" w:cs="Calibri"/>
        </w:rPr>
        <w:t xml:space="preserve">It is generally accepted that biological networks typically have a scale-free format where several hubs have many connections and most nodes only have one or a few connections. </w:t>
      </w:r>
      <w:r>
        <w:rPr>
          <w:rFonts w:ascii="Calibri" w:eastAsia="Calibri" w:hAnsi="Calibri" w:cs="Calibri"/>
        </w:rPr>
        <w:t xml:space="preserve">It has been shown that the microbial co-occurrence networks, </w:t>
      </w:r>
      <w:r w:rsidRPr="00F34675">
        <w:rPr>
          <w:rFonts w:ascii="Calibri" w:eastAsia="Calibri" w:hAnsi="Calibri" w:cs="Calibri"/>
        </w:rPr>
        <w:t>like protein interaction and human</w:t>
      </w:r>
      <w:r>
        <w:rPr>
          <w:rFonts w:ascii="Calibri" w:eastAsia="Calibri" w:hAnsi="Calibri" w:cs="Calibri"/>
        </w:rPr>
        <w:t xml:space="preserve"> </w:t>
      </w:r>
      <w:r w:rsidRPr="00F34675">
        <w:rPr>
          <w:rFonts w:ascii="Calibri" w:eastAsia="Calibri" w:hAnsi="Calibri" w:cs="Calibri"/>
        </w:rPr>
        <w:t>social networks, are scale-free</w:t>
      </w:r>
      <w:r>
        <w:rPr>
          <w:rFonts w:ascii="Calibri" w:eastAsia="Calibri" w:hAnsi="Calibri" w:cs="Calibri"/>
        </w:rPr>
        <w:fldChar w:fldCharType="begin"/>
      </w:r>
      <w:r w:rsidR="000C7457">
        <w:rPr>
          <w:rFonts w:ascii="Calibri" w:eastAsia="Calibri" w:hAnsi="Calibri" w:cs="Calibri"/>
        </w:rPr>
        <w:instrText xml:space="preserve"> ADDIN EN.CITE &lt;EndNote&gt;&lt;Cite&gt;&lt;Author&gt;Huang&lt;/Author&gt;&lt;Year&gt;2017&lt;/Year&gt;&lt;RecNum&gt;22&lt;/RecNum&gt;&lt;DisplayText&gt;[9]&lt;/DisplayText&gt;&lt;record&gt;&lt;rec-number&gt;22&lt;/rec-number&gt;&lt;foreign-keys&gt;&lt;key app="EN" db-id="vf0x2t201sd9eaeeeesx5edapsvvsr0a20za" timestamp="1565661669"&gt;22&lt;/key&gt;&lt;key app="ENWeb" db-id=""&gt;0&lt;/key&gt;&lt;/foreign-keys&gt;&lt;ref-type name="Journal Article"&gt;17&lt;/ref-type&gt;&lt;contributors&gt;&lt;authors&gt;&lt;author&gt;Huang, S.&lt;/author&gt;&lt;author&gt;Chaudhary, K.&lt;/author&gt;&lt;author&gt;Garmire, L. X.&lt;/author&gt;&lt;/authors&gt;&lt;/contributors&gt;&lt;auth-address&gt;Epidemiology Program, University of Hawaii Cancer CenterHonolulu, HI, United States.&amp;#xD;Molecular Biosciences and Bioengineering Graduate Program, University of Hawaii at ManoaHonolulu, HI, United States.&amp;#xD;Department of Obstetrics, Gynecology, and Women&amp;apos;s Health, John A. Burns School of Medicine, University of Hawaii at ManoaHonolulu, HI, United States.&lt;/auth-address&gt;&lt;titles&gt;&lt;title&gt;More Is Better: Recent Progress in Multi-Omics Data Integration Methods&lt;/title&gt;&lt;secondary-title&gt;Front Genet&lt;/secondary-title&gt;&lt;/titles&gt;&lt;periodical&gt;&lt;full-title&gt;Front Genet&lt;/full-title&gt;&lt;/periodical&gt;&lt;pages&gt;84&lt;/pages&gt;&lt;volume&gt;8&lt;/volume&gt;&lt;edition&gt;2017/07/04&lt;/edition&gt;&lt;keywords&gt;&lt;keyword&gt;integration&lt;/keyword&gt;&lt;keyword&gt;multi-omics&lt;/keyword&gt;&lt;keyword&gt;precision medicine&lt;/keyword&gt;&lt;keyword&gt;prediction&lt;/keyword&gt;&lt;keyword&gt;prognosis&lt;/keyword&gt;&lt;keyword&gt;supervised learning&lt;/keyword&gt;&lt;keyword&gt;unsupervised learning&lt;/keyword&gt;&lt;/keywords&gt;&lt;dates&gt;&lt;year&gt;2017&lt;/year&gt;&lt;/dates&gt;&lt;isbn&gt;1664-8021 (Print)&amp;#xD;1664-8021 (Linking)&lt;/isbn&gt;&lt;accession-num&gt;28670325&lt;/accession-num&gt;&lt;urls&gt;&lt;related-urls&gt;&lt;url&gt;https://www.ncbi.nlm.nih.gov/pubmed/28670325&lt;/url&gt;&lt;/related-urls&gt;&lt;/urls&gt;&lt;custom2&gt;PMC5472696&lt;/custom2&gt;&lt;electronic-resource-num&gt;10.3389/fgene.2017.00084&lt;/electronic-resource-num&gt;&lt;/record&gt;&lt;/Cite&gt;&lt;/EndNote&gt;</w:instrText>
      </w:r>
      <w:r>
        <w:rPr>
          <w:rFonts w:ascii="Calibri" w:eastAsia="Calibri" w:hAnsi="Calibri" w:cs="Calibri"/>
        </w:rPr>
        <w:fldChar w:fldCharType="separate"/>
      </w:r>
      <w:r w:rsidR="000C7457">
        <w:rPr>
          <w:rFonts w:ascii="Calibri" w:eastAsia="Calibri" w:hAnsi="Calibri" w:cs="Calibri"/>
          <w:noProof/>
        </w:rPr>
        <w:t>[9]</w:t>
      </w:r>
      <w:r>
        <w:rPr>
          <w:rFonts w:ascii="Calibri" w:eastAsia="Calibri" w:hAnsi="Calibri" w:cs="Calibri"/>
        </w:rPr>
        <w:fldChar w:fldCharType="end"/>
      </w:r>
      <w:r>
        <w:rPr>
          <w:rFonts w:ascii="Calibri" w:eastAsia="Calibri" w:hAnsi="Calibri" w:cs="Calibri"/>
        </w:rPr>
        <w:t xml:space="preserve">. </w:t>
      </w:r>
      <w:r w:rsidRPr="7E7E15CD">
        <w:rPr>
          <w:rFonts w:ascii="Calibri" w:eastAsia="Calibri" w:hAnsi="Calibri" w:cs="Calibri"/>
        </w:rPr>
        <w:t>The scale-free network is more robust, since the dysfunction of non</w:t>
      </w:r>
      <w:r>
        <w:rPr>
          <w:rFonts w:ascii="Calibri" w:eastAsia="Calibri" w:hAnsi="Calibri" w:cs="Calibri"/>
        </w:rPr>
        <w:t>-</w:t>
      </w:r>
      <w:r w:rsidRPr="7E7E15CD">
        <w:rPr>
          <w:rFonts w:ascii="Calibri" w:eastAsia="Calibri" w:hAnsi="Calibri" w:cs="Calibri"/>
        </w:rPr>
        <w:t>hub nodes is less disruptive in a scale-free network compared with a random network. Thus, hub components may play essential roles in biological systems. Biological networks also have dynamic behaviors as adaptions to various conditions</w:t>
      </w:r>
      <w:r>
        <w:rPr>
          <w:rFonts w:ascii="Calibri" w:eastAsia="Calibri" w:hAnsi="Calibri" w:cs="Calibri"/>
        </w:rPr>
        <w:fldChar w:fldCharType="begin">
          <w:fldData xml:space="preserve">PEVuZE5vdGU+PENpdGU+PEF1dGhvcj5QYXZsb3BvdWxvczwvQXV0aG9yPjxZZWFyPjIwMTE8L1ll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PEVuZE5vdGU+PENpdGU+PEF1dGhvcj5QYXZsb3BvdWxvczwvQXV0aG9yPjxZZWFyPjIwMTE8L1ll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[12, 30]</w:t>
      </w:r>
      <w:r>
        <w:rPr>
          <w:rFonts w:ascii="Calibri" w:eastAsia="Calibri" w:hAnsi="Calibri" w:cs="Calibri"/>
        </w:rPr>
        <w:fldChar w:fldCharType="end"/>
      </w:r>
      <w:r w:rsidRPr="7E7E15CD">
        <w:rPr>
          <w:rFonts w:ascii="Calibri" w:eastAsia="Calibri" w:hAnsi="Calibri" w:cs="Calibri"/>
        </w:rPr>
        <w:t>. Unfortunately, our data only contains static informatio</w:t>
      </w:r>
      <w:r>
        <w:rPr>
          <w:rFonts w:ascii="Calibri" w:eastAsia="Calibri" w:hAnsi="Calibri" w:cs="Calibri"/>
        </w:rPr>
        <w:t>n</w:t>
      </w:r>
      <w:r w:rsidRPr="7E7E15CD">
        <w:rPr>
          <w:rFonts w:ascii="Calibri" w:eastAsia="Calibri" w:hAnsi="Calibri" w:cs="Calibri"/>
        </w:rPr>
        <w:t>.</w:t>
      </w:r>
    </w:p>
    <w:p w14:paraId="4E5A846F" w14:textId="19F44765" w:rsidR="00DF6BE4" w:rsidRDefault="00DF6BE4" w:rsidP="00F14BB7">
      <w:pPr>
        <w:spacing w:line="360" w:lineRule="auto"/>
        <w:jc w:val="both"/>
        <w:rPr>
          <w:ins w:id="68" w:author="Kechris, Katerina" w:date="2019-09-16T18:12:00Z"/>
          <w:rFonts w:ascii="Calibri" w:eastAsia="Calibri" w:hAnsi="Calibri" w:cs="Calibri"/>
        </w:rPr>
      </w:pPr>
      <w:ins w:id="69" w:author="Guannan Shen" w:date="2019-09-23T16:43:00Z">
        <w:r>
          <w:rPr>
            <w:rFonts w:ascii="Calibri" w:eastAsia="Calibri" w:hAnsi="Calibri" w:cs="Calibri"/>
          </w:rPr>
          <w:t xml:space="preserve">In this work, </w:t>
        </w:r>
      </w:ins>
      <w:ins w:id="70" w:author="Guannan Shen" w:date="2019-09-23T17:28:00Z">
        <w:r w:rsidR="00E458E8">
          <w:rPr>
            <w:rFonts w:ascii="Calibri" w:eastAsia="Calibri" w:hAnsi="Calibri" w:cs="Calibri"/>
          </w:rPr>
          <w:t xml:space="preserve">we will </w:t>
        </w:r>
      </w:ins>
      <w:ins w:id="71" w:author="Guannan Shen" w:date="2019-09-23T17:29:00Z">
        <w:r w:rsidR="003627C1">
          <w:rPr>
            <w:rFonts w:ascii="Calibri" w:eastAsia="Calibri" w:hAnsi="Calibri" w:cs="Calibri"/>
          </w:rPr>
          <w:t xml:space="preserve">apply SmCCNet integrative network analysis method </w:t>
        </w:r>
      </w:ins>
      <w:ins w:id="72" w:author="Guannan Shen" w:date="2019-09-23T17:33:00Z">
        <w:r w:rsidR="00E7313C">
          <w:rPr>
            <w:rFonts w:ascii="Calibri" w:eastAsia="Calibri" w:hAnsi="Calibri" w:cs="Calibri"/>
          </w:rPr>
          <w:t>with</w:t>
        </w:r>
      </w:ins>
      <w:ins w:id="73" w:author="Guannan Shen" w:date="2019-09-23T17:36:00Z">
        <w:r w:rsidR="002B72CF">
          <w:rPr>
            <w:rFonts w:ascii="Calibri" w:eastAsia="Calibri" w:hAnsi="Calibri" w:cs="Calibri"/>
          </w:rPr>
          <w:t xml:space="preserve"> host-gut-transcriptome, mucosal microbiome and clinical meta datasets</w:t>
        </w:r>
      </w:ins>
      <w:ins w:id="74" w:author="Guannan Shen" w:date="2019-09-23T17:33:00Z">
        <w:r w:rsidR="00E7313C">
          <w:rPr>
            <w:rFonts w:ascii="Calibri" w:eastAsia="Calibri" w:hAnsi="Calibri" w:cs="Calibri"/>
          </w:rPr>
          <w:t xml:space="preserve"> from the chronic HIV-1 infection cohort</w:t>
        </w:r>
      </w:ins>
      <w:ins w:id="75" w:author="Guannan Shen" w:date="2019-09-23T17:36:00Z">
        <w:r w:rsidR="002B72CF">
          <w:rPr>
            <w:rFonts w:ascii="Calibri" w:eastAsia="Calibri" w:hAnsi="Calibri" w:cs="Calibri"/>
          </w:rPr>
          <w:t>. The</w:t>
        </w:r>
      </w:ins>
      <w:ins w:id="76" w:author="Guannan Shen" w:date="2019-09-23T17:37:00Z">
        <w:r w:rsidR="002B72CF">
          <w:rPr>
            <w:rFonts w:ascii="Calibri" w:eastAsia="Calibri" w:hAnsi="Calibri" w:cs="Calibri"/>
          </w:rPr>
          <w:t xml:space="preserve">n, we will </w:t>
        </w:r>
        <w:r w:rsidR="002B72CF">
          <w:rPr>
            <w:rFonts w:ascii="Calibri" w:eastAsia="Calibri" w:hAnsi="Calibri" w:cs="Calibri"/>
          </w:rPr>
          <w:lastRenderedPageBreak/>
          <w:t xml:space="preserve">develop guidelines </w:t>
        </w:r>
        <w:r w:rsidR="002B72CF" w:rsidRPr="002B72CF">
          <w:rPr>
            <w:rFonts w:ascii="Calibri" w:eastAsia="Calibri" w:hAnsi="Calibri" w:cs="Calibri"/>
          </w:rPr>
          <w:t>for data preprocessing and algorithm tuning for SmCCNet method, when incorporating microbiome data</w:t>
        </w:r>
      </w:ins>
      <w:ins w:id="77" w:author="Guannan Shen" w:date="2019-09-23T17:28:00Z">
        <w:r w:rsidR="00E458E8">
          <w:rPr>
            <w:rFonts w:ascii="Calibri" w:eastAsia="Calibri" w:hAnsi="Calibri" w:cs="Calibri"/>
          </w:rPr>
          <w:t>. Our specific aims are:</w:t>
        </w:r>
      </w:ins>
    </w:p>
    <w:p w14:paraId="2DD83C19" w14:textId="7657C617" w:rsidR="00DF03A4" w:rsidDel="009135F6" w:rsidRDefault="00DF03A4" w:rsidP="00F14BB7">
      <w:pPr>
        <w:spacing w:line="360" w:lineRule="auto"/>
        <w:jc w:val="both"/>
        <w:rPr>
          <w:del w:id="78" w:author="Guannan Shen" w:date="2019-09-23T17:37:00Z"/>
          <w:rFonts w:ascii="Calibri" w:eastAsia="Calibri" w:hAnsi="Calibri" w:cs="Calibri"/>
        </w:rPr>
      </w:pPr>
      <w:ins w:id="79" w:author="Kechris, Katerina" w:date="2019-09-16T18:12:00Z">
        <w:del w:id="80" w:author="Guannan Shen" w:date="2019-09-23T17:37:00Z">
          <w:r w:rsidDel="009135F6">
            <w:rPr>
              <w:rFonts w:ascii="Calibri" w:eastAsia="Calibri" w:hAnsi="Calibri" w:cs="Calibri"/>
            </w:rPr>
            <w:tab/>
          </w:r>
          <w:commentRangeStart w:id="81"/>
          <w:r w:rsidDel="009135F6">
            <w:rPr>
              <w:rFonts w:ascii="Calibri" w:eastAsia="Calibri" w:hAnsi="Calibri" w:cs="Calibri"/>
            </w:rPr>
            <w:delText xml:space="preserve">In this work, we will  …. </w:delText>
          </w:r>
          <w:commentRangeEnd w:id="81"/>
          <w:r w:rsidDel="009135F6">
            <w:rPr>
              <w:rStyle w:val="CommentReference"/>
            </w:rPr>
            <w:commentReference w:id="81"/>
          </w:r>
          <w:r w:rsidDel="009135F6">
            <w:rPr>
              <w:rFonts w:ascii="Calibri" w:eastAsia="Calibri" w:hAnsi="Calibri" w:cs="Calibri"/>
            </w:rPr>
            <w:delText>. Our</w:delText>
          </w:r>
        </w:del>
      </w:ins>
      <w:ins w:id="82" w:author="Kechris, Katerina" w:date="2019-09-16T18:13:00Z">
        <w:del w:id="83" w:author="Guannan Shen" w:date="2019-09-23T17:37:00Z">
          <w:r w:rsidDel="009135F6">
            <w:rPr>
              <w:rFonts w:ascii="Calibri" w:eastAsia="Calibri" w:hAnsi="Calibri" w:cs="Calibri"/>
            </w:rPr>
            <w:delText xml:space="preserve"> specific aims are:</w:delText>
          </w:r>
        </w:del>
      </w:ins>
    </w:p>
    <w:p w14:paraId="1C8BD165" w14:textId="77777777" w:rsidR="008E4048" w:rsidRPr="008E4048" w:rsidRDefault="008E4048" w:rsidP="00311618">
      <w:pPr>
        <w:keepNext/>
        <w:keepLines/>
        <w:spacing w:before="240" w:after="0" w:line="360" w:lineRule="auto"/>
        <w:outlineLvl w:val="0"/>
        <w:rPr>
          <w:rFonts w:ascii="Calibri Light" w:eastAsia="Times New Roman" w:hAnsi="Calibri Light" w:cs="Times New Roman"/>
          <w:color w:val="000000"/>
          <w:sz w:val="32"/>
          <w:szCs w:val="32"/>
        </w:rPr>
      </w:pPr>
      <w:r w:rsidRPr="008E4048">
        <w:rPr>
          <w:rFonts w:ascii="Calibri Light" w:eastAsia="Times New Roman" w:hAnsi="Calibri Light" w:cs="Times New Roman"/>
          <w:color w:val="000000"/>
          <w:sz w:val="32"/>
          <w:szCs w:val="32"/>
        </w:rPr>
        <w:t>Primary Aims</w:t>
      </w:r>
    </w:p>
    <w:p w14:paraId="3AECBEBF" w14:textId="77777777"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b/>
          <w:bCs/>
        </w:rPr>
        <w:t>Aim 1:</w:t>
      </w:r>
      <w:r w:rsidRPr="008E4048">
        <w:rPr>
          <w:rFonts w:ascii="Calibri" w:eastAsia="Calibri" w:hAnsi="Calibri" w:cs="Times New Roman"/>
        </w:rPr>
        <w:t xml:space="preserve"> Construct integrative networks of host-gut-transcriptome and gut-microbiome specific to sCD14 for the chronic mucosal HIV-1 infection cohort through the SmCCNet method</w:t>
      </w:r>
    </w:p>
    <w:p w14:paraId="275E81ED" w14:textId="0640A0E3"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 xml:space="preserve">Hypothesis: </w:t>
      </w:r>
      <w:del w:id="84" w:author="Guannan Shen" w:date="2019-09-17T08:51:00Z">
        <w:r w:rsidRPr="008E4048" w:rsidDel="005E0E2C">
          <w:rPr>
            <w:rFonts w:ascii="Calibri" w:eastAsia="Calibri" w:hAnsi="Calibri" w:cs="Times New Roman"/>
          </w:rPr>
          <w:delText>Test if robust host-transcriptome-microbiome networks with respect to a certain clinical phenotype can be generated using the SmCCNet algorithm, with datasets from the above cohort.</w:delText>
        </w:r>
      </w:del>
      <w:commentRangeStart w:id="85"/>
      <w:ins w:id="86" w:author="Guannan Shen" w:date="2019-09-17T08:51:00Z">
        <w:r w:rsidR="005E0E2C">
          <w:rPr>
            <w:rFonts w:ascii="Calibri" w:eastAsia="Calibri" w:hAnsi="Calibri" w:cs="Times New Roman"/>
          </w:rPr>
          <w:t xml:space="preserve">Test if </w:t>
        </w:r>
      </w:ins>
      <w:ins w:id="87" w:author="Guannan Shen" w:date="2019-09-17T08:52:00Z">
        <w:r w:rsidR="005E0E2C">
          <w:rPr>
            <w:rFonts w:ascii="Calibri" w:eastAsia="Calibri" w:hAnsi="Calibri" w:cs="Times New Roman"/>
          </w:rPr>
          <w:t xml:space="preserve">the SmCCNet algorithm can be applied to discover </w:t>
        </w:r>
      </w:ins>
      <w:ins w:id="88" w:author="Guannan Shen" w:date="2019-09-17T08:53:00Z">
        <w:r w:rsidR="005E0E2C">
          <w:rPr>
            <w:rFonts w:ascii="Calibri" w:eastAsia="Calibri" w:hAnsi="Calibri" w:cs="Times New Roman"/>
          </w:rPr>
          <w:t>associations between the microbiome, transcriptome, and host phenotype, w</w:t>
        </w:r>
      </w:ins>
      <w:ins w:id="89" w:author="Guannan Shen" w:date="2019-09-17T08:54:00Z">
        <w:r w:rsidR="005E0E2C">
          <w:rPr>
            <w:rFonts w:ascii="Calibri" w:eastAsia="Calibri" w:hAnsi="Calibri" w:cs="Times New Roman"/>
          </w:rPr>
          <w:t xml:space="preserve">ith datasets from the above </w:t>
        </w:r>
        <w:commentRangeStart w:id="90"/>
        <w:r w:rsidR="005E0E2C">
          <w:rPr>
            <w:rFonts w:ascii="Calibri" w:eastAsia="Calibri" w:hAnsi="Calibri" w:cs="Times New Roman"/>
          </w:rPr>
          <w:t>cohort</w:t>
        </w:r>
      </w:ins>
      <w:commentRangeEnd w:id="90"/>
      <w:r w:rsidR="00134F9E">
        <w:rPr>
          <w:rStyle w:val="CommentReference"/>
        </w:rPr>
        <w:commentReference w:id="90"/>
      </w:r>
      <w:ins w:id="91" w:author="Guannan Shen" w:date="2019-09-17T08:54:00Z">
        <w:r w:rsidR="005E0E2C">
          <w:rPr>
            <w:rFonts w:ascii="Calibri" w:eastAsia="Calibri" w:hAnsi="Calibri" w:cs="Times New Roman"/>
          </w:rPr>
          <w:t xml:space="preserve">. </w:t>
        </w:r>
      </w:ins>
      <w:ins w:id="92" w:author="Guannan Shen" w:date="2019-09-17T08:53:00Z">
        <w:r w:rsidR="005E0E2C">
          <w:rPr>
            <w:rFonts w:ascii="Calibri" w:eastAsia="Calibri" w:hAnsi="Calibri" w:cs="Times New Roman"/>
          </w:rPr>
          <w:t xml:space="preserve"> </w:t>
        </w:r>
      </w:ins>
      <w:commentRangeEnd w:id="85"/>
      <w:ins w:id="93" w:author="Guannan Shen" w:date="2019-09-17T08:54:00Z">
        <w:r w:rsidR="005E0E2C">
          <w:rPr>
            <w:rStyle w:val="CommentReference"/>
          </w:rPr>
          <w:commentReference w:id="85"/>
        </w:r>
      </w:ins>
    </w:p>
    <w:p w14:paraId="6FAB2115" w14:textId="77777777"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Aim 1a: Apply SmCCNet integrative network analysis approach to the chronic mucosal HIV-1 infection cohort.</w:t>
      </w:r>
    </w:p>
    <w:p w14:paraId="1321277B" w14:textId="77777777"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Aim 1b: Compare networks generated with/without the sCD14 through hubs in the networks</w:t>
      </w:r>
    </w:p>
    <w:p w14:paraId="79F44F1B" w14:textId="77777777"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Aim 1c: Evaluate and interpret networks through enrichment analysis and literature search</w:t>
      </w:r>
    </w:p>
    <w:p w14:paraId="2C8BAC35" w14:textId="55D3B8DA"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 xml:space="preserve">It has recently been shown that HIV-1 infection dramatically alters the intestinal microbial communities and triggers microbial translocation affecting systemic circulation. Hence, there has been an increasingly interest in exploring the complex host-microbiome interplays during HIV-1 disease progression. However, </w:t>
      </w:r>
      <w:r w:rsidR="00DF03A4">
        <w:rPr>
          <w:rFonts w:ascii="Calibri" w:eastAsia="Calibri" w:hAnsi="Calibri" w:cs="Times New Roman"/>
        </w:rPr>
        <w:t>no</w:t>
      </w:r>
      <w:r w:rsidRPr="008E4048">
        <w:rPr>
          <w:rFonts w:ascii="Calibri" w:eastAsia="Calibri" w:hAnsi="Calibri" w:cs="Times New Roman"/>
        </w:rPr>
        <w:t xml:space="preserve"> studies </w:t>
      </w:r>
      <w:r w:rsidR="00DF03A4">
        <w:rPr>
          <w:rFonts w:ascii="Calibri" w:eastAsia="Calibri" w:hAnsi="Calibri" w:cs="Times New Roman"/>
        </w:rPr>
        <w:t>have</w:t>
      </w:r>
      <w:r w:rsidRPr="008E4048">
        <w:rPr>
          <w:rFonts w:ascii="Calibri" w:eastAsia="Calibri" w:hAnsi="Calibri" w:cs="Times New Roman"/>
        </w:rPr>
        <w:t xml:space="preserve"> investigate</w:t>
      </w:r>
      <w:r w:rsidR="00DF03A4">
        <w:rPr>
          <w:rFonts w:ascii="Calibri" w:eastAsia="Calibri" w:hAnsi="Calibri" w:cs="Times New Roman"/>
        </w:rPr>
        <w:t>d</w:t>
      </w:r>
      <w:r w:rsidRPr="008E4048">
        <w:rPr>
          <w:rFonts w:ascii="Calibri" w:eastAsia="Calibri" w:hAnsi="Calibri" w:cs="Times New Roman"/>
        </w:rPr>
        <w:t xml:space="preserve"> these mechanisms at the </w:t>
      </w:r>
      <w:commentRangeStart w:id="94"/>
      <w:r w:rsidRPr="008E4048">
        <w:rPr>
          <w:rFonts w:ascii="Calibri" w:eastAsia="Calibri" w:hAnsi="Calibri" w:cs="Times New Roman"/>
        </w:rPr>
        <w:t>system</w:t>
      </w:r>
      <w:r w:rsidR="00DF03A4">
        <w:rPr>
          <w:rFonts w:ascii="Calibri" w:eastAsia="Calibri" w:hAnsi="Calibri" w:cs="Times New Roman"/>
        </w:rPr>
        <w:t>s</w:t>
      </w:r>
      <w:commentRangeEnd w:id="94"/>
      <w:r w:rsidR="00DF03A4">
        <w:rPr>
          <w:rStyle w:val="CommentReference"/>
        </w:rPr>
        <w:commentReference w:id="94"/>
      </w:r>
      <w:r w:rsidRPr="008E4048">
        <w:rPr>
          <w:rFonts w:ascii="Calibri" w:eastAsia="Calibri" w:hAnsi="Calibri" w:cs="Times New Roman"/>
        </w:rPr>
        <w:t xml:space="preserve"> level. </w:t>
      </w:r>
      <w:r w:rsidR="00DF03A4">
        <w:rPr>
          <w:rFonts w:ascii="Calibri" w:eastAsia="Calibri" w:hAnsi="Calibri" w:cs="Times New Roman"/>
        </w:rPr>
        <w:t xml:space="preserve">The </w:t>
      </w:r>
      <w:r w:rsidRPr="008E4048">
        <w:rPr>
          <w:rFonts w:ascii="Calibri" w:eastAsia="Calibri" w:hAnsi="Calibri" w:cs="Times New Roman"/>
        </w:rPr>
        <w:t xml:space="preserve">SmCCNet network analysis method will be applied in this study, which provides the unique exploratory capability through </w:t>
      </w:r>
      <w:r w:rsidR="00DF03A4">
        <w:rPr>
          <w:rFonts w:ascii="Calibri" w:eastAsia="Calibri" w:hAnsi="Calibri" w:cs="Times New Roman"/>
        </w:rPr>
        <w:t>an unsupervised approach</w:t>
      </w:r>
      <w:r w:rsidRPr="008E4048">
        <w:rPr>
          <w:rFonts w:ascii="Calibri" w:eastAsia="Calibri" w:hAnsi="Calibri" w:cs="Times New Roman"/>
        </w:rPr>
        <w:t xml:space="preserve"> integrating gut microbiome and host-gut-transcriptome with respect to sCD14, the biomarker of microbial translocation.</w:t>
      </w:r>
    </w:p>
    <w:p w14:paraId="055A283A" w14:textId="7BB30F30"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b/>
          <w:bCs/>
        </w:rPr>
        <w:t>Aim 2:</w:t>
      </w:r>
      <w:r w:rsidRPr="008E4048">
        <w:rPr>
          <w:rFonts w:ascii="Calibri" w:eastAsia="Calibri" w:hAnsi="Calibri" w:cs="Times New Roman"/>
        </w:rPr>
        <w:t xml:space="preserve"> Develop guidelines </w:t>
      </w:r>
      <w:bookmarkStart w:id="95" w:name="_Hlk20152855"/>
      <w:r w:rsidRPr="008E4048">
        <w:rPr>
          <w:rFonts w:ascii="Calibri" w:eastAsia="Calibri" w:hAnsi="Calibri" w:cs="Times New Roman"/>
        </w:rPr>
        <w:t xml:space="preserve">for data preprocessing and algorithm tuning </w:t>
      </w:r>
      <w:r w:rsidR="00DF03A4">
        <w:rPr>
          <w:rFonts w:ascii="Calibri" w:eastAsia="Calibri" w:hAnsi="Calibri" w:cs="Times New Roman"/>
        </w:rPr>
        <w:t>for</w:t>
      </w:r>
      <w:r w:rsidRPr="008E4048">
        <w:rPr>
          <w:rFonts w:ascii="Calibri" w:eastAsia="Calibri" w:hAnsi="Calibri" w:cs="Times New Roman"/>
        </w:rPr>
        <w:t xml:space="preserve"> SmCCNet method, </w:t>
      </w:r>
      <w:r w:rsidR="00DF03A4">
        <w:rPr>
          <w:rFonts w:ascii="Calibri" w:eastAsia="Calibri" w:hAnsi="Calibri" w:cs="Times New Roman"/>
        </w:rPr>
        <w:t>when</w:t>
      </w:r>
      <w:r w:rsidRPr="008E4048">
        <w:rPr>
          <w:rFonts w:ascii="Calibri" w:eastAsia="Calibri" w:hAnsi="Calibri" w:cs="Times New Roman"/>
        </w:rPr>
        <w:t xml:space="preserve"> incorporating microbiome data</w:t>
      </w:r>
      <w:bookmarkEnd w:id="95"/>
      <w:r w:rsidRPr="008E4048">
        <w:rPr>
          <w:rFonts w:ascii="Calibri" w:eastAsia="Calibri" w:hAnsi="Calibri" w:cs="Times New Roman"/>
        </w:rPr>
        <w:t xml:space="preserve">. </w:t>
      </w:r>
    </w:p>
    <w:p w14:paraId="6EC5EAAC" w14:textId="574F96C5"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Hypothesis:</w:t>
      </w:r>
      <w:ins w:id="96" w:author="Guannan Shen" w:date="2019-09-23T16:42:00Z">
        <w:r w:rsidR="00823C68">
          <w:rPr>
            <w:rFonts w:ascii="Calibri" w:eastAsia="Calibri" w:hAnsi="Calibri" w:cs="Times New Roman"/>
          </w:rPr>
          <w:t xml:space="preserve"> Demonstrate that</w:t>
        </w:r>
      </w:ins>
      <w:r w:rsidRPr="008E4048">
        <w:rPr>
          <w:rFonts w:ascii="Calibri" w:eastAsia="Calibri" w:hAnsi="Calibri" w:cs="Times New Roman"/>
        </w:rPr>
        <w:t xml:space="preserve"> </w:t>
      </w:r>
      <w:ins w:id="97" w:author="Guannan Shen" w:date="2019-09-23T16:42:00Z">
        <w:r w:rsidR="00823C68" w:rsidRPr="00823C68">
          <w:rPr>
            <w:rFonts w:ascii="Calibri" w:eastAsia="Calibri" w:hAnsi="Calibri" w:cs="Times New Roman"/>
          </w:rPr>
          <w:t>a properly tuned SmCCNet pipeline will be widely applicable in incorporating microbiome with host-tra</w:t>
        </w:r>
        <w:r w:rsidR="00823C68">
          <w:rPr>
            <w:rFonts w:ascii="Calibri" w:eastAsia="Calibri" w:hAnsi="Calibri" w:cs="Times New Roman"/>
          </w:rPr>
          <w:t>n</w:t>
        </w:r>
        <w:r w:rsidR="00823C68" w:rsidRPr="00823C68">
          <w:rPr>
            <w:rFonts w:ascii="Calibri" w:eastAsia="Calibri" w:hAnsi="Calibri" w:cs="Times New Roman"/>
          </w:rPr>
          <w:t>scriptome and phenotype data</w:t>
        </w:r>
        <w:r w:rsidR="00823C68">
          <w:rPr>
            <w:rFonts w:ascii="Calibri" w:eastAsia="Calibri" w:hAnsi="Calibri" w:cs="Times New Roman"/>
          </w:rPr>
          <w:t xml:space="preserve">. </w:t>
        </w:r>
      </w:ins>
      <w:del w:id="98" w:author="Guannan Shen" w:date="2019-09-23T16:42:00Z">
        <w:r w:rsidRPr="008E4048" w:rsidDel="00823C68">
          <w:rPr>
            <w:rFonts w:ascii="Calibri" w:eastAsia="Calibri" w:hAnsi="Calibri" w:cs="Times New Roman"/>
          </w:rPr>
          <w:delText>Test if properly tuned SmCCNet pipeline is widely applicable in incorporating microbiome with host-transcriptome, with respect to a certain clinical phenotype.</w:delText>
        </w:r>
      </w:del>
    </w:p>
    <w:p w14:paraId="39C8ABC4" w14:textId="1DC3DBF3"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 xml:space="preserve">Aim 2a: Sensitivity analysis on microbiome preprocessing parameters such as the relative abundance threshold and different </w:t>
      </w:r>
      <w:r w:rsidR="00DF03A4">
        <w:rPr>
          <w:rFonts w:ascii="Calibri" w:eastAsia="Calibri" w:hAnsi="Calibri" w:cs="Times New Roman"/>
        </w:rPr>
        <w:t xml:space="preserve">microbiome taxa </w:t>
      </w:r>
      <w:r w:rsidRPr="008E4048">
        <w:rPr>
          <w:rFonts w:ascii="Calibri" w:eastAsia="Calibri" w:hAnsi="Calibri" w:cs="Times New Roman"/>
        </w:rPr>
        <w:t>levels.</w:t>
      </w:r>
    </w:p>
    <w:p w14:paraId="62724B9A" w14:textId="25DE9618"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Aim 2b: Sensitivity analysis on SmCCNet algorithm hyperparameters.</w:t>
      </w:r>
    </w:p>
    <w:p w14:paraId="774CD5DB" w14:textId="6730D761" w:rsidR="008E4048" w:rsidRPr="008E4048" w:rsidRDefault="008E4048" w:rsidP="00311618">
      <w:pPr>
        <w:spacing w:line="360" w:lineRule="auto"/>
        <w:rPr>
          <w:rFonts w:ascii="Calibri" w:eastAsia="Calibri" w:hAnsi="Calibri" w:cs="Times New Roman"/>
        </w:rPr>
      </w:pPr>
      <w:r w:rsidRPr="008E4048">
        <w:rPr>
          <w:rFonts w:ascii="Calibri" w:eastAsia="Calibri" w:hAnsi="Calibri" w:cs="Times New Roman"/>
        </w:rPr>
        <w:t xml:space="preserve">As the profiling of human microbial communities is becoming more accessible, there is an urgent need to understand the interactions between the alterations in microbiota and the human genetic response. </w:t>
      </w:r>
      <w:r w:rsidRPr="008E4048">
        <w:rPr>
          <w:rFonts w:ascii="Calibri" w:eastAsia="Calibri" w:hAnsi="Calibri" w:cs="Times New Roman"/>
        </w:rPr>
        <w:lastRenderedPageBreak/>
        <w:t xml:space="preserve">However, the SmCCNet analysis pipeline was not developed for microbiome data initially. In this study, we will test the stability of this pipeline with microbiome data and provide specific guidelines to integrate microbiome with host-transcriptome. </w:t>
      </w:r>
    </w:p>
    <w:p w14:paraId="57B973D9" w14:textId="58428A80" w:rsidR="003C4E9F" w:rsidRPr="00311618" w:rsidRDefault="00C22F2E" w:rsidP="00311618">
      <w:pPr>
        <w:pStyle w:val="Heading1"/>
        <w:rPr>
          <w:rFonts w:eastAsia="Calibri"/>
          <w:color w:val="000000" w:themeColor="text1"/>
        </w:rPr>
      </w:pPr>
      <w:bookmarkStart w:id="99" w:name="_Toc19020041"/>
      <w:r w:rsidRPr="00311618">
        <w:rPr>
          <w:rFonts w:eastAsia="Calibri"/>
          <w:color w:val="000000" w:themeColor="text1"/>
        </w:rPr>
        <w:t xml:space="preserve">The </w:t>
      </w:r>
      <w:r w:rsidR="0017142F" w:rsidRPr="00311618">
        <w:rPr>
          <w:rFonts w:eastAsia="Calibri"/>
          <w:color w:val="000000" w:themeColor="text1"/>
        </w:rPr>
        <w:t>Network Analysis Method Applied</w:t>
      </w:r>
      <w:bookmarkEnd w:id="99"/>
      <w:r w:rsidR="0017142F" w:rsidRPr="00311618">
        <w:rPr>
          <w:rFonts w:eastAsia="Calibri"/>
          <w:color w:val="000000" w:themeColor="text1"/>
        </w:rPr>
        <w:t xml:space="preserve"> </w:t>
      </w:r>
    </w:p>
    <w:p w14:paraId="116AA926" w14:textId="77777777" w:rsidR="00C2384E" w:rsidRPr="002818DF" w:rsidRDefault="00C2384E" w:rsidP="002818DF">
      <w:pPr>
        <w:pStyle w:val="Heading2"/>
        <w:rPr>
          <w:color w:val="000000" w:themeColor="text1"/>
        </w:rPr>
      </w:pPr>
      <w:bookmarkStart w:id="100" w:name="_Toc19020042"/>
      <w:r w:rsidRPr="002818DF">
        <w:rPr>
          <w:color w:val="000000" w:themeColor="text1"/>
        </w:rPr>
        <w:t>Canonical Correlation analysis</w:t>
      </w:r>
      <w:bookmarkEnd w:id="100"/>
      <w:r w:rsidRPr="002818DF">
        <w:rPr>
          <w:color w:val="000000" w:themeColor="text1"/>
        </w:rPr>
        <w:t xml:space="preserve"> </w:t>
      </w:r>
    </w:p>
    <w:p w14:paraId="345C6057" w14:textId="7B1D71D0" w:rsidR="00003B93" w:rsidRDefault="00C2384E" w:rsidP="00C2384E">
      <w:pPr>
        <w:spacing w:line="360" w:lineRule="auto"/>
        <w:jc w:val="both"/>
        <w:rPr>
          <w:rFonts w:ascii="Calibri" w:eastAsia="Calibri" w:hAnsi="Calibri" w:cs="Calibri"/>
        </w:rPr>
      </w:pPr>
      <w:r w:rsidRPr="7A24235D">
        <w:rPr>
          <w:rFonts w:ascii="Calibri" w:eastAsia="Calibri" w:hAnsi="Calibri" w:cs="Calibri"/>
        </w:rPr>
        <w:t>Canonical correlation analysis (CCA) was first introduced by Hotelling, which is a traditional set correlation-based modelling method and has been modified and applied for data integration</w:t>
      </w:r>
      <w:r>
        <w:rPr>
          <w:rFonts w:ascii="Calibri" w:eastAsia="Calibri" w:hAnsi="Calibri" w:cs="Calibri"/>
        </w:rPr>
        <w:fldChar w:fldCharType="begin">
          <w:fldData xml:space="preserve">PEVuZE5vdGU+PENpdGU+PEF1dGhvcj5XYW5nPC9BdXRob3I+PFllYXI+MjAxOTwvWWVhcj48UmVj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PEVuZE5vdGU+PENpdGU+PEF1dGhvcj5XYW5nPC9BdXRob3I+PFllYXI+MjAxOTwvWWVhcj48UmVj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[3, 32-34]</w:t>
      </w:r>
      <w:r>
        <w:rPr>
          <w:rFonts w:ascii="Calibri" w:eastAsia="Calibri" w:hAnsi="Calibri" w:cs="Calibri"/>
        </w:rPr>
        <w:fldChar w:fldCharType="end"/>
      </w:r>
      <w:r w:rsidRPr="7A24235D">
        <w:rPr>
          <w:rFonts w:ascii="Calibri" w:eastAsia="Calibri" w:hAnsi="Calibri" w:cs="Calibri"/>
        </w:rPr>
        <w:t>. This method is developed to investigate the relationship between two set of variables by finding the optimum linear combination of features which maximize the correlations</w:t>
      </w:r>
      <w:r>
        <w:rPr>
          <w:rFonts w:ascii="Calibri" w:eastAsia="Calibri" w:hAnsi="Calibri" w:cs="Calibri"/>
        </w:rPr>
        <w:fldChar w:fldCharType="begin">
          <w:fldData xml:space="preserve">PEVuZE5vdGU+PENpdGU+PEF1dGhvcj5TaGk8L0F1dGhvcj48WWVhcj4yMDE5PC9ZZWFyPjxSZWNO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PEVuZE5vdGU+PENpdGU+PEF1dGhvcj5TaGk8L0F1dGhvcj48WWVhcj4yMDE5PC9ZZWFyPjxSZWNO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[7, 32, 33]</w:t>
      </w:r>
      <w:r>
        <w:rPr>
          <w:rFonts w:ascii="Calibri" w:eastAsia="Calibri" w:hAnsi="Calibri" w:cs="Calibri"/>
        </w:rPr>
        <w:fldChar w:fldCharType="end"/>
      </w:r>
      <w:r w:rsidRPr="7A24235D">
        <w:rPr>
          <w:rFonts w:ascii="Calibri" w:eastAsia="Calibri" w:hAnsi="Calibri" w:cs="Calibri"/>
        </w:rPr>
        <w:t xml:space="preserve">. </w:t>
      </w:r>
    </w:p>
    <w:p w14:paraId="2FE8CB14" w14:textId="77777777" w:rsidR="00C2384E" w:rsidRPr="00B42822" w:rsidRDefault="00C2384E" w:rsidP="00C2384E">
      <w:pPr>
        <w:pStyle w:val="Caption"/>
        <w:keepNext/>
        <w:jc w:val="both"/>
        <w:rPr>
          <w:b/>
          <w:bCs/>
          <w:color w:val="000000" w:themeColor="text1"/>
        </w:rPr>
      </w:pPr>
      <w:r w:rsidRPr="00B42822">
        <w:rPr>
          <w:b/>
          <w:bCs/>
          <w:color w:val="000000" w:themeColor="text1"/>
        </w:rPr>
        <w:t xml:space="preserve">Equation </w:t>
      </w:r>
      <w:r w:rsidRPr="00B42822">
        <w:rPr>
          <w:b/>
          <w:bCs/>
          <w:color w:val="000000" w:themeColor="text1"/>
        </w:rPr>
        <w:fldChar w:fldCharType="begin"/>
      </w:r>
      <w:r w:rsidRPr="00B42822">
        <w:rPr>
          <w:b/>
          <w:bCs/>
          <w:color w:val="000000" w:themeColor="text1"/>
        </w:rPr>
        <w:instrText xml:space="preserve"> SEQ Equation \* ARABIC </w:instrText>
      </w:r>
      <w:r w:rsidRPr="00B42822">
        <w:rPr>
          <w:b/>
          <w:bCs/>
          <w:color w:val="000000" w:themeColor="text1"/>
        </w:rPr>
        <w:fldChar w:fldCharType="separate"/>
      </w:r>
      <w:r>
        <w:rPr>
          <w:b/>
          <w:bCs/>
          <w:noProof/>
          <w:color w:val="000000" w:themeColor="text1"/>
        </w:rPr>
        <w:t>1</w:t>
      </w:r>
      <w:r w:rsidRPr="00B42822">
        <w:rPr>
          <w:b/>
          <w:bCs/>
          <w:color w:val="000000" w:themeColor="text1"/>
        </w:rPr>
        <w:fldChar w:fldCharType="end"/>
      </w:r>
    </w:p>
    <w:p w14:paraId="10C3818E" w14:textId="77777777" w:rsidR="00C2384E" w:rsidRDefault="00FD4A61" w:rsidP="00C2384E">
      <w:pPr>
        <w:spacing w:line="360" w:lineRule="auto"/>
        <w:jc w:val="both"/>
      </w:pPr>
      <m:oMathPara>
        <m:oMath>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e>
          </m:d>
          <m:r>
            <w:rPr>
              <w:rFonts w:ascii="Cambria Math" w:eastAsia="Calibri" w:hAnsi="Cambria Math" w:cs="Calibri"/>
            </w:rPr>
            <m:t>=arg</m:t>
          </m:r>
          <m:sSub>
            <m:sSubPr>
              <m:ctrlPr>
                <w:rPr>
                  <w:rFonts w:ascii="Cambria Math" w:eastAsia="Calibri" w:hAnsi="Cambria Math" w:cs="Calibri"/>
                  <w:i/>
                </w:rPr>
              </m:ctrlPr>
            </m:sSubPr>
            <m:e>
              <m:r>
                <w:rPr>
                  <w:rFonts w:ascii="Cambria Math" w:eastAsia="Calibri" w:hAnsi="Cambria Math" w:cs="Calibri"/>
                </w:rPr>
                <m:t>max</m:t>
              </m:r>
            </m:e>
            <m: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sub>
          </m:sSub>
          <m:sSubSup>
            <m:sSubSupPr>
              <m:ctrlPr>
                <w:rPr>
                  <w:rFonts w:ascii="Cambria Math" w:eastAsia="Calibri" w:hAnsi="Cambria Math" w:cs="Calibri"/>
                  <w:i/>
                </w:rPr>
              </m:ctrlPr>
            </m:sSubSupPr>
            <m:e>
              <m:r>
                <w:rPr>
                  <w:rFonts w:ascii="Cambria Math" w:eastAsia="Calibri" w:hAnsi="Cambria Math" w:cs="Calibri"/>
                </w:rPr>
                <m:t xml:space="preserve"> </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oMath>
      </m:oMathPara>
    </w:p>
    <w:p w14:paraId="374DDC69" w14:textId="77777777" w:rsidR="00C2384E" w:rsidRDefault="00C2384E" w:rsidP="00C2384E">
      <w:pPr>
        <w:spacing w:line="360" w:lineRule="auto"/>
        <w:jc w:val="center"/>
      </w:pPr>
      <w:r w:rsidRPr="7A24235D">
        <w:rPr>
          <w:rFonts w:ascii="Calibri" w:eastAsia="Calibri" w:hAnsi="Calibri" w:cs="Calibri"/>
        </w:rPr>
        <w:t xml:space="preserve">subject to </w:t>
      </w:r>
      <m:oMath>
        <m:sSubSup>
          <m:sSubSupPr>
            <m:ctrlPr>
              <w:rPr>
                <w:rFonts w:ascii="Cambria Math" w:eastAsia="Calibri" w:hAnsi="Cambria Math" w:cs="Calibri"/>
                <w:i/>
              </w:rPr>
            </m:ctrlPr>
          </m:sSubSupPr>
          <m:e>
            <m:sSubSup>
              <m:sSubSupPr>
                <m:ctrlPr>
                  <w:rPr>
                    <w:rFonts w:ascii="Cambria Math" w:eastAsia="Calibri" w:hAnsi="Cambria Math" w:cs="Calibri"/>
                    <w:i/>
                  </w:rPr>
                </m:ctrlPr>
              </m:sSubSupPr>
              <m:e>
                <m:r>
                  <w:rPr>
                    <w:rFonts w:ascii="Cambria Math" w:eastAsia="Calibri" w:hAnsi="Cambria Math" w:cs="Calibri"/>
                  </w:rPr>
                  <m:t xml:space="preserve"> </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r>
              <w:rPr>
                <w:rFonts w:ascii="Cambria Math" w:eastAsia="Calibri" w:hAnsi="Cambria Math" w:cs="Calibri"/>
              </w:rPr>
              <m:t xml:space="preserve"> = </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2</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r>
          <w:rPr>
            <w:rFonts w:ascii="Cambria Math" w:eastAsia="Calibri" w:hAnsi="Cambria Math" w:cs="Calibri"/>
          </w:rPr>
          <m:t>=1.</m:t>
        </m:r>
      </m:oMath>
    </w:p>
    <w:p w14:paraId="410D67FC" w14:textId="57C39B13" w:rsidR="00C2384E" w:rsidRPr="003C737A" w:rsidRDefault="00C2384E" w:rsidP="00C2384E">
      <w:pPr>
        <w:spacing w:line="360" w:lineRule="auto"/>
        <w:jc w:val="both"/>
        <w:rPr>
          <w:rFonts w:ascii="Calibri" w:eastAsia="Calibri" w:hAnsi="Calibri" w:cs="Calibri"/>
        </w:rPr>
      </w:pPr>
      <w:r w:rsidRPr="7A24235D">
        <w:rPr>
          <w:rFonts w:ascii="Calibri" w:eastAsia="Calibri" w:hAnsi="Calibri" w:cs="Calibri"/>
        </w:rPr>
        <w:t>Where the canonical correlation</w:t>
      </w:r>
      <w:r>
        <w:rPr>
          <w:rFonts w:ascii="Calibri" w:eastAsia="Calibri" w:hAnsi="Calibri" w:cs="Calibri"/>
        </w:rPr>
        <w:t xml:space="preserve"> is expressed as</w:t>
      </w:r>
      <w:r w:rsidRPr="7A24235D">
        <w:rPr>
          <w:rFonts w:ascii="Calibri" w:eastAsia="Calibri" w:hAnsi="Calibri" w:cs="Calibri"/>
        </w:rPr>
        <w:t xml:space="preserve"> </w:t>
      </w:r>
      <m:oMath>
        <m:r>
          <w:rPr>
            <w:rFonts w:ascii="Cambria Math" w:eastAsia="Calibri" w:hAnsi="Cambria Math" w:cs="Calibri"/>
          </w:rPr>
          <m:t>Cor</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e>
        </m:d>
        <m:r>
          <w:rPr>
            <w:rFonts w:ascii="Cambria Math" w:eastAsia="Calibri" w:hAnsi="Cambria Math" w:cs="Calibri"/>
          </w:rPr>
          <m:t xml:space="preserve">= </m:t>
        </m:r>
        <m:sSubSup>
          <m:sSubSupPr>
            <m:ctrlPr>
              <w:rPr>
                <w:rFonts w:ascii="Cambria Math" w:eastAsia="Calibri" w:hAnsi="Cambria Math" w:cs="Calibri"/>
                <w:i/>
              </w:rPr>
            </m:ctrlPr>
          </m:sSubSupPr>
          <m:e>
            <m:r>
              <w:rPr>
                <w:rFonts w:ascii="Cambria Math" w:eastAsia="Calibri" w:hAnsi="Cambria Math" w:cs="Calibri"/>
              </w:rPr>
              <m:t>w</m:t>
            </m:r>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oMath>
      <w:r>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oMath>
      <w:r w:rsidRPr="7A24235D">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oMath>
      <w:r w:rsidRPr="7A24235D">
        <w:rPr>
          <w:rFonts w:ascii="Calibri" w:eastAsia="Calibri" w:hAnsi="Calibri" w:cs="Calibri"/>
        </w:rPr>
        <w:t xml:space="preserve"> are two data matrices of </w:t>
      </w:r>
      <m:oMath>
        <m:r>
          <w:rPr>
            <w:rFonts w:ascii="Cambria Math" w:eastAsia="Calibri" w:hAnsi="Cambria Math" w:cs="Calibri"/>
          </w:rPr>
          <m:t>n</m:t>
        </m:r>
      </m:oMath>
      <w:r w:rsidRPr="7A24235D">
        <w:rPr>
          <w:rFonts w:ascii="Calibri" w:eastAsia="Calibri" w:hAnsi="Calibri" w:cs="Calibri"/>
        </w:rPr>
        <w:t xml:space="preserve"> subjects, each with dimension </w:t>
      </w:r>
      <m:oMath>
        <m:r>
          <w:rPr>
            <w:rFonts w:ascii="Cambria Math" w:eastAsia="Calibri" w:hAnsi="Cambria Math" w:cs="Calibri"/>
          </w:rPr>
          <m:t xml:space="preserve">n ×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1</m:t>
            </m:r>
          </m:sub>
        </m:sSub>
      </m:oMath>
      <w:r w:rsidRPr="7A24235D">
        <w:rPr>
          <w:rFonts w:ascii="Calibri" w:eastAsia="Calibri" w:hAnsi="Calibri" w:cs="Calibri"/>
        </w:rPr>
        <w:t xml:space="preserve"> and </w:t>
      </w:r>
      <m:oMath>
        <m:r>
          <w:rPr>
            <w:rFonts w:ascii="Cambria Math" w:eastAsia="Calibri" w:hAnsi="Cambria Math" w:cs="Calibri"/>
          </w:rPr>
          <m:t xml:space="preserve">n ×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2</m:t>
            </m:r>
          </m:sub>
        </m:sSub>
      </m:oMath>
      <w:r>
        <w:rPr>
          <w:rFonts w:ascii="Calibri" w:eastAsia="Calibri" w:hAnsi="Calibri" w:cs="Calibri"/>
        </w:rPr>
        <w:t>.</w:t>
      </w:r>
      <w:r w:rsidRPr="7A24235D">
        <w:rPr>
          <w:rFonts w:ascii="Calibri" w:eastAsia="Calibri" w:hAnsi="Calibri" w:cs="Calibri"/>
        </w:rPr>
        <w:t xml:space="preserve"> The vectors </w:t>
      </w:r>
      <m:oMath>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 xml:space="preserve">∈ </m:t>
        </m:r>
        <m:sSup>
          <m:sSupPr>
            <m:ctrlPr>
              <w:rPr>
                <w:rFonts w:ascii="Cambria Math" w:eastAsia="Calibri" w:hAnsi="Cambria Math" w:cs="Calibri"/>
                <w:i/>
              </w:rPr>
            </m:ctrlPr>
          </m:sSupPr>
          <m:e>
            <m:r>
              <w:rPr>
                <w:rFonts w:ascii="Cambria Math" w:eastAsia="Calibri" w:hAnsi="Cambria Math" w:cs="Calibri"/>
              </w:rPr>
              <m:t>R</m:t>
            </m:r>
          </m:e>
          <m:sup>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1</m:t>
                </m:r>
              </m:sub>
            </m:sSub>
          </m:sup>
        </m:sSup>
        <m:r>
          <w:rPr>
            <w:rFonts w:ascii="Cambria Math" w:eastAsia="Calibri" w:hAnsi="Cambria Math" w:cs="Calibri"/>
          </w:rPr>
          <m:t xml:space="preserve"> </m:t>
        </m:r>
      </m:oMath>
      <w:r>
        <w:rPr>
          <w:rFonts w:ascii="Calibri" w:eastAsia="Calibri" w:hAnsi="Calibri" w:cs="Calibri"/>
        </w:rPr>
        <w:t>and</w:t>
      </w:r>
      <w:r w:rsidRPr="7A24235D">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 xml:space="preserve">∈ </m:t>
        </m:r>
        <m:sSup>
          <m:sSupPr>
            <m:ctrlPr>
              <w:rPr>
                <w:rFonts w:ascii="Cambria Math" w:eastAsia="Calibri" w:hAnsi="Cambria Math" w:cs="Calibri"/>
                <w:i/>
              </w:rPr>
            </m:ctrlPr>
          </m:sSupPr>
          <m:e>
            <m:r>
              <w:rPr>
                <w:rFonts w:ascii="Cambria Math" w:eastAsia="Calibri" w:hAnsi="Cambria Math" w:cs="Calibri"/>
              </w:rPr>
              <m:t>R</m:t>
            </m:r>
          </m:e>
          <m:sup>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2</m:t>
                </m:r>
              </m:sub>
            </m:sSub>
          </m:sup>
        </m:sSup>
      </m:oMath>
      <w:r w:rsidRPr="7A24235D">
        <w:rPr>
          <w:rFonts w:ascii="Calibri" w:eastAsia="Calibri" w:hAnsi="Calibri" w:cs="Calibri"/>
        </w:rPr>
        <w:t xml:space="preserve"> are the canonical weights (loading factors)</w:t>
      </w:r>
      <w:r w:rsidR="00832E3B">
        <w:rPr>
          <w:rFonts w:ascii="Calibri" w:eastAsia="Calibri" w:hAnsi="Calibri" w:cs="Calibri"/>
        </w:rPr>
        <w:fldChar w:fldCharType="begin">
          <w:fldData xml:space="preserve">PEVuZE5vdGU+PENpdGU+PEF1dGhvcj5TaGk8L0F1dGhvcj48WWVhcj4yMDE5PC9ZZWFyPjxSZWNO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PEVuZE5vdGU+PENpdGU+PEF1dGhvcj5TaGk8L0F1dGhvcj48WWVhcj4yMDE5PC9ZZWFyPjxSZWNO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sidR="00832E3B">
        <w:rPr>
          <w:rFonts w:ascii="Calibri" w:eastAsia="Calibri" w:hAnsi="Calibri" w:cs="Calibri"/>
        </w:rPr>
      </w:r>
      <w:r w:rsidR="00832E3B">
        <w:rPr>
          <w:rFonts w:ascii="Calibri" w:eastAsia="Calibri" w:hAnsi="Calibri" w:cs="Calibri"/>
        </w:rPr>
        <w:fldChar w:fldCharType="separate"/>
      </w:r>
      <w:r w:rsidR="000C7457">
        <w:rPr>
          <w:rFonts w:ascii="Calibri" w:eastAsia="Calibri" w:hAnsi="Calibri" w:cs="Calibri"/>
          <w:noProof/>
        </w:rPr>
        <w:t>[7, 9]</w:t>
      </w:r>
      <w:r w:rsidR="00832E3B">
        <w:rPr>
          <w:rFonts w:ascii="Calibri" w:eastAsia="Calibri" w:hAnsi="Calibri" w:cs="Calibri"/>
        </w:rPr>
        <w:fldChar w:fldCharType="end"/>
      </w:r>
      <w:r w:rsidRPr="7A24235D">
        <w:rPr>
          <w:rFonts w:ascii="Calibri" w:eastAsia="Calibri" w:hAnsi="Calibri" w:cs="Calibri"/>
        </w:rPr>
        <w:t xml:space="preserve">. In </w:t>
      </w:r>
      <w:r w:rsidRPr="00CA1F34">
        <w:rPr>
          <w:rFonts w:ascii="Calibri" w:eastAsia="Calibri" w:hAnsi="Calibri" w:cs="Calibri"/>
          <w:b/>
          <w:bCs/>
          <w:i/>
          <w:iCs/>
        </w:rPr>
        <w:t>Equation 1</w:t>
      </w:r>
      <w:r w:rsidRPr="7A24235D">
        <w:rPr>
          <w:rFonts w:ascii="Calibri" w:eastAsia="Calibri" w:hAnsi="Calibri" w:cs="Calibri"/>
        </w:rPr>
        <w:t>,</w:t>
      </w:r>
      <w:r>
        <w:rPr>
          <w:rFonts w:ascii="Calibri" w:eastAsia="Calibri" w:hAnsi="Calibri" w:cs="Calibri"/>
        </w:rPr>
        <w:t xml:space="preserve"> if</w:t>
      </w:r>
      <w:r w:rsidRPr="7A24235D">
        <w:rPr>
          <w:rFonts w:ascii="Calibri" w:eastAsia="Calibri" w:hAnsi="Calibri" w:cs="Calibri"/>
        </w:rPr>
        <w:t xml:space="preserve"> we assume that both columns of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oMath>
      <w:r>
        <w:rPr>
          <w:rFonts w:ascii="Calibri" w:eastAsia="Calibri" w:hAnsi="Calibri" w:cs="Calibri"/>
        </w:rPr>
        <w:t>and</w:t>
      </w:r>
      <w:r w:rsidRPr="7A24235D">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 xml:space="preserve"> </m:t>
        </m:r>
      </m:oMath>
      <w:r w:rsidRPr="7A24235D">
        <w:rPr>
          <w:rFonts w:ascii="Calibri" w:eastAsia="Calibri" w:hAnsi="Calibri" w:cs="Calibri"/>
        </w:rPr>
        <w:t>have been standardized to have mean 0 and standard deviation 1</w:t>
      </w:r>
      <w:r w:rsidRPr="0099666A">
        <w:rPr>
          <w:rFonts w:ascii="Calibri" w:eastAsia="Calibri" w:hAnsi="Calibri" w:cs="Calibri"/>
        </w:rPr>
        <w:t xml:space="preserve"> and the covariance</w:t>
      </w:r>
      <w:r>
        <w:rPr>
          <w:rFonts w:ascii="Calibri" w:eastAsia="Calibri" w:hAnsi="Calibri" w:cs="Calibri"/>
        </w:rPr>
        <w:t xml:space="preserve"> </w:t>
      </w:r>
      <w:r w:rsidRPr="0099666A">
        <w:rPr>
          <w:rFonts w:ascii="Calibri" w:eastAsia="Calibri" w:hAnsi="Calibri" w:cs="Calibri"/>
        </w:rPr>
        <w:t>matrix of the features is diagonal</w:t>
      </w:r>
      <w:r>
        <w:rPr>
          <w:rFonts w:ascii="Calibri" w:eastAsia="Calibri" w:hAnsi="Calibri" w:cs="Calibri"/>
        </w:rPr>
        <w:t xml:space="preserve">, then the model constraint can be simplified to  </w:t>
      </w:r>
      <m:oMath>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e>
            </m:d>
          </m:e>
          <m:sup>
            <m:r>
              <w:rPr>
                <w:rFonts w:ascii="Cambria Math" w:eastAsia="Calibri" w:hAnsi="Cambria Math" w:cs="Calibri"/>
              </w:rPr>
              <m:t>2</m:t>
            </m:r>
          </m:sup>
        </m:sSup>
        <m:r>
          <w:rPr>
            <w:rFonts w:ascii="Cambria Math" w:eastAsia="Calibri" w:hAnsi="Cambria Math" w:cs="Calibri"/>
          </w:rPr>
          <m:t xml:space="preserve">= </m:t>
        </m:r>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e>
            </m:d>
          </m:e>
          <m:sup>
            <m:r>
              <w:rPr>
                <w:rFonts w:ascii="Cambria Math" w:eastAsia="Calibri" w:hAnsi="Cambria Math" w:cs="Calibri"/>
              </w:rPr>
              <m:t>2</m:t>
            </m:r>
          </m:sup>
        </m:sSup>
        <m:r>
          <w:rPr>
            <w:rFonts w:ascii="Cambria Math" w:eastAsia="Calibri" w:hAnsi="Cambria Math" w:cs="Calibri"/>
          </w:rPr>
          <m:t>=1</m:t>
        </m:r>
      </m:oMath>
      <w:r>
        <w:rPr>
          <w:rFonts w:ascii="Calibri" w:eastAsia="Calibri" w:hAnsi="Calibri" w:cs="Calibri"/>
        </w:rPr>
        <w:t xml:space="preserve">. </w:t>
      </w:r>
      <w:r w:rsidRPr="7A24235D">
        <w:rPr>
          <w:rFonts w:ascii="Calibri" w:eastAsia="Calibri" w:hAnsi="Calibri" w:cs="Calibri"/>
        </w:rPr>
        <w:t xml:space="preserve">Traditional CCA doesn’t apply dimension reduction techniques. Hence, penalization and regularization terms are added to </w:t>
      </w:r>
      <w:r>
        <w:rPr>
          <w:rFonts w:ascii="Calibri" w:eastAsia="Calibri" w:hAnsi="Calibri" w:cs="Calibri"/>
        </w:rPr>
        <w:t>generate sparse models with high-dimensional data</w:t>
      </w:r>
      <w:r w:rsidRPr="7A24235D">
        <w:rPr>
          <w:rFonts w:ascii="Calibri" w:eastAsia="Calibri" w:hAnsi="Calibri" w:cs="Calibri"/>
        </w:rPr>
        <w:t xml:space="preserve">. </w:t>
      </w:r>
      <w:r>
        <w:rPr>
          <w:rFonts w:ascii="Calibri" w:eastAsia="Calibri" w:hAnsi="Calibri" w:cs="Calibri"/>
        </w:rPr>
        <w:t>Particularly, t</w:t>
      </w:r>
      <w:r w:rsidRPr="7A24235D">
        <w:rPr>
          <w:rFonts w:ascii="Calibri" w:eastAsia="Calibri" w:hAnsi="Calibri" w:cs="Calibri"/>
        </w:rPr>
        <w:t>he objective fun</w:t>
      </w:r>
      <w:r>
        <w:rPr>
          <w:rFonts w:ascii="Calibri" w:eastAsia="Calibri" w:hAnsi="Calibri" w:cs="Calibri"/>
        </w:rPr>
        <w:t>c</w:t>
      </w:r>
      <w:r w:rsidRPr="7A24235D">
        <w:rPr>
          <w:rFonts w:ascii="Calibri" w:eastAsia="Calibri" w:hAnsi="Calibri" w:cs="Calibri"/>
        </w:rPr>
        <w:t>tion of L1-penalized sparse CCA can be expressed as</w:t>
      </w:r>
      <w:r>
        <w:rPr>
          <w:rFonts w:ascii="Calibri" w:eastAsia="Calibri" w:hAnsi="Calibri" w:cs="Calibri"/>
        </w:rPr>
        <w:fldChar w:fldCharType="begin">
          <w:fldData xml:space="preserve">PEVuZE5vdGU+PENpdGU+PEF1dGhvcj5TaGk8L0F1dGhvcj48WWVhcj4yMDE5PC9ZZWFyPjxSZWNO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PEVuZE5vdGU+PENpdGU+PEF1dGhvcj5TaGk8L0F1dGhvcj48WWVhcj4yMDE5PC9ZZWFyPjxSZWNO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[7, 32, 33]</w:t>
      </w:r>
      <w:r>
        <w:rPr>
          <w:rFonts w:ascii="Calibri" w:eastAsia="Calibri" w:hAnsi="Calibri" w:cs="Calibri"/>
        </w:rPr>
        <w:fldChar w:fldCharType="end"/>
      </w:r>
      <w:r w:rsidRPr="7A24235D">
        <w:rPr>
          <w:rFonts w:ascii="Calibri" w:eastAsia="Calibri" w:hAnsi="Calibri" w:cs="Calibri"/>
        </w:rPr>
        <w:t>:</w:t>
      </w:r>
      <w:r>
        <w:t xml:space="preserve"> </w:t>
      </w:r>
    </w:p>
    <w:p w14:paraId="3A5AFF18" w14:textId="77777777" w:rsidR="00C2384E" w:rsidRPr="009337F1" w:rsidRDefault="00C2384E" w:rsidP="00C2384E">
      <w:pPr>
        <w:pStyle w:val="Caption"/>
        <w:keepNext/>
        <w:jc w:val="both"/>
        <w:rPr>
          <w:b/>
          <w:bCs/>
          <w:color w:val="000000" w:themeColor="text1"/>
        </w:rPr>
      </w:pPr>
      <w:r w:rsidRPr="009337F1">
        <w:rPr>
          <w:b/>
          <w:bCs/>
          <w:color w:val="000000" w:themeColor="text1"/>
        </w:rPr>
        <w:t xml:space="preserve">Equation </w:t>
      </w:r>
      <w:r w:rsidRPr="009337F1">
        <w:rPr>
          <w:b/>
          <w:bCs/>
          <w:color w:val="000000" w:themeColor="text1"/>
        </w:rPr>
        <w:fldChar w:fldCharType="begin"/>
      </w:r>
      <w:r w:rsidRPr="009337F1">
        <w:rPr>
          <w:b/>
          <w:bCs/>
          <w:color w:val="000000" w:themeColor="text1"/>
        </w:rPr>
        <w:instrText xml:space="preserve"> SEQ Equation \* ARABIC </w:instrText>
      </w:r>
      <w:r w:rsidRPr="009337F1">
        <w:rPr>
          <w:b/>
          <w:bCs/>
          <w:color w:val="000000" w:themeColor="text1"/>
        </w:rPr>
        <w:fldChar w:fldCharType="separate"/>
      </w:r>
      <w:r>
        <w:rPr>
          <w:b/>
          <w:bCs/>
          <w:noProof/>
          <w:color w:val="000000" w:themeColor="text1"/>
        </w:rPr>
        <w:t>2</w:t>
      </w:r>
      <w:r w:rsidRPr="009337F1">
        <w:rPr>
          <w:b/>
          <w:bCs/>
          <w:color w:val="000000" w:themeColor="text1"/>
        </w:rPr>
        <w:fldChar w:fldCharType="end"/>
      </w:r>
    </w:p>
    <w:p w14:paraId="4FF91FAC" w14:textId="77777777" w:rsidR="00C2384E" w:rsidRPr="009337F1" w:rsidRDefault="00FD4A61" w:rsidP="00C2384E">
      <w:pPr>
        <w:spacing w:line="360" w:lineRule="auto"/>
        <w:jc w:val="both"/>
      </w:pPr>
      <m:oMathPara>
        <m:oMath>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e>
          </m:d>
          <m:r>
            <w:rPr>
              <w:rFonts w:ascii="Cambria Math" w:eastAsia="Calibri" w:hAnsi="Cambria Math" w:cs="Calibri"/>
            </w:rPr>
            <m:t>=arg</m:t>
          </m:r>
          <m:sSub>
            <m:sSubPr>
              <m:ctrlPr>
                <w:rPr>
                  <w:rFonts w:ascii="Cambria Math" w:eastAsia="Calibri" w:hAnsi="Cambria Math" w:cs="Calibri"/>
                  <w:i/>
                </w:rPr>
              </m:ctrlPr>
            </m:sSubPr>
            <m:e>
              <m:r>
                <w:rPr>
                  <w:rFonts w:ascii="Cambria Math" w:eastAsia="Calibri" w:hAnsi="Cambria Math" w:cs="Calibri"/>
                </w:rPr>
                <m:t>max</m:t>
              </m:r>
            </m:e>
            <m: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sub>
          </m:sSub>
          <m:sSubSup>
            <m:sSubSupPr>
              <m:ctrlPr>
                <w:rPr>
                  <w:rFonts w:ascii="Cambria Math" w:eastAsia="Calibri" w:hAnsi="Cambria Math" w:cs="Calibri"/>
                  <w:i/>
                </w:rPr>
              </m:ctrlPr>
            </m:sSubSupPr>
            <m:e>
              <m:r>
                <w:rPr>
                  <w:rFonts w:ascii="Cambria Math" w:eastAsia="Calibri" w:hAnsi="Cambria Math" w:cs="Calibri"/>
                </w:rPr>
                <m:t xml:space="preserve"> </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oMath>
      </m:oMathPara>
    </w:p>
    <w:p w14:paraId="2340EF2A" w14:textId="77777777" w:rsidR="00C2384E" w:rsidRDefault="00C2384E" w:rsidP="00C2384E">
      <w:pPr>
        <w:spacing w:line="360" w:lineRule="auto"/>
        <w:jc w:val="center"/>
      </w:pPr>
      <w:r w:rsidRPr="7A24235D">
        <w:rPr>
          <w:rFonts w:ascii="Calibri" w:eastAsia="Calibri" w:hAnsi="Calibri" w:cs="Calibri"/>
        </w:rPr>
        <w:t xml:space="preserve">subject to </w:t>
      </w:r>
      <m:oMath>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e>
            </m:d>
          </m:e>
          <m:sup>
            <m:r>
              <w:rPr>
                <w:rFonts w:ascii="Cambria Math" w:eastAsia="Calibri" w:hAnsi="Cambria Math" w:cs="Calibri"/>
              </w:rPr>
              <m:t>2</m:t>
            </m:r>
          </m:sup>
        </m:sSup>
        <m:r>
          <w:rPr>
            <w:rFonts w:ascii="Cambria Math" w:eastAsia="Calibri" w:hAnsi="Cambria Math" w:cs="Calibri"/>
          </w:rPr>
          <m:t xml:space="preserve">= </m:t>
        </m:r>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e>
            </m:d>
          </m:e>
          <m:sup>
            <m:r>
              <w:rPr>
                <w:rFonts w:ascii="Cambria Math" w:eastAsia="Calibri" w:hAnsi="Cambria Math" w:cs="Calibri"/>
              </w:rPr>
              <m:t>2</m:t>
            </m:r>
          </m:sup>
        </m:sSup>
        <m:r>
          <w:rPr>
            <w:rFonts w:ascii="Cambria Math" w:eastAsia="Calibri" w:hAnsi="Cambria Math" w:cs="Calibri"/>
          </w:rPr>
          <m:t xml:space="preserve">=1,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d>
          <m:dPr>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s</m:t>
                </m:r>
              </m:sub>
            </m:sSub>
          </m:e>
        </m:d>
        <m:r>
          <w:rPr>
            <w:rFonts w:ascii="Cambria Math" w:eastAsia="Calibri" w:hAnsi="Cambria Math" w:cs="Calibri"/>
          </w:rPr>
          <m:t xml:space="preserve"> ≤ </m:t>
        </m:r>
        <w:bookmarkStart w:id="101" w:name="_Hlk16805095"/>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w:bookmarkEnd w:id="101"/>
        <m:r>
          <w:rPr>
            <w:rFonts w:ascii="Cambria Math" w:eastAsia="Calibri" w:hAnsi="Cambria Math" w:cs="Calibri"/>
          </w:rPr>
          <m:t xml:space="preserve">, s= 1, 2.  </m:t>
        </m:r>
      </m:oMath>
    </w:p>
    <w:p w14:paraId="0D23E465" w14:textId="7D1F3FB9" w:rsidR="00C2384E" w:rsidRDefault="00C2384E" w:rsidP="00C2384E">
      <w:pPr>
        <w:spacing w:line="360" w:lineRule="auto"/>
      </w:pPr>
      <w:r w:rsidRPr="7A24235D">
        <w:rPr>
          <w:rFonts w:ascii="Calibri" w:eastAsia="Calibri" w:hAnsi="Calibri" w:cs="Calibri"/>
        </w:rPr>
        <w:t xml:space="preserve">where </w:t>
      </w:r>
      <w:r>
        <w:rPr>
          <w:rFonts w:ascii="Calibri" w:eastAsia="Calibri" w:hAnsi="Calibri" w:cs="Calibri"/>
        </w:rPr>
        <w:t xml:space="preserve">the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r>
          <w:rPr>
            <w:rFonts w:ascii="Cambria Math" w:eastAsia="Calibri" w:hAnsi="Cambria Math" w:cs="Calibri"/>
          </w:rPr>
          <m:t xml:space="preserve"> </m:t>
        </m:r>
      </m:oMath>
      <w:r>
        <w:rPr>
          <w:rFonts w:ascii="Calibri" w:eastAsia="Calibri" w:hAnsi="Calibri" w:cs="Calibri"/>
        </w:rPr>
        <w:t>is</w:t>
      </w:r>
      <w:r w:rsidRPr="7A24235D">
        <w:rPr>
          <w:rFonts w:ascii="Calibri" w:eastAsia="Calibri" w:hAnsi="Calibri" w:cs="Calibri"/>
        </w:rPr>
        <w:t xml:space="preserve"> the pre-selected sparse penalty constant.</w:t>
      </w:r>
      <w:r>
        <w:rPr>
          <w:rFonts w:ascii="Calibri" w:eastAsia="Calibri" w:hAnsi="Calibri" w:cs="Calibri"/>
        </w:rPr>
        <w:t xml:space="preserve"> </w:t>
      </w:r>
      <w:r w:rsidR="000C3F5C">
        <w:rPr>
          <w:rFonts w:ascii="Calibri" w:eastAsia="Calibri" w:hAnsi="Calibri" w:cs="Calibri"/>
        </w:rPr>
        <w:t xml:space="preserve">The least absolute shrinkage and selection operation (LASSO) regularization has been shown to be an effective variable selection method. </w:t>
      </w:r>
      <w:r>
        <w:rPr>
          <w:rFonts w:ascii="Calibri" w:eastAsia="Calibri" w:hAnsi="Calibri" w:cs="Calibri"/>
        </w:rPr>
        <w:t>Under the L1 regularization</w:t>
      </w:r>
      <w:r w:rsidR="000C3F5C">
        <w:rPr>
          <w:rFonts w:ascii="Calibri" w:eastAsia="Calibri" w:hAnsi="Calibri" w:cs="Calibri"/>
        </w:rPr>
        <w:t xml:space="preserve"> from LASSO</w:t>
      </w:r>
      <w:r>
        <w:rPr>
          <w:rFonts w:ascii="Calibri" w:eastAsia="Calibri" w:hAnsi="Calibri" w:cs="Calibri"/>
        </w:rPr>
        <w:t xml:space="preserve">, the penalty term </w:t>
      </w:r>
      <m:oMath>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oMath>
      <w:r>
        <w:rPr>
          <w:rFonts w:ascii="Calibri" w:eastAsia="Calibri" w:hAnsi="Calibri" w:cs="Calibri"/>
        </w:rPr>
        <w:t xml:space="preserve"> is the </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-norm</m:t>
        </m:r>
      </m:oMath>
      <w:r>
        <w:rPr>
          <w:rFonts w:ascii="Calibri" w:eastAsia="Calibri" w:hAnsi="Calibri" w:cs="Calibri"/>
        </w:rPr>
        <w:t xml:space="preserve"> of weights </w:t>
      </w:r>
      <m:oMath>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s</m:t>
                    </m:r>
                  </m:sub>
                </m:sSub>
              </m:e>
            </m:d>
          </m:e>
          <m:sup>
            <m:r>
              <w:rPr>
                <w:rFonts w:ascii="Cambria Math" w:eastAsia="Calibri" w:hAnsi="Cambria Math" w:cs="Calibri"/>
              </w:rPr>
              <m:t>1</m:t>
            </m:r>
          </m:sup>
        </m:sSup>
      </m:oMath>
      <w:r>
        <w:rPr>
          <w:rFonts w:ascii="Calibri" w:eastAsia="Calibri" w:hAnsi="Calibri" w:cs="Calibri"/>
        </w:rPr>
        <w:t xml:space="preserve">. In this case, the sparse penalty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oMath>
      <w:r>
        <w:rPr>
          <w:rFonts w:ascii="Calibri" w:eastAsia="Calibri" w:hAnsi="Calibri" w:cs="Calibri"/>
        </w:rPr>
        <w:t xml:space="preserve"> can range from </w:t>
      </w:r>
      <m:oMath>
        <m:r>
          <w:rPr>
            <w:rFonts w:ascii="Cambria Math" w:eastAsia="Calibri" w:hAnsi="Cambria Math" w:cs="Calibri"/>
          </w:rPr>
          <m:t>1</m:t>
        </m:r>
      </m:oMath>
      <w:r>
        <w:rPr>
          <w:rFonts w:ascii="Calibri" w:eastAsia="Calibri" w:hAnsi="Calibri" w:cs="Calibri"/>
        </w:rPr>
        <w:t xml:space="preserve"> to </w:t>
      </w:r>
      <m:oMath>
        <m:rad>
          <m:radPr>
            <m:degHide m:val="1"/>
            <m:ctrlPr>
              <w:rPr>
                <w:rFonts w:ascii="Cambria Math" w:eastAsia="Calibri" w:hAnsi="Cambria Math" w:cs="Calibri"/>
                <w:i/>
              </w:rPr>
            </m:ctrlPr>
          </m:radPr>
          <m:deg/>
          <m:e>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e>
        </m:rad>
      </m:oMath>
      <w:r>
        <w:rPr>
          <w:rFonts w:ascii="Calibri" w:eastAsia="Calibri" w:hAnsi="Calibri" w:cs="Calibri"/>
        </w:rPr>
        <w:t xml:space="preserve">, where the </w:t>
      </w:r>
      <m:oMath>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oMath>
      <w:r>
        <w:rPr>
          <w:rFonts w:ascii="Calibri" w:eastAsia="Calibri" w:hAnsi="Calibri" w:cs="Calibri"/>
        </w:rPr>
        <w:t xml:space="preserve"> is the number of features in the two </w:t>
      </w:r>
      <w:r w:rsidR="00EF4185">
        <w:rPr>
          <w:rFonts w:ascii="Calibri" w:eastAsia="Calibri" w:hAnsi="Calibri" w:cs="Calibri"/>
        </w:rPr>
        <w:t>Omics</w:t>
      </w:r>
      <w:r>
        <w:rPr>
          <w:rFonts w:ascii="Calibri" w:eastAsia="Calibri" w:hAnsi="Calibri" w:cs="Calibri"/>
        </w:rPr>
        <w:t xml:space="preserve"> datasets,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s</m:t>
            </m:r>
          </m:sub>
        </m:sSub>
      </m:oMath>
      <w:r>
        <w:rPr>
          <w:rFonts w:ascii="Calibri" w:eastAsia="Calibri" w:hAnsi="Calibri" w:cs="Calibri"/>
        </w:rPr>
        <w:t xml:space="preserve">. In practical,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oMath>
      <w:r>
        <w:rPr>
          <w:rFonts w:ascii="Calibri" w:eastAsia="Calibri" w:hAnsi="Calibri" w:cs="Calibri"/>
        </w:rPr>
        <w:t xml:space="preserve"> is re-parametrized to </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s</m:t>
            </m:r>
          </m:sub>
        </m:sSub>
      </m:oMath>
      <w:r>
        <w:rPr>
          <w:rFonts w:ascii="Calibri" w:eastAsia="Calibri" w:hAnsi="Calibri" w:cs="Calibri"/>
        </w:rPr>
        <w:t xml:space="preserve"> with a range </w:t>
      </w:r>
      <m:oMath>
        <m:r>
          <w:rPr>
            <w:rFonts w:ascii="Cambria Math" w:eastAsia="Calibri" w:hAnsi="Cambria Math" w:cs="Calibri"/>
          </w:rPr>
          <m:t>(0, 1]</m:t>
        </m:r>
      </m:oMath>
      <w:r>
        <w:rPr>
          <w:rFonts w:ascii="Calibri" w:eastAsia="Calibri" w:hAnsi="Calibri" w:cs="Calibri"/>
        </w:rPr>
        <w:t xml:space="preserve">, such that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r>
          <w:rPr>
            <w:rFonts w:ascii="Cambria Math" w:eastAsia="Calibri" w:hAnsi="Cambria Math" w:cs="Calibri"/>
          </w:rPr>
          <m:t>=</m:t>
        </m:r>
        <m:r>
          <m:rPr>
            <m:sty m:val="p"/>
          </m:rPr>
          <w:rPr>
            <w:rFonts w:ascii="Cambria Math" w:eastAsia="Calibri" w:hAnsi="Cambria Math" w:cs="Calibri"/>
          </w:rPr>
          <m:t>max⁡</m:t>
        </m:r>
        <m:r>
          <w:rPr>
            <w:rFonts w:ascii="Cambria Math" w:eastAsia="Calibri" w:hAnsi="Cambria Math" w:cs="Calibri"/>
          </w:rPr>
          <m:t>(1),</m:t>
        </m:r>
        <m:r>
          <w:rPr>
            <w:rFonts w:ascii="Cambria Math" w:eastAsia="Calibri" w:hAnsi="Cambria Math" w:cs="Calibri"/>
          </w:rPr>
          <w:lastRenderedPageBreak/>
          <m:t xml:space="preserve">  </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s</m:t>
            </m:r>
          </m:sub>
        </m:sSub>
        <m:rad>
          <m:radPr>
            <m:degHide m:val="1"/>
            <m:ctrlPr>
              <w:rPr>
                <w:rFonts w:ascii="Cambria Math" w:eastAsia="Calibri" w:hAnsi="Cambria Math" w:cs="Calibri"/>
                <w:i/>
              </w:rPr>
            </m:ctrlPr>
          </m:radPr>
          <m:deg/>
          <m:e>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e>
        </m:rad>
        <m:r>
          <w:rPr>
            <w:rFonts w:ascii="Cambria Math" w:eastAsia="Calibri" w:hAnsi="Cambria Math" w:cs="Calibri"/>
          </w:rPr>
          <m:t>)</m:t>
        </m:r>
      </m:oMath>
      <w:r>
        <w:rPr>
          <w:rFonts w:ascii="Calibri" w:eastAsia="Calibri" w:hAnsi="Calibri" w:cs="Calibri"/>
        </w:rPr>
        <w:t xml:space="preserve">. Therefore, large </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s</m:t>
            </m:r>
          </m:sub>
        </m:sSub>
      </m:oMath>
      <w:r>
        <w:rPr>
          <w:rFonts w:ascii="Calibri" w:eastAsia="Calibri" w:hAnsi="Calibri" w:cs="Calibri"/>
        </w:rPr>
        <w:t xml:space="preserve"> corresponds to less stringent criteria which has more features left in the subnetworks and vice versa. </w:t>
      </w:r>
    </w:p>
    <w:p w14:paraId="24E8C8C3" w14:textId="1EDB6C45" w:rsidR="00C2384E" w:rsidRPr="00361424" w:rsidRDefault="00C2384E" w:rsidP="00F14BB7">
      <w:pPr>
        <w:spacing w:line="360" w:lineRule="auto"/>
        <w:jc w:val="both"/>
        <w:rPr>
          <w:rFonts w:ascii="Calibri" w:eastAsia="Calibri" w:hAnsi="Calibri" w:cs="Calibri"/>
        </w:rPr>
      </w:pPr>
      <w:r w:rsidRPr="7A24235D">
        <w:rPr>
          <w:rFonts w:ascii="Calibri" w:eastAsia="Calibri" w:hAnsi="Calibri" w:cs="Calibri"/>
        </w:rPr>
        <w:t>Other newly modified CCA methods includes structure constrained CCA (ssCCA) and</w:t>
      </w:r>
      <w:r>
        <w:rPr>
          <w:rFonts w:ascii="Calibri" w:eastAsia="Calibri" w:hAnsi="Calibri" w:cs="Calibri"/>
        </w:rPr>
        <w:t xml:space="preserve"> group sparse</w:t>
      </w:r>
      <w:r w:rsidRPr="7A24235D">
        <w:rPr>
          <w:rFonts w:ascii="Calibri" w:eastAsia="Calibri" w:hAnsi="Calibri" w:cs="Calibri"/>
        </w:rPr>
        <w:t xml:space="preserve"> CCA, which consider grouped effects of features as structure embedded within the datasets</w:t>
      </w:r>
      <w:r>
        <w:rPr>
          <w:rFonts w:ascii="Calibri" w:eastAsia="Calibri" w:hAnsi="Calibri" w:cs="Calibri"/>
        </w:rPr>
        <w:fldChar w:fldCharType="begin">
          <w:fldData xml:space="preserve">PEVuZE5vdGU+PENpdGU+PEF1dGhvcj5MaW48L0F1dGhvcj48WWVhcj4yMDE0PC9ZZWFyPjxSZWNO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PEVuZE5vdGU+PENpdGU+PEF1dGhvcj5MaW48L0F1dGhvcj48WWVhcj4yMDE0PC9ZZWFyPjxSZWNO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431E6">
        <w:rPr>
          <w:rFonts w:ascii="Calibri" w:eastAsia="Calibri" w:hAnsi="Calibri" w:cs="Calibri"/>
          <w:noProof/>
        </w:rPr>
        <w:t>[35, 36]</w:t>
      </w:r>
      <w:r>
        <w:rPr>
          <w:rFonts w:ascii="Calibri" w:eastAsia="Calibri" w:hAnsi="Calibri" w:cs="Calibri"/>
        </w:rPr>
        <w:fldChar w:fldCharType="end"/>
      </w:r>
      <w:r>
        <w:rPr>
          <w:rFonts w:ascii="Calibri" w:eastAsia="Calibri" w:hAnsi="Calibri" w:cs="Calibri"/>
        </w:rPr>
        <w:t>.</w:t>
      </w:r>
    </w:p>
    <w:p w14:paraId="241AD0BA" w14:textId="336E2B66" w:rsidR="000C152E" w:rsidRPr="003528C4" w:rsidRDefault="000C152E" w:rsidP="003528C4">
      <w:pPr>
        <w:pStyle w:val="Heading2"/>
        <w:rPr>
          <w:rFonts w:eastAsia="Calibri"/>
          <w:color w:val="000000" w:themeColor="text1"/>
        </w:rPr>
      </w:pPr>
      <w:bookmarkStart w:id="102" w:name="_Toc19020043"/>
      <w:r w:rsidRPr="003528C4">
        <w:rPr>
          <w:rFonts w:eastAsia="Calibri"/>
          <w:color w:val="000000" w:themeColor="text1"/>
        </w:rPr>
        <w:t>SmCCNet</w:t>
      </w:r>
      <w:bookmarkEnd w:id="102"/>
    </w:p>
    <w:p w14:paraId="0DEECFE5" w14:textId="5383443D" w:rsidR="7A24235D" w:rsidRPr="00031D36" w:rsidRDefault="003035B7" w:rsidP="00634A47">
      <w:pPr>
        <w:spacing w:line="360" w:lineRule="auto"/>
        <w:jc w:val="both"/>
        <w:rPr>
          <w:rFonts w:ascii="Calibri" w:eastAsia="Calibri" w:hAnsi="Calibri" w:cs="Calibri"/>
        </w:rPr>
      </w:pPr>
      <w:r>
        <w:rPr>
          <w:noProof/>
        </w:rPr>
        <mc:AlternateContent>
          <mc:Choice Requires="wpg">
            <w:drawing>
              <wp:anchor distT="0" distB="0" distL="114300" distR="114300" simplePos="0" relativeHeight="251654144" behindDoc="0" locked="0" layoutInCell="1" allowOverlap="1" wp14:anchorId="3F53C74D" wp14:editId="2823E17A">
                <wp:simplePos x="0" y="0"/>
                <wp:positionH relativeFrom="margin">
                  <wp:align>center</wp:align>
                </wp:positionH>
                <wp:positionV relativeFrom="paragraph">
                  <wp:posOffset>532867</wp:posOffset>
                </wp:positionV>
                <wp:extent cx="4076065" cy="522668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076452" cy="5226829"/>
                          <a:chOff x="-1" y="0"/>
                          <a:chExt cx="4078099" cy="5227627"/>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 y="0"/>
                            <a:ext cx="3918262" cy="3658459"/>
                          </a:xfrm>
                          <a:prstGeom prst="rect">
                            <a:avLst/>
                          </a:prstGeom>
                          <a:noFill/>
                          <a:ln>
                            <a:noFill/>
                          </a:ln>
                        </pic:spPr>
                      </pic:pic>
                      <wps:wsp>
                        <wps:cNvPr id="5" name="Text Box 2"/>
                        <wps:cNvSpPr txBox="1">
                          <a:spLocks noChangeArrowheads="1"/>
                        </wps:cNvSpPr>
                        <wps:spPr bwMode="auto">
                          <a:xfrm>
                            <a:off x="17702" y="3658458"/>
                            <a:ext cx="4060396" cy="1569169"/>
                          </a:xfrm>
                          <a:prstGeom prst="rect">
                            <a:avLst/>
                          </a:prstGeom>
                          <a:noFill/>
                          <a:ln w="9525">
                            <a:noFill/>
                            <a:miter lim="800000"/>
                            <a:headEnd/>
                            <a:tailEnd/>
                          </a:ln>
                        </wps:spPr>
                        <wps:txbx>
                          <w:txbxContent>
                            <w:p w14:paraId="5BF1B443" w14:textId="1E102DE7" w:rsidR="00EC2022" w:rsidRPr="00E74B8B" w:rsidRDefault="00EC2022" w:rsidP="00CF4A5A">
                              <w:pPr>
                                <w:spacing w:line="360" w:lineRule="auto"/>
                                <w:jc w:val="both"/>
                                <w:rPr>
                                  <w:rFonts w:ascii="Calibri" w:eastAsia="Calibri" w:hAnsi="Calibri" w:cs="Calibri"/>
                                  <w:i/>
                                  <w:iCs/>
                                  <w:sz w:val="18"/>
                                  <w:szCs w:val="18"/>
                                </w:rPr>
                              </w:pPr>
                              <w:r w:rsidRPr="00E74B8B">
                                <w:rPr>
                                  <w:rFonts w:ascii="Calibri" w:eastAsia="Calibri" w:hAnsi="Calibri" w:cs="Calibri"/>
                                  <w:b/>
                                  <w:bCs/>
                                  <w:i/>
                                  <w:iCs/>
                                  <w:sz w:val="18"/>
                                  <w:szCs w:val="18"/>
                                </w:rPr>
                                <w:t xml:space="preserve">Figure </w:t>
                              </w:r>
                              <w:r w:rsidRPr="00E74B8B">
                                <w:rPr>
                                  <w:rFonts w:ascii="Calibri" w:eastAsia="Calibri" w:hAnsi="Calibri" w:cs="Calibri"/>
                                  <w:b/>
                                  <w:bCs/>
                                  <w:i/>
                                  <w:iCs/>
                                  <w:sz w:val="18"/>
                                  <w:szCs w:val="18"/>
                                </w:rPr>
                                <w:fldChar w:fldCharType="begin"/>
                              </w:r>
                              <w:r w:rsidRPr="00E74B8B">
                                <w:rPr>
                                  <w:rFonts w:ascii="Calibri" w:eastAsia="Calibri" w:hAnsi="Calibri" w:cs="Calibri"/>
                                  <w:b/>
                                  <w:bCs/>
                                  <w:i/>
                                  <w:iCs/>
                                  <w:sz w:val="18"/>
                                  <w:szCs w:val="18"/>
                                </w:rPr>
                                <w:instrText xml:space="preserve"> SEQ Figure \* ARABIC </w:instrText>
                              </w:r>
                              <w:r w:rsidRPr="00E74B8B">
                                <w:rPr>
                                  <w:rFonts w:ascii="Calibri" w:eastAsia="Calibri" w:hAnsi="Calibri" w:cs="Calibri"/>
                                  <w:b/>
                                  <w:bCs/>
                                  <w:i/>
                                  <w:iCs/>
                                  <w:sz w:val="18"/>
                                  <w:szCs w:val="18"/>
                                </w:rPr>
                                <w:fldChar w:fldCharType="separate"/>
                              </w:r>
                              <w:r>
                                <w:rPr>
                                  <w:rFonts w:ascii="Calibri" w:eastAsia="Calibri" w:hAnsi="Calibri" w:cs="Calibri"/>
                                  <w:b/>
                                  <w:bCs/>
                                  <w:i/>
                                  <w:iCs/>
                                  <w:noProof/>
                                  <w:sz w:val="18"/>
                                  <w:szCs w:val="18"/>
                                </w:rPr>
                                <w:t>2</w:t>
                              </w:r>
                              <w:r w:rsidRPr="00E74B8B">
                                <w:rPr>
                                  <w:rFonts w:ascii="Calibri" w:eastAsia="Calibri" w:hAnsi="Calibri" w:cs="Calibri"/>
                                  <w:b/>
                                  <w:bCs/>
                                  <w:i/>
                                  <w:iCs/>
                                  <w:sz w:val="18"/>
                                  <w:szCs w:val="18"/>
                                </w:rPr>
                                <w:fldChar w:fldCharType="end"/>
                              </w:r>
                              <w:r w:rsidRPr="00E74B8B">
                                <w:rPr>
                                  <w:rFonts w:ascii="Calibri" w:eastAsia="Calibri" w:hAnsi="Calibri" w:cs="Calibri"/>
                                  <w:b/>
                                  <w:bCs/>
                                  <w:i/>
                                  <w:iCs/>
                                  <w:sz w:val="18"/>
                                  <w:szCs w:val="18"/>
                                </w:rPr>
                                <w:t>.</w:t>
                              </w:r>
                              <w:r w:rsidRPr="00E74B8B">
                                <w:rPr>
                                  <w:rFonts w:ascii="Calibri" w:eastAsia="Calibri" w:hAnsi="Calibri" w:cs="Calibri"/>
                                  <w:i/>
                                  <w:iCs/>
                                  <w:sz w:val="18"/>
                                  <w:szCs w:val="18"/>
                                </w:rPr>
                                <w:t xml:space="preserve"> Overview of SmCCNet workflow. In this study, </w:t>
                              </w:r>
                              <m:oMath>
                                <m:sSub>
                                  <m:sSubPr>
                                    <m:ctrlPr>
                                      <w:rPr>
                                        <w:rFonts w:ascii="Cambria Math" w:eastAsia="Calibri" w:hAnsi="Cambria Math" w:cs="Calibri"/>
                                        <w:i/>
                                        <w:iCs/>
                                        <w:sz w:val="18"/>
                                        <w:szCs w:val="18"/>
                                      </w:rPr>
                                    </m:ctrlPr>
                                  </m:sSubPr>
                                  <m:e>
                                    <m:r>
                                      <w:rPr>
                                        <w:rFonts w:ascii="Cambria Math" w:eastAsia="Calibri" w:hAnsi="Cambria Math" w:cs="Calibri"/>
                                        <w:sz w:val="18"/>
                                        <w:szCs w:val="18"/>
                                      </w:rPr>
                                      <m:t>X</m:t>
                                    </m:r>
                                  </m:e>
                                  <m:sub>
                                    <m:r>
                                      <w:rPr>
                                        <w:rFonts w:ascii="Cambria Math" w:eastAsia="Calibri" w:hAnsi="Cambria Math" w:cs="Calibri"/>
                                        <w:sz w:val="18"/>
                                        <w:szCs w:val="18"/>
                                      </w:rPr>
                                      <m:t>1</m:t>
                                    </m:r>
                                  </m:sub>
                                </m:sSub>
                              </m:oMath>
                              <w:r w:rsidRPr="00E74B8B">
                                <w:rPr>
                                  <w:rFonts w:ascii="Calibri" w:eastAsia="Calibri" w:hAnsi="Calibri" w:cs="Calibri"/>
                                  <w:i/>
                                  <w:iCs/>
                                  <w:sz w:val="18"/>
                                  <w:szCs w:val="18"/>
                                </w:rPr>
                                <w:t xml:space="preserve">, </w:t>
                              </w:r>
                              <m:oMath>
                                <m:sSub>
                                  <m:sSubPr>
                                    <m:ctrlPr>
                                      <w:rPr>
                                        <w:rFonts w:ascii="Cambria Math" w:eastAsia="Calibri" w:hAnsi="Cambria Math" w:cs="Calibri"/>
                                        <w:i/>
                                        <w:iCs/>
                                        <w:sz w:val="18"/>
                                        <w:szCs w:val="18"/>
                                      </w:rPr>
                                    </m:ctrlPr>
                                  </m:sSubPr>
                                  <m:e>
                                    <m:r>
                                      <w:rPr>
                                        <w:rFonts w:ascii="Cambria Math" w:eastAsia="Calibri" w:hAnsi="Cambria Math" w:cs="Calibri"/>
                                        <w:sz w:val="18"/>
                                        <w:szCs w:val="18"/>
                                      </w:rPr>
                                      <m:t>X</m:t>
                                    </m:r>
                                  </m:e>
                                  <m:sub>
                                    <m:r>
                                      <w:rPr>
                                        <w:rFonts w:ascii="Cambria Math" w:eastAsia="Calibri" w:hAnsi="Cambria Math" w:cs="Calibri"/>
                                        <w:sz w:val="18"/>
                                        <w:szCs w:val="18"/>
                                      </w:rPr>
                                      <m:t>2</m:t>
                                    </m:r>
                                  </m:sub>
                                </m:sSub>
                              </m:oMath>
                              <w:r w:rsidRPr="00E74B8B">
                                <w:rPr>
                                  <w:rFonts w:ascii="Calibri" w:eastAsia="Calibri" w:hAnsi="Calibri" w:cs="Calibri"/>
                                  <w:i/>
                                  <w:iCs/>
                                  <w:sz w:val="18"/>
                                  <w:szCs w:val="18"/>
                                </w:rPr>
                                <w:t xml:space="preserve"> and </w:t>
                              </w:r>
                              <m:oMath>
                                <m:r>
                                  <w:rPr>
                                    <w:rFonts w:ascii="Cambria Math" w:eastAsia="Calibri" w:hAnsi="Cambria Math" w:cs="Calibri"/>
                                    <w:sz w:val="18"/>
                                    <w:szCs w:val="18"/>
                                  </w:rPr>
                                  <m:t>Y</m:t>
                                </m:r>
                              </m:oMath>
                              <w:r w:rsidRPr="00E74B8B">
                                <w:rPr>
                                  <w:rFonts w:ascii="Calibri" w:eastAsia="Calibri" w:hAnsi="Calibri" w:cs="Calibri"/>
                                  <w:i/>
                                  <w:iCs/>
                                  <w:sz w:val="18"/>
                                  <w:szCs w:val="18"/>
                                </w:rPr>
                                <w:t xml:space="preserve"> represent host transciptome, microbiome and LPS levels. The whole procedure contains three steps: 1) Utilize K-fold CV to identify the best penalty pair; 2) </w:t>
                              </w:r>
                              <w:r>
                                <w:rPr>
                                  <w:rFonts w:ascii="Calibri" w:eastAsia="Calibri" w:hAnsi="Calibri" w:cs="Calibri"/>
                                  <w:i/>
                                  <w:iCs/>
                                  <w:sz w:val="18"/>
                                  <w:szCs w:val="18"/>
                                </w:rPr>
                                <w:t>Repeatedly r</w:t>
                              </w:r>
                              <w:r w:rsidRPr="00E74B8B">
                                <w:rPr>
                                  <w:rFonts w:ascii="Calibri" w:eastAsia="Calibri" w:hAnsi="Calibri" w:cs="Calibri"/>
                                  <w:i/>
                                  <w:iCs/>
                                  <w:sz w:val="18"/>
                                  <w:szCs w:val="18"/>
                                </w:rPr>
                                <w:t xml:space="preserve">andomly subsampling of omics data without replacement, apply SmCCA with identified penalties, obtain the weights and then the relationship matrix. </w:t>
                              </w:r>
                              <w:r>
                                <w:rPr>
                                  <w:rFonts w:ascii="Calibri" w:eastAsia="Calibri" w:hAnsi="Calibri" w:cs="Calibri"/>
                                  <w:i/>
                                  <w:iCs/>
                                  <w:sz w:val="18"/>
                                  <w:szCs w:val="18"/>
                                </w:rPr>
                                <w:t>T</w:t>
                              </w:r>
                              <w:r w:rsidRPr="00CF4A5A">
                                <w:rPr>
                                  <w:rFonts w:ascii="Calibri" w:eastAsia="Calibri" w:hAnsi="Calibri" w:cs="Calibri"/>
                                  <w:i/>
                                  <w:iCs/>
                                  <w:sz w:val="18"/>
                                  <w:szCs w:val="18"/>
                                </w:rPr>
                                <w:t>he similarity</w:t>
                              </w:r>
                              <w:r>
                                <w:rPr>
                                  <w:rFonts w:ascii="Calibri" w:eastAsia="Calibri" w:hAnsi="Calibri" w:cs="Calibri"/>
                                  <w:i/>
                                  <w:iCs/>
                                  <w:sz w:val="18"/>
                                  <w:szCs w:val="18"/>
                                </w:rPr>
                                <w:t xml:space="preserve"> </w:t>
                              </w:r>
                              <w:r w:rsidRPr="00CF4A5A">
                                <w:rPr>
                                  <w:rFonts w:ascii="Calibri" w:eastAsia="Calibri" w:hAnsi="Calibri" w:cs="Calibri"/>
                                  <w:i/>
                                  <w:iCs/>
                                  <w:sz w:val="18"/>
                                  <w:szCs w:val="18"/>
                                </w:rPr>
                                <w:t xml:space="preserve">matrix </w:t>
                              </w:r>
                              <w:r>
                                <w:rPr>
                                  <w:rFonts w:ascii="Calibri" w:eastAsia="Calibri" w:hAnsi="Calibri" w:cs="Calibri"/>
                                  <w:i/>
                                  <w:iCs/>
                                  <w:sz w:val="18"/>
                                  <w:szCs w:val="18"/>
                                </w:rPr>
                                <w:t>is</w:t>
                              </w:r>
                              <w:r w:rsidRPr="00CF4A5A">
                                <w:rPr>
                                  <w:rFonts w:ascii="Calibri" w:eastAsia="Calibri" w:hAnsi="Calibri" w:cs="Calibri"/>
                                  <w:i/>
                                  <w:iCs/>
                                  <w:sz w:val="18"/>
                                  <w:szCs w:val="18"/>
                                </w:rPr>
                                <w:t xml:space="preserve"> the average of all feature relationship matrices</w:t>
                              </w:r>
                              <w:r>
                                <w:rPr>
                                  <w:rFonts w:ascii="Calibri" w:eastAsia="Calibri" w:hAnsi="Calibri" w:cs="Calibri"/>
                                  <w:i/>
                                  <w:iCs/>
                                  <w:sz w:val="18"/>
                                  <w:szCs w:val="18"/>
                                </w:rPr>
                                <w:t>; 3) Apply a hierarchical tree cut to the similarity matrix to find subnetworks.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53C74D" id="Group 8" o:spid="_x0000_s1029" style="position:absolute;left:0;text-align:left;margin-left:0;margin-top:41.95pt;width:320.95pt;height:411.55pt;z-index:251654144;mso-position-horizontal:center;mso-position-horizontal-relative:margin;mso-width-relative:margin;mso-height-relative:margin" coordorigin="" coordsize="40780,522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">
                <v:shape id="Picture 1" o:spid="_x0000_s1030" type="#_x0000_t75" style="position:absolute;width:39182;height:3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">
                  <v:imagedata r:id="rId14" o:title=""/>
                </v:shape>
                <v:shape id="_x0000_s1031" type="#_x0000_t202" style="position:absolute;left:177;top:36584;width:40603;height:15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BF1B443" w14:textId="1E102DE7" w:rsidR="00EC2022" w:rsidRPr="00E74B8B" w:rsidRDefault="00EC2022" w:rsidP="00CF4A5A">
                        <w:pPr>
                          <w:spacing w:line="360" w:lineRule="auto"/>
                          <w:jc w:val="both"/>
                          <w:rPr>
                            <w:rFonts w:ascii="Calibri" w:eastAsia="Calibri" w:hAnsi="Calibri" w:cs="Calibri"/>
                            <w:i/>
                            <w:iCs/>
                            <w:sz w:val="18"/>
                            <w:szCs w:val="18"/>
                          </w:rPr>
                        </w:pPr>
                        <w:r w:rsidRPr="00E74B8B">
                          <w:rPr>
                            <w:rFonts w:ascii="Calibri" w:eastAsia="Calibri" w:hAnsi="Calibri" w:cs="Calibri"/>
                            <w:b/>
                            <w:bCs/>
                            <w:i/>
                            <w:iCs/>
                            <w:sz w:val="18"/>
                            <w:szCs w:val="18"/>
                          </w:rPr>
                          <w:t xml:space="preserve">Figure </w:t>
                        </w:r>
                        <w:r w:rsidRPr="00E74B8B">
                          <w:rPr>
                            <w:rFonts w:ascii="Calibri" w:eastAsia="Calibri" w:hAnsi="Calibri" w:cs="Calibri"/>
                            <w:b/>
                            <w:bCs/>
                            <w:i/>
                            <w:iCs/>
                            <w:sz w:val="18"/>
                            <w:szCs w:val="18"/>
                          </w:rPr>
                          <w:fldChar w:fldCharType="begin"/>
                        </w:r>
                        <w:r w:rsidRPr="00E74B8B">
                          <w:rPr>
                            <w:rFonts w:ascii="Calibri" w:eastAsia="Calibri" w:hAnsi="Calibri" w:cs="Calibri"/>
                            <w:b/>
                            <w:bCs/>
                            <w:i/>
                            <w:iCs/>
                            <w:sz w:val="18"/>
                            <w:szCs w:val="18"/>
                          </w:rPr>
                          <w:instrText xml:space="preserve"> SEQ Figure \* ARABIC </w:instrText>
                        </w:r>
                        <w:r w:rsidRPr="00E74B8B">
                          <w:rPr>
                            <w:rFonts w:ascii="Calibri" w:eastAsia="Calibri" w:hAnsi="Calibri" w:cs="Calibri"/>
                            <w:b/>
                            <w:bCs/>
                            <w:i/>
                            <w:iCs/>
                            <w:sz w:val="18"/>
                            <w:szCs w:val="18"/>
                          </w:rPr>
                          <w:fldChar w:fldCharType="separate"/>
                        </w:r>
                        <w:r>
                          <w:rPr>
                            <w:rFonts w:ascii="Calibri" w:eastAsia="Calibri" w:hAnsi="Calibri" w:cs="Calibri"/>
                            <w:b/>
                            <w:bCs/>
                            <w:i/>
                            <w:iCs/>
                            <w:noProof/>
                            <w:sz w:val="18"/>
                            <w:szCs w:val="18"/>
                          </w:rPr>
                          <w:t>2</w:t>
                        </w:r>
                        <w:r w:rsidRPr="00E74B8B">
                          <w:rPr>
                            <w:rFonts w:ascii="Calibri" w:eastAsia="Calibri" w:hAnsi="Calibri" w:cs="Calibri"/>
                            <w:b/>
                            <w:bCs/>
                            <w:i/>
                            <w:iCs/>
                            <w:sz w:val="18"/>
                            <w:szCs w:val="18"/>
                          </w:rPr>
                          <w:fldChar w:fldCharType="end"/>
                        </w:r>
                        <w:r w:rsidRPr="00E74B8B">
                          <w:rPr>
                            <w:rFonts w:ascii="Calibri" w:eastAsia="Calibri" w:hAnsi="Calibri" w:cs="Calibri"/>
                            <w:b/>
                            <w:bCs/>
                            <w:i/>
                            <w:iCs/>
                            <w:sz w:val="18"/>
                            <w:szCs w:val="18"/>
                          </w:rPr>
                          <w:t>.</w:t>
                        </w:r>
                        <w:r w:rsidRPr="00E74B8B">
                          <w:rPr>
                            <w:rFonts w:ascii="Calibri" w:eastAsia="Calibri" w:hAnsi="Calibri" w:cs="Calibri"/>
                            <w:i/>
                            <w:iCs/>
                            <w:sz w:val="18"/>
                            <w:szCs w:val="18"/>
                          </w:rPr>
                          <w:t xml:space="preserve"> Overview of </w:t>
                        </w:r>
                        <w:proofErr w:type="spellStart"/>
                        <w:r w:rsidRPr="00E74B8B">
                          <w:rPr>
                            <w:rFonts w:ascii="Calibri" w:eastAsia="Calibri" w:hAnsi="Calibri" w:cs="Calibri"/>
                            <w:i/>
                            <w:iCs/>
                            <w:sz w:val="18"/>
                            <w:szCs w:val="18"/>
                          </w:rPr>
                          <w:t>SmCCNet</w:t>
                        </w:r>
                        <w:proofErr w:type="spellEnd"/>
                        <w:r w:rsidRPr="00E74B8B">
                          <w:rPr>
                            <w:rFonts w:ascii="Calibri" w:eastAsia="Calibri" w:hAnsi="Calibri" w:cs="Calibri"/>
                            <w:i/>
                            <w:iCs/>
                            <w:sz w:val="18"/>
                            <w:szCs w:val="18"/>
                          </w:rPr>
                          <w:t xml:space="preserve"> workflow. In this study, </w:t>
                        </w:r>
                        <m:oMath>
                          <m:sSub>
                            <m:sSubPr>
                              <m:ctrlPr>
                                <w:rPr>
                                  <w:rFonts w:ascii="Cambria Math" w:eastAsia="Calibri" w:hAnsi="Cambria Math" w:cs="Calibri"/>
                                  <w:i/>
                                  <w:iCs/>
                                  <w:sz w:val="18"/>
                                  <w:szCs w:val="18"/>
                                </w:rPr>
                              </m:ctrlPr>
                            </m:sSubPr>
                            <m:e>
                              <m:r>
                                <w:rPr>
                                  <w:rFonts w:ascii="Cambria Math" w:eastAsia="Calibri" w:hAnsi="Cambria Math" w:cs="Calibri"/>
                                  <w:sz w:val="18"/>
                                  <w:szCs w:val="18"/>
                                </w:rPr>
                                <m:t>X</m:t>
                              </m:r>
                            </m:e>
                            <m:sub>
                              <m:r>
                                <w:rPr>
                                  <w:rFonts w:ascii="Cambria Math" w:eastAsia="Calibri" w:hAnsi="Cambria Math" w:cs="Calibri"/>
                                  <w:sz w:val="18"/>
                                  <w:szCs w:val="18"/>
                                </w:rPr>
                                <m:t>1</m:t>
                              </m:r>
                            </m:sub>
                          </m:sSub>
                        </m:oMath>
                        <w:r w:rsidRPr="00E74B8B">
                          <w:rPr>
                            <w:rFonts w:ascii="Calibri" w:eastAsia="Calibri" w:hAnsi="Calibri" w:cs="Calibri"/>
                            <w:i/>
                            <w:iCs/>
                            <w:sz w:val="18"/>
                            <w:szCs w:val="18"/>
                          </w:rPr>
                          <w:t xml:space="preserve">, </w:t>
                        </w:r>
                        <m:oMath>
                          <m:sSub>
                            <m:sSubPr>
                              <m:ctrlPr>
                                <w:rPr>
                                  <w:rFonts w:ascii="Cambria Math" w:eastAsia="Calibri" w:hAnsi="Cambria Math" w:cs="Calibri"/>
                                  <w:i/>
                                  <w:iCs/>
                                  <w:sz w:val="18"/>
                                  <w:szCs w:val="18"/>
                                </w:rPr>
                              </m:ctrlPr>
                            </m:sSubPr>
                            <m:e>
                              <m:r>
                                <w:rPr>
                                  <w:rFonts w:ascii="Cambria Math" w:eastAsia="Calibri" w:hAnsi="Cambria Math" w:cs="Calibri"/>
                                  <w:sz w:val="18"/>
                                  <w:szCs w:val="18"/>
                                </w:rPr>
                                <m:t>X</m:t>
                              </m:r>
                            </m:e>
                            <m:sub>
                              <m:r>
                                <w:rPr>
                                  <w:rFonts w:ascii="Cambria Math" w:eastAsia="Calibri" w:hAnsi="Cambria Math" w:cs="Calibri"/>
                                  <w:sz w:val="18"/>
                                  <w:szCs w:val="18"/>
                                </w:rPr>
                                <m:t>2</m:t>
                              </m:r>
                            </m:sub>
                          </m:sSub>
                        </m:oMath>
                        <w:r w:rsidRPr="00E74B8B">
                          <w:rPr>
                            <w:rFonts w:ascii="Calibri" w:eastAsia="Calibri" w:hAnsi="Calibri" w:cs="Calibri"/>
                            <w:i/>
                            <w:iCs/>
                            <w:sz w:val="18"/>
                            <w:szCs w:val="18"/>
                          </w:rPr>
                          <w:t xml:space="preserve"> and </w:t>
                        </w:r>
                        <m:oMath>
                          <m:r>
                            <w:rPr>
                              <w:rFonts w:ascii="Cambria Math" w:eastAsia="Calibri" w:hAnsi="Cambria Math" w:cs="Calibri"/>
                              <w:sz w:val="18"/>
                              <w:szCs w:val="18"/>
                            </w:rPr>
                            <m:t>Y</m:t>
                          </m:r>
                        </m:oMath>
                        <w:r w:rsidRPr="00E74B8B">
                          <w:rPr>
                            <w:rFonts w:ascii="Calibri" w:eastAsia="Calibri" w:hAnsi="Calibri" w:cs="Calibri"/>
                            <w:i/>
                            <w:iCs/>
                            <w:sz w:val="18"/>
                            <w:szCs w:val="18"/>
                          </w:rPr>
                          <w:t xml:space="preserve"> represent host transciptome, microbiome and LPS levels. The whole procedure contains three steps: 1) Utilize K-fold CV to identify the best penalty pair; 2) </w:t>
                        </w:r>
                        <w:r>
                          <w:rPr>
                            <w:rFonts w:ascii="Calibri" w:eastAsia="Calibri" w:hAnsi="Calibri" w:cs="Calibri"/>
                            <w:i/>
                            <w:iCs/>
                            <w:sz w:val="18"/>
                            <w:szCs w:val="18"/>
                          </w:rPr>
                          <w:t>Repeatedly r</w:t>
                        </w:r>
                        <w:r w:rsidRPr="00E74B8B">
                          <w:rPr>
                            <w:rFonts w:ascii="Calibri" w:eastAsia="Calibri" w:hAnsi="Calibri" w:cs="Calibri"/>
                            <w:i/>
                            <w:iCs/>
                            <w:sz w:val="18"/>
                            <w:szCs w:val="18"/>
                          </w:rPr>
                          <w:t xml:space="preserve">andomly subsampling of omics data without replacement, apply </w:t>
                        </w:r>
                        <w:proofErr w:type="spellStart"/>
                        <w:r w:rsidRPr="00E74B8B">
                          <w:rPr>
                            <w:rFonts w:ascii="Calibri" w:eastAsia="Calibri" w:hAnsi="Calibri" w:cs="Calibri"/>
                            <w:i/>
                            <w:iCs/>
                            <w:sz w:val="18"/>
                            <w:szCs w:val="18"/>
                          </w:rPr>
                          <w:t>SmCCA</w:t>
                        </w:r>
                        <w:proofErr w:type="spellEnd"/>
                        <w:r w:rsidRPr="00E74B8B">
                          <w:rPr>
                            <w:rFonts w:ascii="Calibri" w:eastAsia="Calibri" w:hAnsi="Calibri" w:cs="Calibri"/>
                            <w:i/>
                            <w:iCs/>
                            <w:sz w:val="18"/>
                            <w:szCs w:val="18"/>
                          </w:rPr>
                          <w:t xml:space="preserve"> with identified penalties, obtain the weights and then the relationship matrix. </w:t>
                        </w:r>
                        <w:r>
                          <w:rPr>
                            <w:rFonts w:ascii="Calibri" w:eastAsia="Calibri" w:hAnsi="Calibri" w:cs="Calibri"/>
                            <w:i/>
                            <w:iCs/>
                            <w:sz w:val="18"/>
                            <w:szCs w:val="18"/>
                          </w:rPr>
                          <w:t>T</w:t>
                        </w:r>
                        <w:r w:rsidRPr="00CF4A5A">
                          <w:rPr>
                            <w:rFonts w:ascii="Calibri" w:eastAsia="Calibri" w:hAnsi="Calibri" w:cs="Calibri"/>
                            <w:i/>
                            <w:iCs/>
                            <w:sz w:val="18"/>
                            <w:szCs w:val="18"/>
                          </w:rPr>
                          <w:t>he similarity</w:t>
                        </w:r>
                        <w:r>
                          <w:rPr>
                            <w:rFonts w:ascii="Calibri" w:eastAsia="Calibri" w:hAnsi="Calibri" w:cs="Calibri"/>
                            <w:i/>
                            <w:iCs/>
                            <w:sz w:val="18"/>
                            <w:szCs w:val="18"/>
                          </w:rPr>
                          <w:t xml:space="preserve"> </w:t>
                        </w:r>
                        <w:r w:rsidRPr="00CF4A5A">
                          <w:rPr>
                            <w:rFonts w:ascii="Calibri" w:eastAsia="Calibri" w:hAnsi="Calibri" w:cs="Calibri"/>
                            <w:i/>
                            <w:iCs/>
                            <w:sz w:val="18"/>
                            <w:szCs w:val="18"/>
                          </w:rPr>
                          <w:t xml:space="preserve">matrix </w:t>
                        </w:r>
                        <w:r>
                          <w:rPr>
                            <w:rFonts w:ascii="Calibri" w:eastAsia="Calibri" w:hAnsi="Calibri" w:cs="Calibri"/>
                            <w:i/>
                            <w:iCs/>
                            <w:sz w:val="18"/>
                            <w:szCs w:val="18"/>
                          </w:rPr>
                          <w:t>is</w:t>
                        </w:r>
                        <w:r w:rsidRPr="00CF4A5A">
                          <w:rPr>
                            <w:rFonts w:ascii="Calibri" w:eastAsia="Calibri" w:hAnsi="Calibri" w:cs="Calibri"/>
                            <w:i/>
                            <w:iCs/>
                            <w:sz w:val="18"/>
                            <w:szCs w:val="18"/>
                          </w:rPr>
                          <w:t xml:space="preserve"> the average of all feature relationship matrices</w:t>
                        </w:r>
                        <w:r>
                          <w:rPr>
                            <w:rFonts w:ascii="Calibri" w:eastAsia="Calibri" w:hAnsi="Calibri" w:cs="Calibri"/>
                            <w:i/>
                            <w:iCs/>
                            <w:sz w:val="18"/>
                            <w:szCs w:val="18"/>
                          </w:rPr>
                          <w:t>; 3) Apply a hierarchical tree cut to the similarity matrix to find subnetworks.</w:t>
                        </w:r>
                      </w:p>
                    </w:txbxContent>
                  </v:textbox>
                </v:shape>
                <w10:wrap type="topAndBottom" anchorx="margin"/>
              </v:group>
            </w:pict>
          </mc:Fallback>
        </mc:AlternateContent>
      </w:r>
      <w:r w:rsidR="0088209D">
        <w:t xml:space="preserve">Unlike previous CCA-based methods, SmCCNet is a semi-supervised </w:t>
      </w:r>
      <w:r w:rsidR="0088209D" w:rsidRPr="7A24235D">
        <w:rPr>
          <w:rFonts w:ascii="Calibri" w:eastAsia="Calibri" w:hAnsi="Calibri" w:cs="Calibri"/>
        </w:rPr>
        <w:t xml:space="preserve">machine learning technique </w:t>
      </w:r>
      <w:r w:rsidR="0088209D">
        <w:rPr>
          <w:rFonts w:ascii="Calibri" w:eastAsia="Calibri" w:hAnsi="Calibri" w:cs="Calibri"/>
        </w:rPr>
        <w:t>to</w:t>
      </w:r>
      <w:r w:rsidR="0088209D" w:rsidRPr="7A24235D">
        <w:rPr>
          <w:rFonts w:ascii="Calibri" w:eastAsia="Calibri" w:hAnsi="Calibri" w:cs="Calibri"/>
        </w:rPr>
        <w:t xml:space="preserve"> integrat</w:t>
      </w:r>
      <w:r w:rsidR="0088209D">
        <w:rPr>
          <w:rFonts w:ascii="Calibri" w:eastAsia="Calibri" w:hAnsi="Calibri" w:cs="Calibri"/>
        </w:rPr>
        <w:t>e</w:t>
      </w:r>
      <w:r w:rsidR="0088209D" w:rsidRPr="7A24235D">
        <w:rPr>
          <w:rFonts w:ascii="Calibri" w:eastAsia="Calibri" w:hAnsi="Calibri" w:cs="Calibri"/>
        </w:rPr>
        <w:t xml:space="preserve"> </w:t>
      </w:r>
      <w:r w:rsidR="0088209D">
        <w:rPr>
          <w:rFonts w:ascii="Calibri" w:eastAsia="Calibri" w:hAnsi="Calibri" w:cs="Calibri"/>
        </w:rPr>
        <w:t>more than two</w:t>
      </w:r>
      <w:r w:rsidR="0088209D" w:rsidRPr="7A24235D">
        <w:rPr>
          <w:rFonts w:ascii="Calibri" w:eastAsia="Calibri" w:hAnsi="Calibri" w:cs="Calibri"/>
        </w:rPr>
        <w:t xml:space="preserve"> data</w:t>
      </w:r>
      <w:r w:rsidR="0088209D">
        <w:rPr>
          <w:rFonts w:ascii="Calibri" w:eastAsia="Calibri" w:hAnsi="Calibri" w:cs="Calibri"/>
        </w:rPr>
        <w:t>sets</w:t>
      </w:r>
      <w:r w:rsidR="0088209D" w:rsidRPr="7A24235D">
        <w:rPr>
          <w:rFonts w:ascii="Calibri" w:eastAsia="Calibri" w:hAnsi="Calibri" w:cs="Calibri"/>
        </w:rPr>
        <w:t xml:space="preserve"> on the same subjects. A quantitative phenotype of interest </w:t>
      </w:r>
      <w:r w:rsidR="006C228C">
        <w:rPr>
          <w:rFonts w:ascii="Calibri" w:eastAsia="Calibri" w:hAnsi="Calibri" w:cs="Calibri"/>
        </w:rPr>
        <w:t>can also be</w:t>
      </w:r>
      <w:r w:rsidR="0088209D" w:rsidRPr="7A24235D">
        <w:rPr>
          <w:rFonts w:ascii="Calibri" w:eastAsia="Calibri" w:hAnsi="Calibri" w:cs="Calibri"/>
        </w:rPr>
        <w:t xml:space="preserve"> incorporated into the framework which guarantees constructed multi-</w:t>
      </w:r>
      <w:r w:rsidR="00EF4185">
        <w:rPr>
          <w:rFonts w:ascii="Calibri" w:eastAsia="Calibri" w:hAnsi="Calibri" w:cs="Calibri"/>
        </w:rPr>
        <w:t>Omics</w:t>
      </w:r>
      <w:r w:rsidR="0088209D" w:rsidRPr="7A24235D">
        <w:rPr>
          <w:rFonts w:ascii="Calibri" w:eastAsia="Calibri" w:hAnsi="Calibri" w:cs="Calibri"/>
        </w:rPr>
        <w:t xml:space="preserve"> networks are specific to the phenotype</w:t>
      </w:r>
      <w:r w:rsidR="0088209D">
        <w:rPr>
          <w:rFonts w:ascii="Calibri" w:eastAsia="Calibri" w:hAnsi="Calibri" w:cs="Calibri"/>
        </w:rPr>
        <w:fldChar w:fldCharType="begin"/>
      </w:r>
      <w:r w:rsidR="00FE10D5">
        <w:rPr>
          <w:rFonts w:ascii="Calibri" w:eastAsia="Calibri" w:hAnsi="Calibri" w:cs="Calibri"/>
        </w:rPr>
        <w:instrText xml:space="preserve"> ADDIN EN.CITE &lt;EndNote&gt;&lt;Cite&gt;&lt;Author&gt;Shi&lt;/Author&gt;&lt;Year&gt;2019&lt;/Year&gt;&lt;RecNum&gt;6&lt;/RecNum&gt;&lt;DisplayText&gt;[7]&lt;/DisplayText&gt;&lt;record&gt;&lt;rec-number&gt;6&lt;/rec-number&gt;&lt;foreign-keys&gt;&lt;key app="EN" db-id="vf0x2t201sd9eaeeeesx5edapsvvsr0a20za" timestamp="1564457358"&gt;6&lt;/key&gt;&lt;key app="ENWeb" db-id=""&gt;0&lt;/key&gt;&lt;/foreign-keys&gt;&lt;ref-type name="Journal Article"&gt;17&lt;/ref-type&gt;&lt;contributors&gt;&lt;authors&gt;&lt;author&gt;Shi, W. J.&lt;/author&gt;&lt;author&gt;Zhuang, Y.&lt;/author&gt;&lt;author&gt;Russell, P. H.&lt;/author&gt;&lt;author&gt;Hobbs, B. D.&lt;/author&gt;&lt;author&gt;Parker, M. M.&lt;/author&gt;&lt;author&gt;Castaldi, P. J.&lt;/author&gt;&lt;author&gt;Rudra, P.&lt;/author&gt;&lt;author&gt;Vestal, B.&lt;/author&gt;&lt;author&gt;Hersh, C. P.&lt;/author&gt;&lt;author&gt;Saba, L. M.&lt;/author&gt;&lt;author&gt;Kechris, K.&lt;/author&gt;&lt;/authors&gt;&lt;/contributors&gt;&lt;auth-address&gt;Computational Bioscience Program, University of Colorado, Aurora, CO, USA.&amp;#xD;Department of Biostatistics and Informatics, University of Colorado, Aurora, CO, USA.&amp;#xD;Channing Division of Network Medicine, Brigham and Women&amp;apos;s Hospital, Boston, MA, USA.&amp;#xD;Division of Pulmonary and Critical Care Medicine, Brigham and Women&amp;apos;s Hospital, Boston, MA.&amp;#xD;Center for Genes, Environment &amp;amp; Health, National Jewish Health, Denver, CO, USA.&amp;#xD;Department of Pharmaceutical Sciences, University of Colorado, Aurora, CO, USA.&lt;/auth-address&gt;&lt;titles&gt;&lt;title&gt;Unsupervised discovery of phenotype specific multi-omics networks&lt;/title&gt;&lt;secondary-title&gt;Bioinformatics&lt;/secondary-title&gt;&lt;/titles&gt;&lt;periodical&gt;&lt;full-title&gt;Bioinformatics&lt;/full-title&gt;&lt;/periodical&gt;&lt;edition&gt;2019/04/09&lt;/edition&gt;&lt;dates&gt;&lt;year&gt;2019&lt;/year&gt;&lt;pub-dates&gt;&lt;date&gt;Apr 8&lt;/date&gt;&lt;/pub-dates&gt;&lt;/dates&gt;&lt;isbn&gt;1367-4811 (Electronic)&amp;#xD;1367-4803 (Linking)&lt;/isbn&gt;&lt;accession-num&gt;30957844&lt;/accession-num&gt;&lt;urls&gt;&lt;related-urls&gt;&lt;url&gt;https://www.ncbi.nlm.nih.gov/pubmed/30957844&lt;/url&gt;&lt;/related-urls&gt;&lt;/urls&gt;&lt;electronic-resource-num&gt;10.1093/bioinformatics/btz226&lt;/electronic-resource-num&gt;&lt;/record&gt;&lt;/Cite&gt;&lt;/EndNote&gt;</w:instrText>
      </w:r>
      <w:r w:rsidR="0088209D">
        <w:rPr>
          <w:rFonts w:ascii="Calibri" w:eastAsia="Calibri" w:hAnsi="Calibri" w:cs="Calibri"/>
        </w:rPr>
        <w:fldChar w:fldCharType="separate"/>
      </w:r>
      <w:r w:rsidR="00FE10D5">
        <w:rPr>
          <w:rFonts w:ascii="Calibri" w:eastAsia="Calibri" w:hAnsi="Calibri" w:cs="Calibri"/>
          <w:noProof/>
        </w:rPr>
        <w:t>[7]</w:t>
      </w:r>
      <w:r w:rsidR="0088209D">
        <w:rPr>
          <w:rFonts w:ascii="Calibri" w:eastAsia="Calibri" w:hAnsi="Calibri" w:cs="Calibri"/>
        </w:rPr>
        <w:fldChar w:fldCharType="end"/>
      </w:r>
      <w:r w:rsidR="0088209D" w:rsidRPr="7A24235D">
        <w:rPr>
          <w:rFonts w:ascii="Calibri" w:eastAsia="Calibri" w:hAnsi="Calibri" w:cs="Calibri"/>
        </w:rPr>
        <w:t>.</w:t>
      </w:r>
      <w:r w:rsidR="00031D36">
        <w:rPr>
          <w:rFonts w:ascii="Calibri" w:eastAsia="Calibri" w:hAnsi="Calibri" w:cs="Calibri"/>
        </w:rPr>
        <w:t xml:space="preserve"> </w:t>
      </w:r>
      <w:r w:rsidR="00031D36" w:rsidRPr="7A24235D">
        <w:rPr>
          <w:rFonts w:ascii="Calibri" w:eastAsia="Calibri" w:hAnsi="Calibri" w:cs="Calibri"/>
        </w:rPr>
        <w:t xml:space="preserve">n this framework, besides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oMath>
      <w:r w:rsidR="00031D36" w:rsidRPr="7A24235D">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oMath>
      <w:r w:rsidR="00031D36" w:rsidRPr="7A24235D">
        <w:rPr>
          <w:rFonts w:ascii="Calibri" w:eastAsia="Calibri" w:hAnsi="Calibri" w:cs="Calibri"/>
        </w:rPr>
        <w:t xml:space="preserve">, we also have a quantitative vector </w:t>
      </w:r>
      <m:oMath>
        <m:r>
          <w:rPr>
            <w:rFonts w:ascii="Cambria Math" w:eastAsia="Calibri" w:hAnsi="Cambria Math" w:cs="Calibri"/>
          </w:rPr>
          <m:t>Y</m:t>
        </m:r>
      </m:oMath>
      <w:r w:rsidR="00031D36">
        <w:rPr>
          <w:rFonts w:ascii="Calibri" w:eastAsia="Calibri" w:hAnsi="Calibri" w:cs="Calibri"/>
        </w:rPr>
        <w:t xml:space="preserve"> </w:t>
      </w:r>
      <w:r w:rsidR="00031D36" w:rsidRPr="7A24235D">
        <w:rPr>
          <w:rFonts w:ascii="Calibri" w:eastAsia="Calibri" w:hAnsi="Calibri" w:cs="Calibri"/>
        </w:rPr>
        <w:t xml:space="preserve">(Here a clinical parameter) whose dimension is </w:t>
      </w:r>
      <m:oMath>
        <m:r>
          <w:rPr>
            <w:rFonts w:ascii="Cambria Math" w:eastAsia="Calibri" w:hAnsi="Cambria Math" w:cs="Calibri"/>
          </w:rPr>
          <m:t>n ×1</m:t>
        </m:r>
      </m:oMath>
      <w:r w:rsidR="00031D36" w:rsidRPr="7A24235D">
        <w:rPr>
          <w:rFonts w:ascii="Calibri" w:eastAsia="Calibri" w:hAnsi="Calibri" w:cs="Calibri"/>
        </w:rPr>
        <w:t>.  In this way, the new objective function becomes the sum of three pairwise set correlations:</w:t>
      </w:r>
    </w:p>
    <w:p w14:paraId="2B3049E5" w14:textId="30CFC399" w:rsidR="00323D3D" w:rsidRPr="001E699A" w:rsidRDefault="00323D3D" w:rsidP="00323D3D">
      <w:pPr>
        <w:pStyle w:val="Caption"/>
        <w:keepNext/>
        <w:jc w:val="both"/>
        <w:rPr>
          <w:b/>
          <w:bCs/>
          <w:color w:val="000000" w:themeColor="text1"/>
        </w:rPr>
      </w:pPr>
      <w:r w:rsidRPr="001E699A">
        <w:rPr>
          <w:b/>
          <w:bCs/>
          <w:color w:val="000000" w:themeColor="text1"/>
        </w:rPr>
        <w:lastRenderedPageBreak/>
        <w:t xml:space="preserve">Equation </w:t>
      </w:r>
      <w:r w:rsidRPr="001E699A">
        <w:rPr>
          <w:b/>
          <w:bCs/>
          <w:color w:val="000000" w:themeColor="text1"/>
        </w:rPr>
        <w:fldChar w:fldCharType="begin"/>
      </w:r>
      <w:r w:rsidRPr="001E699A">
        <w:rPr>
          <w:b/>
          <w:bCs/>
          <w:color w:val="000000" w:themeColor="text1"/>
        </w:rPr>
        <w:instrText xml:space="preserve"> SEQ Equation \* ARABIC </w:instrText>
      </w:r>
      <w:r w:rsidRPr="001E699A">
        <w:rPr>
          <w:b/>
          <w:bCs/>
          <w:color w:val="000000" w:themeColor="text1"/>
        </w:rPr>
        <w:fldChar w:fldCharType="separate"/>
      </w:r>
      <w:r w:rsidR="005405E5">
        <w:rPr>
          <w:b/>
          <w:bCs/>
          <w:noProof/>
          <w:color w:val="000000" w:themeColor="text1"/>
        </w:rPr>
        <w:t>3</w:t>
      </w:r>
      <w:r w:rsidRPr="001E699A">
        <w:rPr>
          <w:b/>
          <w:bCs/>
          <w:color w:val="000000" w:themeColor="text1"/>
        </w:rPr>
        <w:fldChar w:fldCharType="end"/>
      </w:r>
    </w:p>
    <w:p w14:paraId="5D884038" w14:textId="56C0B9E7" w:rsidR="00C01E88" w:rsidRPr="009337F1" w:rsidRDefault="00FD4A61" w:rsidP="00C01E88">
      <w:pPr>
        <w:spacing w:line="360" w:lineRule="auto"/>
        <w:jc w:val="both"/>
      </w:pPr>
      <m:oMathPara>
        <m:oMath>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e>
          </m:d>
          <m:r>
            <w:rPr>
              <w:rFonts w:ascii="Cambria Math" w:eastAsia="Calibri" w:hAnsi="Cambria Math" w:cs="Calibri"/>
            </w:rPr>
            <m:t>=arg</m:t>
          </m:r>
          <m:sSub>
            <m:sSubPr>
              <m:ctrlPr>
                <w:rPr>
                  <w:rFonts w:ascii="Cambria Math" w:eastAsia="Calibri" w:hAnsi="Cambria Math" w:cs="Calibri"/>
                  <w:i/>
                </w:rPr>
              </m:ctrlPr>
            </m:sSubPr>
            <m:e>
              <m:r>
                <w:rPr>
                  <w:rFonts w:ascii="Cambria Math" w:eastAsia="Calibri" w:hAnsi="Cambria Math" w:cs="Calibri"/>
                </w:rPr>
                <m:t>max</m:t>
              </m:r>
            </m:e>
            <m: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sub>
          </m:sSub>
          <m:d>
            <m:dPr>
              <m:ctrlPr>
                <w:rPr>
                  <w:rFonts w:ascii="Cambria Math" w:eastAsia="Calibri" w:hAnsi="Cambria Math" w:cs="Calibri"/>
                  <w:i/>
                </w:rPr>
              </m:ctrlPr>
            </m:dPr>
            <m:e>
              <m:sSubSup>
                <m:sSubSupPr>
                  <m:ctrlPr>
                    <w:rPr>
                      <w:rFonts w:ascii="Cambria Math" w:eastAsia="Calibri" w:hAnsi="Cambria Math" w:cs="Calibri"/>
                      <w:i/>
                    </w:rPr>
                  </m:ctrlPr>
                </m:sSubSupPr>
                <m:e>
                  <m:r>
                    <w:rPr>
                      <w:rFonts w:ascii="Cambria Math" w:eastAsia="Calibri" w:hAnsi="Cambria Math" w:cs="Calibri"/>
                    </w:rPr>
                    <m:t>a</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r>
                <w:rPr>
                  <w:rFonts w:ascii="Cambria Math" w:eastAsia="Calibri" w:hAnsi="Cambria Math" w:cs="Calibri"/>
                </w:rPr>
                <m:t xml:space="preserve">+ </m:t>
              </m:r>
              <m:sSubSup>
                <m:sSubSupPr>
                  <m:ctrlPr>
                    <w:rPr>
                      <w:rFonts w:ascii="Cambria Math" w:eastAsia="Calibri" w:hAnsi="Cambria Math" w:cs="Calibri"/>
                      <w:i/>
                    </w:rPr>
                  </m:ctrlPr>
                </m:sSubSupPr>
                <m:e>
                  <m:r>
                    <w:rPr>
                      <w:rFonts w:ascii="Cambria Math" w:eastAsia="Calibri" w:hAnsi="Cambria Math" w:cs="Calibri"/>
                    </w:rPr>
                    <m:t>b</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1</m:t>
                  </m:r>
                </m:sub>
                <m:sup>
                  <m:r>
                    <w:rPr>
                      <w:rFonts w:ascii="Cambria Math" w:eastAsia="Calibri" w:hAnsi="Cambria Math" w:cs="Calibri"/>
                    </w:rPr>
                    <m:t>T</m:t>
                  </m:r>
                </m:sup>
              </m:sSubSup>
              <m:r>
                <w:rPr>
                  <w:rFonts w:ascii="Cambria Math" w:eastAsia="Calibri" w:hAnsi="Cambria Math" w:cs="Calibri"/>
                </w:rPr>
                <m:t xml:space="preserve">Y+ </m:t>
              </m:r>
              <m:sSubSup>
                <m:sSubSupPr>
                  <m:ctrlPr>
                    <w:rPr>
                      <w:rFonts w:ascii="Cambria Math" w:eastAsia="Calibri" w:hAnsi="Cambria Math" w:cs="Calibri"/>
                      <w:i/>
                    </w:rPr>
                  </m:ctrlPr>
                </m:sSubSupPr>
                <m:e>
                  <m:r>
                    <w:rPr>
                      <w:rFonts w:ascii="Cambria Math" w:eastAsia="Calibri" w:hAnsi="Cambria Math" w:cs="Calibri"/>
                    </w:rPr>
                    <m:t>c</m:t>
                  </m:r>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r>
                    <w:rPr>
                      <w:rFonts w:ascii="Cambria Math" w:eastAsia="Calibri" w:hAnsi="Cambria Math" w:cs="Calibri"/>
                    </w:rPr>
                    <m:t>2</m:t>
                  </m:r>
                </m:sub>
                <m:sup>
                  <m:r>
                    <w:rPr>
                      <w:rFonts w:ascii="Cambria Math" w:eastAsia="Calibri" w:hAnsi="Cambria Math" w:cs="Calibri"/>
                    </w:rPr>
                    <m:t>T</m:t>
                  </m:r>
                </m:sup>
              </m:sSubSup>
              <m:r>
                <w:rPr>
                  <w:rFonts w:ascii="Cambria Math" w:eastAsia="Calibri" w:hAnsi="Cambria Math" w:cs="Calibri"/>
                </w:rPr>
                <m:t>Y</m:t>
              </m:r>
            </m:e>
          </m:d>
        </m:oMath>
      </m:oMathPara>
    </w:p>
    <w:p w14:paraId="0BED8CAA" w14:textId="55CBA5B7" w:rsidR="009D4997" w:rsidRDefault="009D4997" w:rsidP="009D4997">
      <w:pPr>
        <w:spacing w:line="360" w:lineRule="auto"/>
        <w:jc w:val="center"/>
      </w:pPr>
      <w:r w:rsidRPr="7A24235D">
        <w:rPr>
          <w:rFonts w:ascii="Calibri" w:eastAsia="Calibri" w:hAnsi="Calibri" w:cs="Calibri"/>
        </w:rPr>
        <w:t xml:space="preserve">subject to </w:t>
      </w:r>
      <m:oMath>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1</m:t>
                    </m:r>
                  </m:sub>
                </m:sSub>
              </m:e>
            </m:d>
          </m:e>
          <m:sup>
            <m:r>
              <w:rPr>
                <w:rFonts w:ascii="Cambria Math" w:eastAsia="Calibri" w:hAnsi="Cambria Math" w:cs="Calibri"/>
              </w:rPr>
              <m:t>2</m:t>
            </m:r>
          </m:sup>
        </m:sSup>
        <m:r>
          <w:rPr>
            <w:rFonts w:ascii="Cambria Math" w:eastAsia="Calibri" w:hAnsi="Cambria Math" w:cs="Calibri"/>
          </w:rPr>
          <m:t xml:space="preserve">= </m:t>
        </m:r>
        <m:sSup>
          <m:sSupPr>
            <m:ctrlPr>
              <w:rPr>
                <w:rFonts w:ascii="Cambria Math" w:eastAsia="Calibri" w:hAnsi="Cambria Math" w:cs="Calibri"/>
                <w:i/>
              </w:rPr>
            </m:ctrlPr>
          </m:sSupPr>
          <m:e>
            <m:d>
              <m:dPr>
                <m:begChr m:val="‖"/>
                <m:endChr m:val="‖"/>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2</m:t>
                    </m:r>
                  </m:sub>
                </m:sSub>
              </m:e>
            </m:d>
          </m:e>
          <m:sup>
            <m:r>
              <w:rPr>
                <w:rFonts w:ascii="Cambria Math" w:eastAsia="Calibri" w:hAnsi="Cambria Math" w:cs="Calibri"/>
              </w:rPr>
              <m:t>2</m:t>
            </m:r>
          </m:sup>
        </m:sSup>
        <m:r>
          <w:rPr>
            <w:rFonts w:ascii="Cambria Math" w:eastAsia="Calibri" w:hAnsi="Cambria Math" w:cs="Calibri"/>
          </w:rPr>
          <m:t xml:space="preserve">=1,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s</m:t>
            </m:r>
          </m:sub>
        </m:sSub>
        <m:d>
          <m:dPr>
            <m:ctrlPr>
              <w:rPr>
                <w:rFonts w:ascii="Cambria Math" w:eastAsia="Calibri" w:hAnsi="Cambria Math" w:cs="Calibri"/>
                <w:i/>
              </w:rPr>
            </m:ctrlPr>
          </m:dPr>
          <m:e>
            <m:sSub>
              <m:sSubPr>
                <m:ctrlPr>
                  <w:rPr>
                    <w:rFonts w:ascii="Cambria Math" w:eastAsia="Calibri" w:hAnsi="Cambria Math" w:cs="Calibri"/>
                    <w:i/>
                  </w:rPr>
                </m:ctrlPr>
              </m:sSubPr>
              <m:e>
                <m:acc>
                  <m:accPr>
                    <m:chr m:val="̃"/>
                    <m:ctrlPr>
                      <w:rPr>
                        <w:rFonts w:ascii="Cambria Math" w:eastAsia="Calibri" w:hAnsi="Cambria Math" w:cs="Calibri"/>
                        <w:i/>
                      </w:rPr>
                    </m:ctrlPr>
                  </m:accPr>
                  <m:e>
                    <m:r>
                      <w:rPr>
                        <w:rFonts w:ascii="Cambria Math" w:eastAsia="Calibri" w:hAnsi="Cambria Math" w:cs="Calibri"/>
                      </w:rPr>
                      <m:t>w</m:t>
                    </m:r>
                  </m:e>
                </m:acc>
              </m:e>
              <m:sub>
                <m:r>
                  <w:rPr>
                    <w:rFonts w:ascii="Cambria Math" w:eastAsia="Calibri" w:hAnsi="Cambria Math" w:cs="Calibri"/>
                  </w:rPr>
                  <m:t>s</m:t>
                </m:r>
              </m:sub>
            </m:sSub>
          </m:e>
        </m:d>
        <m:r>
          <w:rPr>
            <w:rFonts w:ascii="Cambria Math" w:eastAsia="Calibri" w:hAnsi="Cambria Math" w:cs="Calibri"/>
          </w:rPr>
          <m:t xml:space="preserve"> ≤ </m:t>
        </m:r>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r>
          <w:rPr>
            <w:rFonts w:ascii="Cambria Math" w:eastAsia="Calibri" w:hAnsi="Cambria Math" w:cs="Calibri"/>
          </w:rPr>
          <m:t xml:space="preserve">, s= 1, 2.  </m:t>
        </m:r>
      </m:oMath>
    </w:p>
    <w:p w14:paraId="6A5931E2" w14:textId="6BA6AB51" w:rsidR="7A24235D" w:rsidRPr="00031D36" w:rsidRDefault="004B1CB2" w:rsidP="00031D36">
      <w:pPr>
        <w:spacing w:line="360" w:lineRule="auto"/>
      </w:pPr>
      <w:r w:rsidRPr="7A24235D">
        <w:rPr>
          <w:rFonts w:ascii="Calibri" w:eastAsia="Calibri" w:hAnsi="Calibri" w:cs="Calibri"/>
        </w:rPr>
        <w:t xml:space="preserve">where </w:t>
      </w:r>
      <w:r>
        <w:rPr>
          <w:rFonts w:ascii="Calibri" w:eastAsia="Calibri" w:hAnsi="Calibri" w:cs="Calibri"/>
        </w:rPr>
        <w:t xml:space="preserve">the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s</m:t>
            </m:r>
          </m:sub>
        </m:sSub>
        <m:r>
          <w:rPr>
            <w:rFonts w:ascii="Cambria Math" w:eastAsia="Calibri" w:hAnsi="Cambria Math" w:cs="Calibri"/>
          </w:rPr>
          <m:t xml:space="preserve"> </m:t>
        </m:r>
      </m:oMath>
      <w:r>
        <w:rPr>
          <w:rFonts w:ascii="Calibri" w:eastAsia="Calibri" w:hAnsi="Calibri" w:cs="Calibri"/>
        </w:rPr>
        <w:t>is</w:t>
      </w:r>
      <w:r w:rsidRPr="7A24235D">
        <w:rPr>
          <w:rFonts w:ascii="Calibri" w:eastAsia="Calibri" w:hAnsi="Calibri" w:cs="Calibri"/>
        </w:rPr>
        <w:t xml:space="preserve"> the pre-selected sparse penalty constant</w:t>
      </w:r>
      <w:r>
        <w:rPr>
          <w:rFonts w:ascii="Calibri" w:eastAsia="Calibri" w:hAnsi="Calibri" w:cs="Calibri"/>
        </w:rPr>
        <w:t xml:space="preserve"> as above</w:t>
      </w:r>
      <w:r w:rsidRPr="7A24235D">
        <w:rPr>
          <w:rFonts w:ascii="Calibri" w:eastAsia="Calibri" w:hAnsi="Calibri" w:cs="Calibri"/>
        </w:rPr>
        <w:t>.</w:t>
      </w:r>
      <w:r>
        <w:t xml:space="preserve"> </w:t>
      </w:r>
      <w:r w:rsidR="7A24235D" w:rsidRPr="7A24235D">
        <w:rPr>
          <w:rFonts w:ascii="Calibri" w:eastAsia="Calibri" w:hAnsi="Calibri" w:cs="Calibri"/>
        </w:rPr>
        <w:t xml:space="preserve">In our study, this is to maximize the sum of pairwise Pearson correlations </w:t>
      </w:r>
      <m:oMath>
        <m:r>
          <w:rPr>
            <w:rFonts w:ascii="Cambria Math" w:eastAsia="Calibri" w:hAnsi="Cambria Math" w:cs="Calibri"/>
          </w:rPr>
          <m:t>Cor</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  Y</m:t>
            </m:r>
          </m:e>
        </m:d>
        <m:r>
          <w:rPr>
            <w:rFonts w:ascii="Cambria Math" w:eastAsia="Calibri" w:hAnsi="Cambria Math" w:cs="Calibri"/>
          </w:rPr>
          <m:t xml:space="preserve"> </m:t>
        </m:r>
      </m:oMath>
      <w:r w:rsidR="7A24235D" w:rsidRPr="7A24235D">
        <w:rPr>
          <w:rFonts w:ascii="Calibri" w:eastAsia="Calibri" w:hAnsi="Calibri" w:cs="Calibri"/>
        </w:rPr>
        <w:t xml:space="preserve">by finding the optimal linear combinations of each </w:t>
      </w:r>
      <w:r w:rsidR="00EF4185">
        <w:rPr>
          <w:rFonts w:ascii="Calibri" w:eastAsia="Calibri" w:hAnsi="Calibri" w:cs="Calibri"/>
        </w:rPr>
        <w:t>Omics</w:t>
      </w:r>
      <w:r w:rsidR="7A24235D" w:rsidRPr="7A24235D">
        <w:rPr>
          <w:rFonts w:ascii="Calibri" w:eastAsia="Calibri" w:hAnsi="Calibri" w:cs="Calibri"/>
        </w:rPr>
        <w:t xml:space="preserve"> data matrix</w:t>
      </w:r>
      <w:r w:rsidR="00D85E07">
        <w:rPr>
          <w:rFonts w:ascii="Calibri" w:eastAsia="Calibri" w:hAnsi="Calibri" w:cs="Calibri"/>
        </w:rPr>
        <w:fldChar w:fldCharType="begin"/>
      </w:r>
      <w:r w:rsidR="00FE10D5">
        <w:rPr>
          <w:rFonts w:ascii="Calibri" w:eastAsia="Calibri" w:hAnsi="Calibri" w:cs="Calibri"/>
        </w:rPr>
        <w:instrText xml:space="preserve"> ADDIN EN.CITE &lt;EndNote&gt;&lt;Cite&gt;&lt;Author&gt;Shi&lt;/Author&gt;&lt;Year&gt;2019&lt;/Year&gt;&lt;RecNum&gt;6&lt;/RecNum&gt;&lt;DisplayText&gt;[7]&lt;/DisplayText&gt;&lt;record&gt;&lt;rec-number&gt;6&lt;/rec-number&gt;&lt;foreign-keys&gt;&lt;key app="EN" db-id="vf0x2t201sd9eaeeeesx5edapsvvsr0a20za" timestamp="1564457358"&gt;6&lt;/key&gt;&lt;key app="ENWeb" db-id=""&gt;0&lt;/key&gt;&lt;/foreign-keys&gt;&lt;ref-type name="Journal Article"&gt;17&lt;/ref-type&gt;&lt;contributors&gt;&lt;authors&gt;&lt;author&gt;Shi, W. J.&lt;/author&gt;&lt;author&gt;Zhuang, Y.&lt;/author&gt;&lt;author&gt;Russell, P. H.&lt;/author&gt;&lt;author&gt;Hobbs, B. D.&lt;/author&gt;&lt;author&gt;Parker, M. M.&lt;/author&gt;&lt;author&gt;Castaldi, P. J.&lt;/author&gt;&lt;author&gt;Rudra, P.&lt;/author&gt;&lt;author&gt;Vestal, B.&lt;/author&gt;&lt;author&gt;Hersh, C. P.&lt;/author&gt;&lt;author&gt;Saba, L. M.&lt;/author&gt;&lt;author&gt;Kechris, K.&lt;/author&gt;&lt;/authors&gt;&lt;/contributors&gt;&lt;auth-address&gt;Computational Bioscience Program, University of Colorado, Aurora, CO, USA.&amp;#xD;Department of Biostatistics and Informatics, University of Colorado, Aurora, CO, USA.&amp;#xD;Channing Division of Network Medicine, Brigham and Women&amp;apos;s Hospital, Boston, MA, USA.&amp;#xD;Division of Pulmonary and Critical Care Medicine, Brigham and Women&amp;apos;s Hospital, Boston, MA.&amp;#xD;Center for Genes, Environment &amp;amp; Health, National Jewish Health, Denver, CO, USA.&amp;#xD;Department of Pharmaceutical Sciences, University of Colorado, Aurora, CO, USA.&lt;/auth-address&gt;&lt;titles&gt;&lt;title&gt;Unsupervised discovery of phenotype specific multi-omics networks&lt;/title&gt;&lt;secondary-title&gt;Bioinformatics&lt;/secondary-title&gt;&lt;/titles&gt;&lt;periodical&gt;&lt;full-title&gt;Bioinformatics&lt;/full-title&gt;&lt;/periodical&gt;&lt;edition&gt;2019/04/09&lt;/edition&gt;&lt;dates&gt;&lt;year&gt;2019&lt;/year&gt;&lt;pub-dates&gt;&lt;date&gt;Apr 8&lt;/date&gt;&lt;/pub-dates&gt;&lt;/dates&gt;&lt;isbn&gt;1367-4811 (Electronic)&amp;#xD;1367-4803 (Linking)&lt;/isbn&gt;&lt;accession-num&gt;30957844&lt;/accession-num&gt;&lt;urls&gt;&lt;related-urls&gt;&lt;url&gt;https://www.ncbi.nlm.nih.gov/pubmed/30957844&lt;/url&gt;&lt;/related-urls&gt;&lt;/urls&gt;&lt;electronic-resource-num&gt;10.1093/bioinformatics/btz226&lt;/electronic-resource-num&gt;&lt;/record&gt;&lt;/Cite&gt;&lt;/EndNote&gt;</w:instrText>
      </w:r>
      <w:r w:rsidR="00D85E07">
        <w:rPr>
          <w:rFonts w:ascii="Calibri" w:eastAsia="Calibri" w:hAnsi="Calibri" w:cs="Calibri"/>
        </w:rPr>
        <w:fldChar w:fldCharType="separate"/>
      </w:r>
      <w:r w:rsidR="00FE10D5">
        <w:rPr>
          <w:rFonts w:ascii="Calibri" w:eastAsia="Calibri" w:hAnsi="Calibri" w:cs="Calibri"/>
          <w:noProof/>
        </w:rPr>
        <w:t>[7]</w:t>
      </w:r>
      <w:r w:rsidR="00D85E07">
        <w:rPr>
          <w:rFonts w:ascii="Calibri" w:eastAsia="Calibri" w:hAnsi="Calibri" w:cs="Calibri"/>
        </w:rPr>
        <w:fldChar w:fldCharType="end"/>
      </w:r>
      <w:r w:rsidR="7A24235D" w:rsidRPr="7A24235D">
        <w:rPr>
          <w:rFonts w:ascii="Calibri" w:eastAsia="Calibri" w:hAnsi="Calibri" w:cs="Calibri"/>
        </w:rPr>
        <w:t>.</w:t>
      </w:r>
    </w:p>
    <w:p w14:paraId="2BBAA74F" w14:textId="535183AD" w:rsidR="7A24235D" w:rsidRDefault="7A24235D" w:rsidP="00634A47">
      <w:pPr>
        <w:spacing w:line="360" w:lineRule="auto"/>
        <w:jc w:val="both"/>
        <w:rPr>
          <w:rFonts w:ascii="Calibri" w:eastAsia="Calibri" w:hAnsi="Calibri" w:cs="Calibri"/>
        </w:rPr>
      </w:pPr>
      <w:r w:rsidRPr="7A24235D">
        <w:rPr>
          <w:rFonts w:ascii="Calibri" w:eastAsia="Calibri" w:hAnsi="Calibri" w:cs="Calibri"/>
        </w:rPr>
        <w:t>The unweighted version</w:t>
      </w:r>
      <w:r w:rsidR="004374F5">
        <w:rPr>
          <w:rFonts w:ascii="Calibri" w:eastAsia="Calibri" w:hAnsi="Calibri" w:cs="Calibri"/>
        </w:rPr>
        <w:t xml:space="preserve"> </w:t>
      </w:r>
      <m:oMath>
        <m:r>
          <w:rPr>
            <w:rFonts w:ascii="Cambria Math" w:eastAsia="Calibri" w:hAnsi="Cambria Math" w:cs="Calibri"/>
          </w:rPr>
          <m:t>(a=b=c)</m:t>
        </m:r>
      </m:oMath>
      <w:r w:rsidRPr="7A24235D">
        <w:rPr>
          <w:rFonts w:ascii="Calibri" w:eastAsia="Calibri" w:hAnsi="Calibri" w:cs="Calibri"/>
        </w:rPr>
        <w:t xml:space="preserve">, is a special case of sparse multiple CCA (SmCCA) introduced </w:t>
      </w:r>
      <w:r w:rsidR="00883037">
        <w:rPr>
          <w:rFonts w:ascii="Calibri" w:eastAsia="Calibri" w:hAnsi="Calibri" w:cs="Calibri"/>
        </w:rPr>
        <w:t>by</w:t>
      </w:r>
      <w:r w:rsidRPr="7A24235D">
        <w:rPr>
          <w:rFonts w:ascii="Calibri" w:eastAsia="Calibri" w:hAnsi="Calibri" w:cs="Calibri"/>
        </w:rPr>
        <w:t xml:space="preserve"> Witten and Tibshirani</w:t>
      </w:r>
      <w:r w:rsidR="00650845">
        <w:rPr>
          <w:rFonts w:ascii="Calibri" w:eastAsia="Calibri" w:hAnsi="Calibri" w:cs="Calibri"/>
        </w:rPr>
        <w:fldChar w:fldCharType="begin">
          <w:fldData xml:space="preserve">PEVuZE5vdGU+PENpdGU+PEF1dGhvcj5TaGk8L0F1dGhvcj48WWVhcj4yMDE5PC9ZZWFyPjxSZWNO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</w:fldData>
        </w:fldChar>
      </w:r>
      <w:r w:rsidR="000431E6">
        <w:rPr>
          <w:rFonts w:ascii="Calibri" w:eastAsia="Calibri" w:hAnsi="Calibri" w:cs="Calibri"/>
        </w:rPr>
        <w:instrText xml:space="preserve"> ADDIN EN.CITE </w:instrText>
      </w:r>
      <w:r w:rsidR="000431E6">
        <w:rPr>
          <w:rFonts w:ascii="Calibri" w:eastAsia="Calibri" w:hAnsi="Calibri" w:cs="Calibri"/>
        </w:rPr>
        <w:fldChar w:fldCharType="begin">
          <w:fldData xml:space="preserve">PEVuZE5vdGU+PENpdGU+PEF1dGhvcj5TaGk8L0F1dGhvcj48WWVhcj4yMDE5PC9ZZWFyPjxSZWNO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</w:fldData>
        </w:fldChar>
      </w:r>
      <w:r w:rsidR="000431E6">
        <w:rPr>
          <w:rFonts w:ascii="Calibri" w:eastAsia="Calibri" w:hAnsi="Calibri" w:cs="Calibri"/>
        </w:rPr>
        <w:instrText xml:space="preserve"> ADDIN EN.CITE.DATA </w:instrText>
      </w:r>
      <w:r w:rsidR="000431E6">
        <w:rPr>
          <w:rFonts w:ascii="Calibri" w:eastAsia="Calibri" w:hAnsi="Calibri" w:cs="Calibri"/>
        </w:rPr>
      </w:r>
      <w:r w:rsidR="000431E6">
        <w:rPr>
          <w:rFonts w:ascii="Calibri" w:eastAsia="Calibri" w:hAnsi="Calibri" w:cs="Calibri"/>
        </w:rPr>
        <w:fldChar w:fldCharType="end"/>
      </w:r>
      <w:r w:rsidR="00650845">
        <w:rPr>
          <w:rFonts w:ascii="Calibri" w:eastAsia="Calibri" w:hAnsi="Calibri" w:cs="Calibri"/>
        </w:rPr>
      </w:r>
      <w:r w:rsidR="00650845">
        <w:rPr>
          <w:rFonts w:ascii="Calibri" w:eastAsia="Calibri" w:hAnsi="Calibri" w:cs="Calibri"/>
        </w:rPr>
        <w:fldChar w:fldCharType="separate"/>
      </w:r>
      <w:r w:rsidR="000431E6">
        <w:rPr>
          <w:rFonts w:ascii="Calibri" w:eastAsia="Calibri" w:hAnsi="Calibri" w:cs="Calibri"/>
          <w:noProof/>
        </w:rPr>
        <w:t>[7, 32]</w:t>
      </w:r>
      <w:r w:rsidR="00650845">
        <w:rPr>
          <w:rFonts w:ascii="Calibri" w:eastAsia="Calibri" w:hAnsi="Calibri" w:cs="Calibri"/>
        </w:rPr>
        <w:fldChar w:fldCharType="end"/>
      </w:r>
      <w:r w:rsidRPr="7A24235D">
        <w:rPr>
          <w:rFonts w:ascii="Calibri" w:eastAsia="Calibri" w:hAnsi="Calibri" w:cs="Calibri"/>
        </w:rPr>
        <w:t xml:space="preserve">. The weighted SmCCNet (a, b and c are not all equal) is useful to prioritize weaker correlations among all three pairwise correlations. </w:t>
      </w:r>
    </w:p>
    <w:p w14:paraId="106FAB18" w14:textId="062104E4" w:rsidR="0AB0F4F0" w:rsidRDefault="004E7236" w:rsidP="00634A47">
      <w:pPr>
        <w:spacing w:line="360" w:lineRule="auto"/>
        <w:jc w:val="both"/>
        <w:rPr>
          <w:rFonts w:ascii="Calibri" w:eastAsia="Calibri" w:hAnsi="Calibri" w:cs="Calibri"/>
        </w:rPr>
      </w:pPr>
      <w:r>
        <w:t xml:space="preserve">As shown in </w:t>
      </w:r>
      <w:r w:rsidRPr="004E7236">
        <w:rPr>
          <w:b/>
          <w:bCs/>
          <w:i/>
          <w:iCs/>
        </w:rPr>
        <w:t>Figure 2</w:t>
      </w:r>
      <w:r>
        <w:t xml:space="preserve">, </w:t>
      </w:r>
      <w:r w:rsidR="00FB1334">
        <w:t>t</w:t>
      </w:r>
      <w:r w:rsidR="7A24235D">
        <w:t xml:space="preserve">he very first step of </w:t>
      </w:r>
      <w:r w:rsidR="000607ED">
        <w:t>SmCCNet</w:t>
      </w:r>
      <w:r w:rsidR="7A24235D">
        <w:t xml:space="preserve"> is to identify the best penalty parameters through K-fold cross validation</w:t>
      </w:r>
      <w:r w:rsidR="00A05318">
        <w:t xml:space="preserve"> (CV)</w:t>
      </w:r>
      <w:r w:rsidR="7A24235D">
        <w:t>,</w:t>
      </w:r>
      <w:r w:rsidR="00B573FC">
        <w:t xml:space="preserve"> </w:t>
      </w:r>
      <w:r w:rsidR="002F6D64">
        <w:t>which is to decide the scale of L1 regularization via internal validation</w:t>
      </w:r>
      <w:r w:rsidR="7A24235D">
        <w:t>. In particular, the data is broken into K folds of test and training sets; then f</w:t>
      </w:r>
      <w:r w:rsidR="7A24235D" w:rsidRPr="7A24235D">
        <w:rPr>
          <w:rFonts w:ascii="Calibri" w:eastAsia="Calibri" w:hAnsi="Calibri" w:cs="Calibri"/>
        </w:rPr>
        <w:t>or each training data and penalty option, pseudo weights are aggregated and estimated through feature subsampling and SmCCA; the total prediction error for each penalty option is calculated subsequently by summing across K folds; finally, the best penalty pair is the one with the minimal prediction error</w:t>
      </w:r>
      <w:r w:rsidR="0017528C">
        <w:rPr>
          <w:rFonts w:ascii="Calibri" w:eastAsia="Calibri" w:hAnsi="Calibri" w:cs="Calibri"/>
        </w:rPr>
        <w:fldChar w:fldCharType="begin"/>
      </w:r>
      <w:r w:rsidR="00FE10D5">
        <w:rPr>
          <w:rFonts w:ascii="Calibri" w:eastAsia="Calibri" w:hAnsi="Calibri" w:cs="Calibri"/>
        </w:rPr>
        <w:instrText xml:space="preserve"> ADDIN EN.CITE &lt;EndNote&gt;&lt;Cite&gt;&lt;Author&gt;Shi&lt;/Author&gt;&lt;Year&gt;2019&lt;/Year&gt;&lt;RecNum&gt;6&lt;/RecNum&gt;&lt;DisplayText&gt;[7]&lt;/DisplayText&gt;&lt;record&gt;&lt;rec-number&gt;6&lt;/rec-number&gt;&lt;foreign-keys&gt;&lt;key app="EN" db-id="vf0x2t201sd9eaeeeesx5edapsvvsr0a20za" timestamp="1564457358"&gt;6&lt;/key&gt;&lt;key app="ENWeb" db-id=""&gt;0&lt;/key&gt;&lt;/foreign-keys&gt;&lt;ref-type name="Journal Article"&gt;17&lt;/ref-type&gt;&lt;contributors&gt;&lt;authors&gt;&lt;author&gt;Shi, W. J.&lt;/author&gt;&lt;author&gt;Zhuang, Y.&lt;/author&gt;&lt;author&gt;Russell, P. H.&lt;/author&gt;&lt;author&gt;Hobbs, B. D.&lt;/author&gt;&lt;author&gt;Parker, M. M.&lt;/author&gt;&lt;author&gt;Castaldi, P. J.&lt;/author&gt;&lt;author&gt;Rudra, P.&lt;/author&gt;&lt;author&gt;Vestal, B.&lt;/author&gt;&lt;author&gt;Hersh, C. P.&lt;/author&gt;&lt;author&gt;Saba, L. M.&lt;/author&gt;&lt;author&gt;Kechris, K.&lt;/author&gt;&lt;/authors&gt;&lt;/contributors&gt;&lt;auth-address&gt;Computational Bioscience Program, University of Colorado, Aurora, CO, USA.&amp;#xD;Department of Biostatistics and Informatics, University of Colorado, Aurora, CO, USA.&amp;#xD;Channing Division of Network Medicine, Brigham and Women&amp;apos;s Hospital, Boston, MA, USA.&amp;#xD;Division of Pulmonary and Critical Care Medicine, Brigham and Women&amp;apos;s Hospital, Boston, MA.&amp;#xD;Center for Genes, Environment &amp;amp; Health, National Jewish Health, Denver, CO, USA.&amp;#xD;Department of Pharmaceutical Sciences, University of Colorado, Aurora, CO, USA.&lt;/auth-address&gt;&lt;titles&gt;&lt;title&gt;Unsupervised discovery of phenotype specific multi-omics networks&lt;/title&gt;&lt;secondary-title&gt;Bioinformatics&lt;/secondary-title&gt;&lt;/titles&gt;&lt;periodical&gt;&lt;full-title&gt;Bioinformatics&lt;/full-title&gt;&lt;/periodical&gt;&lt;edition&gt;2019/04/09&lt;/edition&gt;&lt;dates&gt;&lt;year&gt;2019&lt;/year&gt;&lt;pub-dates&gt;&lt;date&gt;Apr 8&lt;/date&gt;&lt;/pub-dates&gt;&lt;/dates&gt;&lt;isbn&gt;1367-4811 (Electronic)&amp;#xD;1367-4803 (Linking)&lt;/isbn&gt;&lt;accession-num&gt;30957844&lt;/accession-num&gt;&lt;urls&gt;&lt;related-urls&gt;&lt;url&gt;https://www.ncbi.nlm.nih.gov/pubmed/30957844&lt;/url&gt;&lt;/related-urls&gt;&lt;/urls&gt;&lt;electronic-resource-num&gt;10.1093/bioinformatics/btz226&lt;/electronic-resource-num&gt;&lt;/record&gt;&lt;/Cite&gt;&lt;/EndNote&gt;</w:instrText>
      </w:r>
      <w:r w:rsidR="0017528C">
        <w:rPr>
          <w:rFonts w:ascii="Calibri" w:eastAsia="Calibri" w:hAnsi="Calibri" w:cs="Calibri"/>
        </w:rPr>
        <w:fldChar w:fldCharType="separate"/>
      </w:r>
      <w:r w:rsidR="00FE10D5">
        <w:rPr>
          <w:rFonts w:ascii="Calibri" w:eastAsia="Calibri" w:hAnsi="Calibri" w:cs="Calibri"/>
          <w:noProof/>
        </w:rPr>
        <w:t>[7]</w:t>
      </w:r>
      <w:r w:rsidR="0017528C">
        <w:rPr>
          <w:rFonts w:ascii="Calibri" w:eastAsia="Calibri" w:hAnsi="Calibri" w:cs="Calibri"/>
        </w:rPr>
        <w:fldChar w:fldCharType="end"/>
      </w:r>
      <w:r w:rsidR="00F14437">
        <w:rPr>
          <w:rFonts w:ascii="Calibri" w:eastAsia="Calibri" w:hAnsi="Calibri" w:cs="Calibri"/>
        </w:rPr>
        <w:t>.</w:t>
      </w:r>
      <w:r w:rsidR="00AE43D4">
        <w:rPr>
          <w:rFonts w:ascii="Calibri" w:eastAsia="Calibri" w:hAnsi="Calibri" w:cs="Calibri"/>
        </w:rPr>
        <w:t xml:space="preserve"> In general, the best penalties </w:t>
      </w:r>
      <m:oMath>
        <m:r>
          <w:rPr>
            <w:rFonts w:ascii="Cambria Math" w:eastAsia="Calibri" w:hAnsi="Cambria Math" w:cs="Calibri"/>
          </w:rPr>
          <m:t xml:space="preserve">j </m:t>
        </m:r>
      </m:oMath>
      <w:r w:rsidR="00AE43D4">
        <w:rPr>
          <w:rFonts w:ascii="Calibri" w:eastAsia="Calibri" w:hAnsi="Calibri" w:cs="Calibri"/>
        </w:rPr>
        <w:t>are given by:</w:t>
      </w:r>
    </w:p>
    <w:p w14:paraId="351EE18A" w14:textId="10C3B3CA" w:rsidR="00AE43D4" w:rsidRPr="00AE43D4" w:rsidRDefault="00AE43D4" w:rsidP="00AE43D4">
      <w:pPr>
        <w:pStyle w:val="Caption"/>
        <w:keepNext/>
        <w:jc w:val="both"/>
        <w:rPr>
          <w:b/>
          <w:bCs/>
          <w:color w:val="000000" w:themeColor="text1"/>
        </w:rPr>
      </w:pPr>
      <w:r w:rsidRPr="00AE43D4">
        <w:rPr>
          <w:b/>
          <w:bCs/>
          <w:color w:val="000000" w:themeColor="text1"/>
        </w:rPr>
        <w:t xml:space="preserve">Equation </w:t>
      </w:r>
      <w:r w:rsidRPr="00AE43D4">
        <w:rPr>
          <w:b/>
          <w:bCs/>
          <w:color w:val="000000" w:themeColor="text1"/>
        </w:rPr>
        <w:fldChar w:fldCharType="begin"/>
      </w:r>
      <w:r w:rsidRPr="00AE43D4">
        <w:rPr>
          <w:b/>
          <w:bCs/>
          <w:color w:val="000000" w:themeColor="text1"/>
        </w:rPr>
        <w:instrText xml:space="preserve"> SEQ Equation \* ARABIC </w:instrText>
      </w:r>
      <w:r w:rsidRPr="00AE43D4">
        <w:rPr>
          <w:b/>
          <w:bCs/>
          <w:color w:val="000000" w:themeColor="text1"/>
        </w:rPr>
        <w:fldChar w:fldCharType="separate"/>
      </w:r>
      <w:r w:rsidR="005405E5">
        <w:rPr>
          <w:b/>
          <w:bCs/>
          <w:noProof/>
          <w:color w:val="000000" w:themeColor="text1"/>
        </w:rPr>
        <w:t>4</w:t>
      </w:r>
      <w:r w:rsidRPr="00AE43D4">
        <w:rPr>
          <w:b/>
          <w:bCs/>
          <w:color w:val="000000" w:themeColor="text1"/>
        </w:rPr>
        <w:fldChar w:fldCharType="end"/>
      </w:r>
    </w:p>
    <w:p w14:paraId="59122DDC" w14:textId="5F2E1A40" w:rsidR="00AE43D4" w:rsidRPr="00731800" w:rsidRDefault="00AE43D4" w:rsidP="00634A47">
      <w:pPr>
        <w:spacing w:line="360" w:lineRule="auto"/>
        <w:jc w:val="both"/>
        <w:rPr>
          <w:rFonts w:ascii="Calibri" w:eastAsia="Calibri" w:hAnsi="Calibri" w:cs="Calibri"/>
        </w:rPr>
      </w:pPr>
      <m:oMathPara>
        <m:oMath>
          <m:r>
            <w:rPr>
              <w:rFonts w:ascii="Cambria Math" w:eastAsia="Calibri" w:hAnsi="Cambria Math" w:cs="Calibri"/>
            </w:rPr>
            <m:t>j=</m:t>
          </m:r>
          <m:func>
            <m:funcPr>
              <m:ctrlPr>
                <w:rPr>
                  <w:rFonts w:ascii="Cambria Math" w:eastAsia="Calibri" w:hAnsi="Cambria Math" w:cs="Calibri"/>
                  <w:i/>
                </w:rPr>
              </m:ctrlPr>
            </m:funcPr>
            <m:fName>
              <m:r>
                <m:rPr>
                  <m:sty m:val="p"/>
                </m:rPr>
                <w:rPr>
                  <w:rFonts w:ascii="Cambria Math" w:eastAsia="Calibri" w:hAnsi="Cambria Math" w:cs="Calibri"/>
                </w:rPr>
                <m:t>arg</m:t>
              </m:r>
            </m:fName>
            <m:e>
              <m:sSub>
                <m:sSubPr>
                  <m:ctrlPr>
                    <w:rPr>
                      <w:rFonts w:ascii="Cambria Math" w:eastAsia="Calibri" w:hAnsi="Cambria Math" w:cs="Calibri"/>
                      <w:i/>
                    </w:rPr>
                  </m:ctrlPr>
                </m:sSubPr>
                <m:e>
                  <m:r>
                    <w:rPr>
                      <w:rFonts w:ascii="Cambria Math" w:eastAsia="Calibri" w:hAnsi="Cambria Math" w:cs="Calibri"/>
                    </w:rPr>
                    <m:t>min</m:t>
                  </m:r>
                </m:e>
                <m:sub>
                  <m:r>
                    <w:rPr>
                      <w:rFonts w:ascii="Cambria Math" w:eastAsia="Calibri" w:hAnsi="Cambria Math" w:cs="Calibri"/>
                    </w:rPr>
                    <m:t>j</m:t>
                  </m:r>
                </m:sub>
              </m:sSub>
              <m:sSub>
                <m:sSubPr>
                  <m:ctrlPr>
                    <w:rPr>
                      <w:rFonts w:ascii="Cambria Math" w:eastAsia="Calibri" w:hAnsi="Cambria Math" w:cs="Calibri"/>
                      <w:i/>
                    </w:rPr>
                  </m:ctrlPr>
                </m:sSubPr>
                <m:e>
                  <m:r>
                    <w:rPr>
                      <w:rFonts w:ascii="Cambria Math" w:eastAsia="Calibri" w:hAnsi="Cambria Math" w:cs="Calibri"/>
                    </w:rPr>
                    <m:t>∆</m:t>
                  </m:r>
                </m:e>
                <m:sub>
                  <m:r>
                    <w:rPr>
                      <w:rFonts w:ascii="Cambria Math" w:eastAsia="Calibri" w:hAnsi="Cambria Math" w:cs="Calibri"/>
                    </w:rPr>
                    <m:t xml:space="preserve">j </m:t>
                  </m:r>
                </m:sub>
              </m:sSub>
            </m:e>
          </m:func>
          <m:nary>
            <m:naryPr>
              <m:chr m:val="∑"/>
              <m:limLoc m:val="undOvr"/>
              <m:ctrlPr>
                <w:rPr>
                  <w:rFonts w:ascii="Cambria Math" w:eastAsia="Calibri" w:hAnsi="Cambria Math" w:cs="Calibri"/>
                  <w:i/>
                </w:rPr>
              </m:ctrlPr>
            </m:naryPr>
            <m:sub>
              <m:r>
                <w:rPr>
                  <w:rFonts w:ascii="Cambria Math" w:eastAsia="Calibri" w:hAnsi="Cambria Math" w:cs="Calibri"/>
                </w:rPr>
                <m:t xml:space="preserve">k = 1 </m:t>
              </m:r>
            </m:sub>
            <m:sup>
              <m:r>
                <w:rPr>
                  <w:rFonts w:ascii="Cambria Math" w:eastAsia="Calibri" w:hAnsi="Cambria Math" w:cs="Calibri"/>
                </w:rPr>
                <m:t>K</m:t>
              </m:r>
            </m:sup>
            <m:e>
              <m:d>
                <m:dPr>
                  <m:begChr m:val="|"/>
                  <m:endChr m:val="|"/>
                  <m:ctrlPr>
                    <w:rPr>
                      <w:rFonts w:ascii="Cambria Math" w:eastAsia="Calibri" w:hAnsi="Cambria Math" w:cs="Calibri"/>
                      <w:i/>
                    </w:rPr>
                  </m:ctrlPr>
                </m:dPr>
                <m:e>
                  <m:d>
                    <m:dPr>
                      <m:begChr m:val="|"/>
                      <m:endChr m:val="|"/>
                      <m:ctrlPr>
                        <w:rPr>
                          <w:rFonts w:ascii="Cambria Math" w:eastAsia="Calibri" w:hAnsi="Cambria Math" w:cs="Calibri"/>
                          <w:i/>
                        </w:rPr>
                      </m:ctrlPr>
                    </m:dPr>
                    <m:e>
                      <m:sSubSup>
                        <m:sSubSupPr>
                          <m:ctrlPr>
                            <w:rPr>
                              <w:rFonts w:ascii="Cambria Math" w:eastAsia="Calibri" w:hAnsi="Cambria Math" w:cs="Calibri"/>
                              <w:i/>
                            </w:rPr>
                          </m:ctrlPr>
                        </m:sSubSup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1, j</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test</m:t>
                              </m:r>
                            </m:e>
                            <m:sub>
                              <m:r>
                                <w:rPr>
                                  <w:rFonts w:ascii="Cambria Math" w:eastAsia="Calibri" w:hAnsi="Cambria Math" w:cs="Calibri"/>
                                </w:rPr>
                                <m:t>k</m:t>
                              </m:r>
                            </m:sub>
                          </m:sSub>
                          <m:r>
                            <w:rPr>
                              <w:rFonts w:ascii="Cambria Math" w:eastAsia="Calibri" w:hAnsi="Cambria Math" w:cs="Calibri"/>
                            </w:rPr>
                            <m:t>,  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test</m:t>
                              </m:r>
                            </m:e>
                            <m:sub>
                              <m:r>
                                <w:rPr>
                                  <w:rFonts w:ascii="Cambria Math" w:eastAsia="Calibri" w:hAnsi="Cambria Math" w:cs="Calibri"/>
                                </w:rPr>
                                <m:t>k</m:t>
                              </m:r>
                            </m:sub>
                          </m:sSub>
                          <m:r>
                            <w:rPr>
                              <w:rFonts w:ascii="Cambria Math" w:eastAsia="Calibri" w:hAnsi="Cambria Math" w:cs="Calibri"/>
                            </w:rPr>
                            <m:t>,  2</m:t>
                          </m:r>
                        </m:sub>
                      </m:sSub>
                      <m:sSub>
                        <m:sSubPr>
                          <m:ctrlPr>
                            <w:rPr>
                              <w:rFonts w:ascii="Cambria Math" w:eastAsia="Calibri" w:hAnsi="Cambria Math" w:cs="Calibri"/>
                              <w:i/>
                            </w:rPr>
                          </m:ctrlPr>
                        </m:sSub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2, j</m:t>
                          </m:r>
                        </m:sub>
                      </m:sSub>
                    </m:e>
                  </m:d>
                  <m:r>
                    <w:rPr>
                      <w:rFonts w:ascii="Cambria Math" w:eastAsia="Calibri" w:hAnsi="Cambria Math" w:cs="Calibri"/>
                    </w:rPr>
                    <m:t>-</m:t>
                  </m:r>
                  <m:d>
                    <m:dPr>
                      <m:begChr m:val="|"/>
                      <m:endChr m:val="|"/>
                      <m:ctrlPr>
                        <w:rPr>
                          <w:rFonts w:ascii="Cambria Math" w:eastAsia="Calibri" w:hAnsi="Cambria Math" w:cs="Calibri"/>
                          <w:i/>
                        </w:rPr>
                      </m:ctrlPr>
                    </m:dPr>
                    <m:e>
                      <m:sSubSup>
                        <m:sSubSupPr>
                          <m:ctrlPr>
                            <w:rPr>
                              <w:rFonts w:ascii="Cambria Math" w:eastAsia="Calibri" w:hAnsi="Cambria Math" w:cs="Calibri"/>
                              <w:i/>
                            </w:rPr>
                          </m:ctrlPr>
                        </m:sSubSup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1, j</m:t>
                          </m:r>
                        </m:sub>
                        <m:sup>
                          <m:r>
                            <w:rPr>
                              <w:rFonts w:ascii="Cambria Math" w:eastAsia="Calibri" w:hAnsi="Cambria Math" w:cs="Calibri"/>
                            </w:rPr>
                            <m:t>T</m:t>
                          </m:r>
                        </m:sup>
                      </m:sSubSup>
                      <m:sSubSup>
                        <m:sSubSupPr>
                          <m:ctrlPr>
                            <w:rPr>
                              <w:rFonts w:ascii="Cambria Math" w:eastAsia="Calibri" w:hAnsi="Cambria Math" w:cs="Calibri"/>
                              <w:i/>
                            </w:rPr>
                          </m:ctrlPr>
                        </m:sSubSup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1</m:t>
                          </m:r>
                        </m:sub>
                        <m:sup>
                          <m:r>
                            <w:rPr>
                              <w:rFonts w:ascii="Cambria Math" w:eastAsia="Calibri" w:hAnsi="Cambria Math" w:cs="Calibri"/>
                            </w:rPr>
                            <m:t>T</m:t>
                          </m:r>
                        </m:sup>
                      </m:sSubSup>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2</m:t>
                          </m:r>
                        </m:sub>
                      </m:sSub>
                      <m:sSub>
                        <m:sSubPr>
                          <m:ctrlPr>
                            <w:rPr>
                              <w:rFonts w:ascii="Cambria Math" w:eastAsia="Calibri" w:hAnsi="Cambria Math" w:cs="Calibri"/>
                              <w:i/>
                            </w:rPr>
                          </m:ctrlPr>
                        </m:sSub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2, j</m:t>
                          </m:r>
                        </m:sub>
                      </m:sSub>
                    </m:e>
                  </m:d>
                </m:e>
              </m:d>
              <m:r>
                <w:rPr>
                  <w:rFonts w:ascii="Cambria Math" w:eastAsia="Calibri" w:hAnsi="Cambria Math" w:cs="Calibri"/>
                </w:rPr>
                <m:t xml:space="preserve"> </m:t>
              </m:r>
            </m:e>
          </m:nary>
        </m:oMath>
      </m:oMathPara>
    </w:p>
    <w:p w14:paraId="28F8E0C3" w14:textId="5582AD03" w:rsidR="00731800" w:rsidRDefault="00731800" w:rsidP="00634A47">
      <w:pPr>
        <w:spacing w:line="360" w:lineRule="auto"/>
        <w:jc w:val="both"/>
        <w:rPr>
          <w:rFonts w:ascii="Calibri" w:eastAsia="Calibri" w:hAnsi="Calibri" w:cs="Calibri"/>
        </w:rPr>
      </w:pPr>
      <w:r>
        <w:rPr>
          <w:rFonts w:ascii="Calibri" w:eastAsia="Calibri" w:hAnsi="Calibri" w:cs="Calibri"/>
        </w:rPr>
        <w:t xml:space="preserve">where the two </w:t>
      </w:r>
      <w:r w:rsidR="00EF4185">
        <w:rPr>
          <w:rFonts w:ascii="Calibri" w:eastAsia="Calibri" w:hAnsi="Calibri" w:cs="Calibri"/>
        </w:rPr>
        <w:t>Omics</w:t>
      </w:r>
      <w:r>
        <w:rPr>
          <w:rFonts w:ascii="Calibri" w:eastAsia="Calibri" w:hAnsi="Calibri" w:cs="Calibri"/>
        </w:rPr>
        <w:t xml:space="preserve"> data sets are split to </w:t>
      </w:r>
      <m:oMath>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test</m:t>
                </m:r>
              </m:e>
              <m:sub>
                <m:r>
                  <w:rPr>
                    <w:rFonts w:ascii="Cambria Math" w:eastAsia="Calibri" w:hAnsi="Cambria Math" w:cs="Calibri"/>
                  </w:rPr>
                  <m:t>k</m:t>
                </m:r>
              </m:sub>
            </m:sSub>
            <m:r>
              <w:rPr>
                <w:rFonts w:ascii="Cambria Math" w:eastAsia="Calibri" w:hAnsi="Cambria Math" w:cs="Calibri"/>
              </w:rPr>
              <m:t>,  1</m:t>
            </m:r>
          </m:sub>
        </m:sSub>
      </m:oMath>
      <w:r>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1</m:t>
            </m:r>
          </m:sub>
        </m:sSub>
      </m:oMath>
      <w:r>
        <w:rPr>
          <w:rFonts w:ascii="Calibri" w:eastAsia="Calibri" w:hAnsi="Calibri" w:cs="Calibri"/>
        </w:rPr>
        <w:t xml:space="preserve"> and </w:t>
      </w:r>
      <m:oMath>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test</m:t>
                </m:r>
              </m:e>
              <m:sub>
                <m:r>
                  <w:rPr>
                    <w:rFonts w:ascii="Cambria Math" w:eastAsia="Calibri" w:hAnsi="Cambria Math" w:cs="Calibri"/>
                  </w:rPr>
                  <m:t>k</m:t>
                </m:r>
              </m:sub>
            </m:sSub>
            <m:r>
              <w:rPr>
                <w:rFonts w:ascii="Cambria Math" w:eastAsia="Calibri" w:hAnsi="Cambria Math" w:cs="Calibri"/>
              </w:rPr>
              <m:t>,  2</m:t>
            </m:r>
          </m:sub>
        </m:sSub>
      </m:oMath>
      <w:r>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X</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2</m:t>
            </m:r>
          </m:sub>
        </m:sSub>
      </m:oMath>
      <w:r>
        <w:rPr>
          <w:rFonts w:ascii="Calibri" w:eastAsia="Calibri" w:hAnsi="Calibri" w:cs="Calibri"/>
        </w:rPr>
        <w:t xml:space="preserve"> for the </w:t>
      </w:r>
      <m:oMath>
        <m:r>
          <w:rPr>
            <w:rFonts w:ascii="Cambria Math" w:eastAsia="Calibri" w:hAnsi="Cambria Math" w:cs="Calibri"/>
          </w:rPr>
          <m:t>k</m:t>
        </m:r>
      </m:oMath>
      <w:r>
        <w:rPr>
          <w:rFonts w:ascii="Calibri" w:eastAsia="Calibri" w:hAnsi="Calibri" w:cs="Calibri"/>
        </w:rPr>
        <w:t>th fold</w:t>
      </w:r>
      <w:r w:rsidR="003E21A5">
        <w:rPr>
          <w:rFonts w:ascii="Calibri" w:eastAsia="Calibri" w:hAnsi="Calibri" w:cs="Calibri"/>
        </w:rPr>
        <w:t xml:space="preserve">, </w:t>
      </w:r>
      <w:r w:rsidR="00901078">
        <w:rPr>
          <w:rFonts w:ascii="Calibri" w:eastAsia="Calibri" w:hAnsi="Calibri" w:cs="Calibri"/>
        </w:rPr>
        <w:t xml:space="preserve">the pseudo weights </w:t>
      </w:r>
      <m:oMath>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1, j</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v</m:t>
            </m:r>
          </m:e>
          <m:sub>
            <m:sSub>
              <m:sSubPr>
                <m:ctrlPr>
                  <w:rPr>
                    <w:rFonts w:ascii="Cambria Math" w:eastAsia="Calibri" w:hAnsi="Cambria Math" w:cs="Calibri"/>
                    <w:i/>
                  </w:rPr>
                </m:ctrlPr>
              </m:sSubPr>
              <m:e>
                <m:r>
                  <w:rPr>
                    <w:rFonts w:ascii="Cambria Math" w:eastAsia="Calibri" w:hAnsi="Cambria Math" w:cs="Calibri"/>
                  </w:rPr>
                  <m:t>train</m:t>
                </m:r>
              </m:e>
              <m:sub>
                <m:r>
                  <w:rPr>
                    <w:rFonts w:ascii="Cambria Math" w:eastAsia="Calibri" w:hAnsi="Cambria Math" w:cs="Calibri"/>
                  </w:rPr>
                  <m:t>k</m:t>
                </m:r>
              </m:sub>
            </m:sSub>
            <m:r>
              <w:rPr>
                <w:rFonts w:ascii="Cambria Math" w:eastAsia="Calibri" w:hAnsi="Cambria Math" w:cs="Calibri"/>
              </w:rPr>
              <m:t>, 2, j</m:t>
            </m:r>
          </m:sub>
        </m:sSub>
        <m:r>
          <w:rPr>
            <w:rFonts w:ascii="Cambria Math" w:eastAsia="Calibri" w:hAnsi="Cambria Math" w:cs="Calibri"/>
          </w:rPr>
          <m:t>)</m:t>
        </m:r>
      </m:oMath>
      <w:r w:rsidR="00D4190E">
        <w:rPr>
          <w:rFonts w:ascii="Calibri" w:eastAsia="Calibri" w:hAnsi="Calibri" w:cs="Calibri"/>
        </w:rPr>
        <w:t xml:space="preserve"> are calculated based on the training set given the penalty </w:t>
      </w:r>
      <m:oMath>
        <m:r>
          <w:rPr>
            <w:rFonts w:ascii="Cambria Math" w:eastAsia="Calibri" w:hAnsi="Cambria Math" w:cs="Calibri"/>
          </w:rPr>
          <m:t>j</m:t>
        </m:r>
      </m:oMath>
      <w:r w:rsidR="00D4190E">
        <w:rPr>
          <w:rFonts w:ascii="Calibri" w:eastAsia="Calibri" w:hAnsi="Calibri" w:cs="Calibri"/>
        </w:rPr>
        <w:t>.</w:t>
      </w:r>
    </w:p>
    <w:p w14:paraId="17D25A35" w14:textId="17941A4A" w:rsidR="0AB0F4F0" w:rsidRPr="00FB725D" w:rsidRDefault="7A24235D" w:rsidP="00634A47">
      <w:pPr>
        <w:spacing w:line="360" w:lineRule="auto"/>
        <w:jc w:val="both"/>
        <w:rPr>
          <w:rFonts w:ascii="Calibri" w:eastAsia="Calibri" w:hAnsi="Calibri" w:cs="Calibri"/>
        </w:rPr>
      </w:pPr>
      <w:r>
        <w:t>Given a penalty pair, the SmCCNet uses a repeated random feature subsampling scheme to generate robust canonical weights through SmCCA (</w:t>
      </w:r>
      <w:r w:rsidR="00027FD5" w:rsidRPr="00027FD5">
        <w:rPr>
          <w:b/>
          <w:bCs/>
          <w:i/>
          <w:iCs/>
        </w:rPr>
        <w:t>Figure 2</w:t>
      </w:r>
      <w:r>
        <w:t xml:space="preserve">). </w:t>
      </w:r>
      <w:r w:rsidR="00076B53">
        <w:t>The</w:t>
      </w:r>
      <w:r>
        <w:t xml:space="preserve"> relationship matrix A is created for each subsampling by the outer product of canonical weights </w:t>
      </w:r>
      <m:oMath>
        <m:r>
          <w:rPr>
            <w:rFonts w:ascii="Cambria Math" w:hAnsi="Cambria Math"/>
          </w:rPr>
          <m:t xml:space="preserve">u:A= </m:t>
        </m:r>
        <m:d>
          <m:dPr>
            <m:begChr m:val="|"/>
            <m:endChr m:val="|"/>
            <m:ctrlPr>
              <w:rPr>
                <w:rFonts w:ascii="Cambria Math" w:hAnsi="Cambria Math"/>
                <w:i/>
              </w:rPr>
            </m:ctrlPr>
          </m:dPr>
          <m:e>
            <m:r>
              <w:rPr>
                <w:rFonts w:ascii="Cambria Math" w:hAnsi="Cambria Math"/>
              </w:rPr>
              <m:t xml:space="preserve">u ⊗u </m:t>
            </m:r>
          </m:e>
        </m:d>
      </m:oMath>
      <w:r w:rsidR="004D3A01">
        <w:t>,</w:t>
      </w:r>
      <w:r w:rsidRPr="7A24235D">
        <w:rPr>
          <w:rFonts w:ascii="Calibri" w:eastAsia="Calibri" w:hAnsi="Calibri" w:cs="Calibri"/>
        </w:rPr>
        <w:t xml:space="preserve"> where</w:t>
      </w:r>
      <m:oMath>
        <m:r>
          <w:rPr>
            <w:rFonts w:ascii="Cambria Math" w:eastAsia="Calibri" w:hAnsi="Cambria Math" w:cs="Calibri"/>
          </w:rPr>
          <m:t xml:space="preserve"> u=(</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Pr="7A24235D">
        <w:rPr>
          <w:rFonts w:ascii="Calibri" w:eastAsia="Calibri" w:hAnsi="Calibri" w:cs="Calibri"/>
        </w:rPr>
        <w:t xml:space="preserve">, a vector of length </w:t>
      </w:r>
      <m:oMath>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1</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p</m:t>
            </m:r>
          </m:e>
          <m:sub>
            <m:r>
              <w:rPr>
                <w:rFonts w:ascii="Cambria Math" w:eastAsia="Calibri" w:hAnsi="Cambria Math" w:cs="Calibri"/>
              </w:rPr>
              <m:t>2</m:t>
            </m:r>
          </m:sub>
        </m:sSub>
      </m:oMath>
      <w:r w:rsidR="009A635E">
        <w:rPr>
          <w:rFonts w:ascii="Calibri" w:eastAsia="Calibri" w:hAnsi="Calibri" w:cs="Calibri"/>
        </w:rPr>
        <w:t>.</w:t>
      </w:r>
      <w:r w:rsidR="00BA237D">
        <w:rPr>
          <w:rFonts w:ascii="Calibri" w:eastAsia="Calibri" w:hAnsi="Calibri" w:cs="Calibri"/>
        </w:rPr>
        <w:t xml:space="preserve"> </w:t>
      </w:r>
      <w:r w:rsidRPr="7A24235D">
        <w:rPr>
          <w:rFonts w:ascii="Calibri" w:eastAsia="Calibri" w:hAnsi="Calibri" w:cs="Calibri"/>
        </w:rPr>
        <w:t xml:space="preserve">The </w:t>
      </w:r>
      <m:oMath>
        <m:r>
          <w:rPr>
            <w:rFonts w:ascii="Cambria Math" w:eastAsia="Calibri" w:hAnsi="Cambria Math" w:cs="Calibri"/>
          </w:rPr>
          <m:t>ij</m:t>
        </m:r>
      </m:oMath>
      <w:r w:rsidRPr="7A24235D">
        <w:rPr>
          <w:rFonts w:ascii="Calibri" w:eastAsia="Calibri" w:hAnsi="Calibri" w:cs="Calibri"/>
        </w:rPr>
        <w:t>th entry</w:t>
      </w:r>
      <w:r w:rsidR="00067A39">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A</m:t>
            </m:r>
          </m:e>
          <m:sub>
            <m:r>
              <w:rPr>
                <w:rFonts w:ascii="Cambria Math" w:eastAsia="Calibri" w:hAnsi="Cambria Math" w:cs="Calibri"/>
              </w:rPr>
              <m:t>ij</m:t>
            </m:r>
          </m:sub>
        </m:sSub>
      </m:oMath>
      <w:r w:rsidR="00067A39">
        <w:rPr>
          <w:rFonts w:ascii="Calibri" w:eastAsia="Calibri" w:hAnsi="Calibri" w:cs="Calibri"/>
        </w:rPr>
        <w:t xml:space="preserve">, </w:t>
      </w:r>
      <w:r w:rsidRPr="7A24235D">
        <w:rPr>
          <w:rFonts w:ascii="Calibri" w:eastAsia="Calibri" w:hAnsi="Calibri" w:cs="Calibri"/>
        </w:rPr>
        <w:t xml:space="preserve">measures the relatedness of the </w:t>
      </w:r>
      <m:oMath>
        <m:r>
          <w:rPr>
            <w:rFonts w:ascii="Cambria Math" w:eastAsia="Calibri" w:hAnsi="Cambria Math" w:cs="Calibri"/>
          </w:rPr>
          <m:t>i</m:t>
        </m:r>
      </m:oMath>
      <w:r w:rsidRPr="7A24235D">
        <w:rPr>
          <w:rFonts w:ascii="Calibri" w:eastAsia="Calibri" w:hAnsi="Calibri" w:cs="Calibri"/>
        </w:rPr>
        <w:t xml:space="preserve">th and </w:t>
      </w:r>
      <m:oMath>
        <m:r>
          <w:rPr>
            <w:rFonts w:ascii="Cambria Math" w:eastAsia="Calibri" w:hAnsi="Cambria Math" w:cs="Calibri"/>
          </w:rPr>
          <m:t>j</m:t>
        </m:r>
      </m:oMath>
      <w:r w:rsidRPr="7A24235D">
        <w:rPr>
          <w:rFonts w:ascii="Calibri" w:eastAsia="Calibri" w:hAnsi="Calibri" w:cs="Calibri"/>
        </w:rPr>
        <w:t xml:space="preserve">th features. The similarity matrix </w:t>
      </w:r>
      <m:oMath>
        <m:acc>
          <m:accPr>
            <m:chr m:val="̅"/>
            <m:ctrlPr>
              <w:rPr>
                <w:rFonts w:ascii="Cambria Math" w:eastAsia="Calibri" w:hAnsi="Cambria Math" w:cs="Calibri"/>
                <w:i/>
              </w:rPr>
            </m:ctrlPr>
          </m:accPr>
          <m:e>
            <m:r>
              <w:rPr>
                <w:rFonts w:ascii="Cambria Math" w:eastAsia="Calibri" w:hAnsi="Cambria Math" w:cs="Calibri"/>
              </w:rPr>
              <m:t>A</m:t>
            </m:r>
          </m:e>
        </m:acc>
      </m:oMath>
      <w:r w:rsidRPr="7A24235D">
        <w:rPr>
          <w:rFonts w:ascii="Calibri" w:eastAsia="Calibri" w:hAnsi="Calibri" w:cs="Calibri"/>
        </w:rPr>
        <w:t xml:space="preserve"> is calculated by taking the average of all sub-samplings and then rescaled to a maximum entry of 1. Utilizing the complete linkage method, where the distance between two classes is defined as the greatest distance that could be obtained, a hierarchical tree can be constructed based on </w:t>
      </w:r>
      <m:oMath>
        <m:r>
          <w:rPr>
            <w:rFonts w:ascii="Cambria Math" w:eastAsia="Calibri" w:hAnsi="Cambria Math" w:cs="Calibri"/>
          </w:rPr>
          <m:t xml:space="preserve">1- </m:t>
        </m:r>
        <m:acc>
          <m:accPr>
            <m:chr m:val="̅"/>
            <m:ctrlPr>
              <w:rPr>
                <w:rFonts w:ascii="Cambria Math" w:eastAsia="Calibri" w:hAnsi="Cambria Math" w:cs="Calibri"/>
                <w:i/>
              </w:rPr>
            </m:ctrlPr>
          </m:accPr>
          <m:e>
            <m:r>
              <w:rPr>
                <w:rFonts w:ascii="Cambria Math" w:eastAsia="Calibri" w:hAnsi="Cambria Math" w:cs="Calibri"/>
              </w:rPr>
              <m:t>A</m:t>
            </m:r>
          </m:e>
        </m:acc>
      </m:oMath>
      <w:r w:rsidR="00C24DA6">
        <w:rPr>
          <w:rFonts w:ascii="Calibri" w:eastAsia="Calibri" w:hAnsi="Calibri" w:cs="Calibri"/>
        </w:rPr>
        <w:t xml:space="preserve">. </w:t>
      </w:r>
      <w:r w:rsidRPr="7A24235D">
        <w:rPr>
          <w:rFonts w:ascii="Calibri" w:eastAsia="Calibri" w:hAnsi="Calibri" w:cs="Calibri"/>
        </w:rPr>
        <w:t>The hierarchical tree is further cut by a loose height threshold (</w:t>
      </w:r>
      <m:oMath>
        <m:r>
          <w:rPr>
            <w:rFonts w:ascii="Cambria Math" w:eastAsia="Calibri" w:hAnsi="Cambria Math" w:cs="Calibri"/>
          </w:rPr>
          <m:t>≈1</m:t>
        </m:r>
      </m:oMath>
      <w:r w:rsidRPr="7A24235D">
        <w:rPr>
          <w:rFonts w:ascii="Calibri" w:eastAsia="Calibri" w:hAnsi="Calibri" w:cs="Calibri"/>
        </w:rPr>
        <w:t xml:space="preserve">) and singletons are trimmed off. To obtain </w:t>
      </w:r>
      <w:r w:rsidRPr="7A24235D">
        <w:rPr>
          <w:rFonts w:ascii="Calibri" w:eastAsia="Calibri" w:hAnsi="Calibri" w:cs="Calibri"/>
        </w:rPr>
        <w:lastRenderedPageBreak/>
        <w:t>trimmed modules, all edges with weights less than d and nodes without any edge are removed from the similarity matrix.</w:t>
      </w:r>
      <w:r w:rsidR="00FB725D">
        <w:rPr>
          <w:rFonts w:ascii="Calibri" w:eastAsia="Calibri" w:hAnsi="Calibri" w:cs="Calibri"/>
        </w:rPr>
        <w:t xml:space="preserve"> </w:t>
      </w:r>
      <w:r w:rsidR="000B7AE1">
        <w:t>In terms of weighted SmCCNet</w:t>
      </w:r>
      <w:r>
        <w:t xml:space="preserve">, the weights in the weighted SmCCNet </w:t>
      </w:r>
      <w:r w:rsidR="00FC0A91">
        <w:t>can be</w:t>
      </w:r>
      <w:r w:rsidR="001D7779">
        <w:t xml:space="preserve"> </w:t>
      </w:r>
      <w:r>
        <w:t xml:space="preserve">defined empirically by </w:t>
      </w:r>
      <w:r w:rsidR="00EE32E0">
        <w:t xml:space="preserve">the </w:t>
      </w:r>
      <w:r>
        <w:t>density plot of the distribution of pairwise Pearson correlations.</w:t>
      </w:r>
      <w:r w:rsidR="0042610E">
        <w:t xml:space="preserve"> </w:t>
      </w:r>
      <w:r w:rsidR="00382EDD">
        <w:t xml:space="preserve">We applied </w:t>
      </w:r>
      <w:r w:rsidR="0042610E">
        <w:t>SmCCNet</w:t>
      </w:r>
      <w:r w:rsidR="00382EDD">
        <w:t xml:space="preserve">, which was implemented as an R software package and followed </w:t>
      </w:r>
      <w:r w:rsidR="00B244EC" w:rsidRPr="00DE0F00">
        <w:t>the package vignettes</w:t>
      </w:r>
      <w:r w:rsidR="00B244EC">
        <w:t>.</w:t>
      </w:r>
      <w:r w:rsidR="00A613BC">
        <w:t xml:space="preserve"> For each given </w:t>
      </w:r>
      <w:r w:rsidR="007C208A">
        <w:t xml:space="preserve">combination of datasets, several hyperparameters of SmCCNet need be tuned to generate robust subnetworks, including subsampling proportion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C208A">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C208A">
        <w:rPr>
          <w:rFonts w:eastAsiaTheme="minorEastAsia"/>
        </w:rPr>
        <w:t xml:space="preserve">, the penalty pair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oMath>
      <w:r w:rsidR="007C208A">
        <w:rPr>
          <w:rFonts w:eastAsiaTheme="minorEastAsia"/>
        </w:rPr>
        <w:t xml:space="preserve">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E4251">
        <w:rPr>
          <w:rFonts w:eastAsiaTheme="minorEastAsia"/>
        </w:rPr>
        <w:t xml:space="preserve">, and weights </w:t>
      </w:r>
      <m:oMath>
        <m:d>
          <m:dPr>
            <m:ctrlPr>
              <w:rPr>
                <w:rFonts w:ascii="Cambria Math" w:eastAsiaTheme="minorEastAsia" w:hAnsi="Cambria Math"/>
                <w:i/>
              </w:rPr>
            </m:ctrlPr>
          </m:dPr>
          <m:e>
            <m:r>
              <w:rPr>
                <w:rFonts w:ascii="Cambria Math" w:eastAsiaTheme="minorEastAsia" w:hAnsi="Cambria Math"/>
              </w:rPr>
              <m:t>a, b, c</m:t>
            </m:r>
          </m:e>
        </m:d>
      </m:oMath>
      <w:r w:rsidR="00FE4251">
        <w:rPr>
          <w:rFonts w:eastAsiaTheme="minorEastAsia"/>
        </w:rPr>
        <w:t xml:space="preserve"> of weighted SmCCNet</w:t>
      </w:r>
      <w:r w:rsidR="007C208A">
        <w:t>. The subsampling procedure is typically repeated 1000 times with respect to certain penalty pair and datasets.</w:t>
      </w:r>
    </w:p>
    <w:p w14:paraId="7A845AB9" w14:textId="0EBA0DE2" w:rsidR="002317C0" w:rsidRPr="00F72B03" w:rsidRDefault="002317C0" w:rsidP="002317C0">
      <w:pPr>
        <w:pStyle w:val="Heading1"/>
        <w:rPr>
          <w:color w:val="auto"/>
        </w:rPr>
      </w:pPr>
      <w:bookmarkStart w:id="103" w:name="_Toc19020045"/>
      <w:r w:rsidRPr="00F72B03">
        <w:rPr>
          <w:color w:val="auto"/>
        </w:rPr>
        <w:t>Methods</w:t>
      </w:r>
      <w:bookmarkEnd w:id="103"/>
    </w:p>
    <w:p w14:paraId="429964BE" w14:textId="2E49F87A" w:rsidR="002317C0" w:rsidRDefault="002317C0" w:rsidP="002317C0">
      <w:pPr>
        <w:pStyle w:val="Heading2"/>
        <w:rPr>
          <w:color w:val="auto"/>
        </w:rPr>
      </w:pPr>
      <w:bookmarkStart w:id="104" w:name="_Toc19020046"/>
      <w:r w:rsidRPr="00F72B03">
        <w:rPr>
          <w:color w:val="auto"/>
        </w:rPr>
        <w:t>Overview</w:t>
      </w:r>
      <w:bookmarkEnd w:id="104"/>
    </w:p>
    <w:p w14:paraId="0A99E068" w14:textId="04EE97CA" w:rsidR="004B1E1C" w:rsidRPr="004B1E1C" w:rsidRDefault="006D200D" w:rsidP="006D200D">
      <w:pPr>
        <w:jc w:val="center"/>
      </w:pPr>
      <w:r>
        <w:rPr>
          <w:noProof/>
        </w:rPr>
        <mc:AlternateContent>
          <mc:Choice Requires="wps">
            <w:drawing>
              <wp:anchor distT="0" distB="0" distL="114300" distR="114300" simplePos="0" relativeHeight="251700224" behindDoc="0" locked="0" layoutInCell="1" allowOverlap="1" wp14:anchorId="52A8D50D" wp14:editId="29CDF56C">
                <wp:simplePos x="0" y="0"/>
                <wp:positionH relativeFrom="margin">
                  <wp:align>center</wp:align>
                </wp:positionH>
                <wp:positionV relativeFrom="paragraph">
                  <wp:posOffset>2879725</wp:posOffset>
                </wp:positionV>
                <wp:extent cx="4984750" cy="106934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069340"/>
                        </a:xfrm>
                        <a:prstGeom prst="rect">
                          <a:avLst/>
                        </a:prstGeom>
                        <a:noFill/>
                        <a:ln w="9525">
                          <a:noFill/>
                          <a:miter lim="800000"/>
                          <a:headEnd/>
                          <a:tailEnd/>
                        </a:ln>
                      </wps:spPr>
                      <wps:txbx>
                        <w:txbxContent>
                          <w:p w14:paraId="4BAD2AF0" w14:textId="52BC7EEC" w:rsidR="00EC2022" w:rsidRPr="009E68FA" w:rsidRDefault="00EC2022" w:rsidP="009E68FA">
                            <w:pPr>
                              <w:spacing w:line="360" w:lineRule="auto"/>
                              <w:jc w:val="both"/>
                              <w:rPr>
                                <w:b/>
                                <w:bCs/>
                                <w:i/>
                                <w:iCs/>
                                <w:sz w:val="18"/>
                                <w:szCs w:val="18"/>
                              </w:rPr>
                            </w:pPr>
                            <w:r w:rsidRPr="004E63C0">
                              <w:rPr>
                                <w:b/>
                                <w:bCs/>
                                <w:i/>
                                <w:iCs/>
                                <w:sz w:val="18"/>
                                <w:szCs w:val="18"/>
                              </w:rPr>
                              <w:t xml:space="preserve">Figure </w:t>
                            </w:r>
                            <w:r>
                              <w:rPr>
                                <w:b/>
                                <w:bCs/>
                                <w:i/>
                                <w:iCs/>
                                <w:sz w:val="18"/>
                                <w:szCs w:val="18"/>
                              </w:rPr>
                              <w:t>3</w:t>
                            </w:r>
                            <w:r w:rsidRPr="004E63C0">
                              <w:rPr>
                                <w:b/>
                                <w:bCs/>
                                <w:i/>
                                <w:iCs/>
                                <w:sz w:val="18"/>
                                <w:szCs w:val="18"/>
                              </w:rPr>
                              <w:t>.</w:t>
                            </w:r>
                            <w:r>
                              <w:t xml:space="preserve"> </w:t>
                            </w:r>
                            <w:r w:rsidRPr="004E63C0">
                              <w:rPr>
                                <w:i/>
                                <w:iCs/>
                                <w:sz w:val="18"/>
                                <w:szCs w:val="18"/>
                              </w:rPr>
                              <w:t>The data preprocessing workflow for SmCCNet given</w:t>
                            </w:r>
                            <w:r>
                              <w:rPr>
                                <w:i/>
                                <w:iCs/>
                                <w:sz w:val="18"/>
                                <w:szCs w:val="18"/>
                              </w:rPr>
                              <w:t xml:space="preserve"> with</w:t>
                            </w:r>
                            <w:r w:rsidRPr="004E63C0">
                              <w:rPr>
                                <w:i/>
                                <w:iCs/>
                                <w:sz w:val="18"/>
                                <w:szCs w:val="18"/>
                              </w:rPr>
                              <w:t xml:space="preserve"> RNA-Seq, 16S</w:t>
                            </w:r>
                            <w:r>
                              <w:rPr>
                                <w:i/>
                                <w:iCs/>
                                <w:sz w:val="18"/>
                                <w:szCs w:val="18"/>
                              </w:rPr>
                              <w:t xml:space="preserve"> rRNA amplicon sequencing and quantitative phenotypes data. For the RNA-Seq data and 16S rRNA sequencing data, the read counts are normalized, transformed and down-sampled. Eventually, through the outlier screening and standardization, the whole dataset is SmCCNet ready.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2A8D50D" id="Text Box 2" o:spid="_x0000_s1032" type="#_x0000_t202" style="position:absolute;left:0;text-align:left;margin-left:0;margin-top:226.75pt;width:392.5pt;height:84.2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" filled="f" stroked="f">
                <v:textbox>
                  <w:txbxContent>
                    <w:p w14:paraId="4BAD2AF0" w14:textId="52BC7EEC" w:rsidR="00EC2022" w:rsidRPr="009E68FA" w:rsidRDefault="00EC2022" w:rsidP="009E68FA">
                      <w:pPr>
                        <w:spacing w:line="360" w:lineRule="auto"/>
                        <w:jc w:val="both"/>
                        <w:rPr>
                          <w:b/>
                          <w:bCs/>
                          <w:i/>
                          <w:iCs/>
                          <w:sz w:val="18"/>
                          <w:szCs w:val="18"/>
                        </w:rPr>
                      </w:pPr>
                      <w:r w:rsidRPr="004E63C0">
                        <w:rPr>
                          <w:b/>
                          <w:bCs/>
                          <w:i/>
                          <w:iCs/>
                          <w:sz w:val="18"/>
                          <w:szCs w:val="18"/>
                        </w:rPr>
                        <w:t xml:space="preserve">Figure </w:t>
                      </w:r>
                      <w:r>
                        <w:rPr>
                          <w:b/>
                          <w:bCs/>
                          <w:i/>
                          <w:iCs/>
                          <w:sz w:val="18"/>
                          <w:szCs w:val="18"/>
                        </w:rPr>
                        <w:t>3</w:t>
                      </w:r>
                      <w:r w:rsidRPr="004E63C0">
                        <w:rPr>
                          <w:b/>
                          <w:bCs/>
                          <w:i/>
                          <w:iCs/>
                          <w:sz w:val="18"/>
                          <w:szCs w:val="18"/>
                        </w:rPr>
                        <w:t>.</w:t>
                      </w:r>
                      <w:r>
                        <w:t xml:space="preserve"> </w:t>
                      </w:r>
                      <w:r w:rsidRPr="004E63C0">
                        <w:rPr>
                          <w:i/>
                          <w:iCs/>
                          <w:sz w:val="18"/>
                          <w:szCs w:val="18"/>
                        </w:rPr>
                        <w:t xml:space="preserve">The data preprocessing workflow for </w:t>
                      </w:r>
                      <w:proofErr w:type="spellStart"/>
                      <w:r w:rsidRPr="004E63C0">
                        <w:rPr>
                          <w:i/>
                          <w:iCs/>
                          <w:sz w:val="18"/>
                          <w:szCs w:val="18"/>
                        </w:rPr>
                        <w:t>SmCCNet</w:t>
                      </w:r>
                      <w:proofErr w:type="spellEnd"/>
                      <w:r w:rsidRPr="004E63C0">
                        <w:rPr>
                          <w:i/>
                          <w:iCs/>
                          <w:sz w:val="18"/>
                          <w:szCs w:val="18"/>
                        </w:rPr>
                        <w:t xml:space="preserve"> given</w:t>
                      </w:r>
                      <w:r>
                        <w:rPr>
                          <w:i/>
                          <w:iCs/>
                          <w:sz w:val="18"/>
                          <w:szCs w:val="18"/>
                        </w:rPr>
                        <w:t xml:space="preserve"> with</w:t>
                      </w:r>
                      <w:r w:rsidRPr="004E63C0">
                        <w:rPr>
                          <w:i/>
                          <w:iCs/>
                          <w:sz w:val="18"/>
                          <w:szCs w:val="18"/>
                        </w:rPr>
                        <w:t xml:space="preserve"> RNA-Seq, 16S</w:t>
                      </w:r>
                      <w:r>
                        <w:rPr>
                          <w:i/>
                          <w:iCs/>
                          <w:sz w:val="18"/>
                          <w:szCs w:val="18"/>
                        </w:rPr>
                        <w:t xml:space="preserve"> rRNA amplicon sequencing and quantitative phenotypes data. For the RNA-Seq data and 16S rRNA sequencing data, the read counts are normalized, transformed and down-sampled. Eventually, through the outlier screening and standardization, the whole dataset is </w:t>
                      </w:r>
                      <w:proofErr w:type="spellStart"/>
                      <w:r>
                        <w:rPr>
                          <w:i/>
                          <w:iCs/>
                          <w:sz w:val="18"/>
                          <w:szCs w:val="18"/>
                        </w:rPr>
                        <w:t>SmCCNet</w:t>
                      </w:r>
                      <w:proofErr w:type="spellEnd"/>
                      <w:r>
                        <w:rPr>
                          <w:i/>
                          <w:iCs/>
                          <w:sz w:val="18"/>
                          <w:szCs w:val="18"/>
                        </w:rPr>
                        <w:t xml:space="preserve"> ready. </w:t>
                      </w:r>
                    </w:p>
                  </w:txbxContent>
                </v:textbox>
                <w10:wrap type="topAndBottom" anchorx="margin"/>
              </v:shape>
            </w:pict>
          </mc:Fallback>
        </mc:AlternateContent>
      </w:r>
      <w:r>
        <w:rPr>
          <w:noProof/>
        </w:rPr>
        <w:drawing>
          <wp:inline distT="0" distB="0" distL="0" distR="0" wp14:anchorId="0FF6C9CE" wp14:editId="601CA5A5">
            <wp:extent cx="4737182" cy="282508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9888" cy="2850555"/>
                    </a:xfrm>
                    <a:prstGeom prst="rect">
                      <a:avLst/>
                    </a:prstGeom>
                    <a:noFill/>
                  </pic:spPr>
                </pic:pic>
              </a:graphicData>
            </a:graphic>
          </wp:inline>
        </w:drawing>
      </w:r>
    </w:p>
    <w:p w14:paraId="11BA987B" w14:textId="2D8BD430" w:rsidR="002317C0" w:rsidRDefault="002317C0" w:rsidP="002317C0">
      <w:pPr>
        <w:spacing w:line="360" w:lineRule="auto"/>
        <w:jc w:val="both"/>
        <w:rPr>
          <w:rFonts w:ascii="Calibri" w:eastAsia="Calibri" w:hAnsi="Calibri" w:cs="Calibri"/>
        </w:rPr>
      </w:pPr>
      <w:r w:rsidRPr="00F72B03">
        <w:t>The SmCCNet</w:t>
      </w:r>
      <w:r w:rsidR="000121B9">
        <w:t xml:space="preserve"> network analysis approach </w:t>
      </w:r>
      <w:r w:rsidR="00314F51">
        <w:t xml:space="preserve">developed by Shi et al 2019 was applied in this </w:t>
      </w:r>
      <w:r w:rsidR="007F611A">
        <w:t>study to integrate host-transcriptome, gut microbiome with respect to a clinical trait</w:t>
      </w:r>
      <w:r w:rsidR="005554A0">
        <w:fldChar w:fldCharType="begin"/>
      </w:r>
      <w:r w:rsidR="005554A0">
        <w:instrText xml:space="preserve"> ADDIN EN.CITE &lt;EndNote&gt;&lt;Cite&gt;&lt;Author&gt;Shi&lt;/Author&gt;&lt;Year&gt;2019&lt;/Year&gt;&lt;RecNum&gt;6&lt;/RecNum&gt;&lt;DisplayText&gt;[7]&lt;/DisplayText&gt;&lt;record&gt;&lt;rec-number&gt;6&lt;/rec-number&gt;&lt;foreign-keys&gt;&lt;key app="EN" db-id="vf0x2t201sd9eaeeeesx5edapsvvsr0a20za" timestamp="1564457358"&gt;6&lt;/key&gt;&lt;key app="ENWeb" db-id=""&gt;0&lt;/key&gt;&lt;/foreign-keys&gt;&lt;ref-type name="Journal Article"&gt;17&lt;/ref-type&gt;&lt;contributors&gt;&lt;authors&gt;&lt;author&gt;Shi, W. J.&lt;/author&gt;&lt;author&gt;Zhuang, Y.&lt;/author&gt;&lt;author&gt;Russell, P. H.&lt;/author&gt;&lt;author&gt;Hobbs, B. D.&lt;/author&gt;&lt;author&gt;Parker, M. M.&lt;/author&gt;&lt;author&gt;Castaldi, P. J.&lt;/author&gt;&lt;author&gt;Rudra, P.&lt;/author&gt;&lt;author&gt;Vestal, B.&lt;/author&gt;&lt;author&gt;Hersh, C. P.&lt;/author&gt;&lt;author&gt;Saba, L. M.&lt;/author&gt;&lt;author&gt;Kechris, K.&lt;/author&gt;&lt;/authors&gt;&lt;/contributors&gt;&lt;auth-address&gt;Computational Bioscience Program, University of Colorado, Aurora, CO, USA.&amp;#xD;Department of Biostatistics and Informatics, University of Colorado, Aurora, CO, USA.&amp;#xD;Channing Division of Network Medicine, Brigham and Women&amp;apos;s Hospital, Boston, MA, USA.&amp;#xD;Division of Pulmonary and Critical Care Medicine, Brigham and Women&amp;apos;s Hospital, Boston, MA.&amp;#xD;Center for Genes, Environment &amp;amp; Health, National Jewish Health, Denver, CO, USA.&amp;#xD;Department of Pharmaceutical Sciences, University of Colorado, Aurora, CO, USA.&lt;/auth-address&gt;&lt;titles&gt;&lt;title&gt;Unsupervised discovery of phenotype specific multi-omics networks&lt;/title&gt;&lt;secondary-title&gt;Bioinformatics&lt;/secondary-title&gt;&lt;/titles&gt;&lt;periodical&gt;&lt;full-title&gt;Bioinformatics&lt;/full-title&gt;&lt;/periodical&gt;&lt;edition&gt;2019/04/09&lt;/edition&gt;&lt;dates&gt;&lt;year&gt;2019&lt;/year&gt;&lt;pub-dates&gt;&lt;date&gt;Apr 8&lt;/date&gt;&lt;/pub-dates&gt;&lt;/dates&gt;&lt;isbn&gt;1367-4811 (Electronic)&amp;#xD;1367-4803 (Linking)&lt;/isbn&gt;&lt;accession-num&gt;30957844&lt;/accession-num&gt;&lt;urls&gt;&lt;related-urls&gt;&lt;url&gt;https://www.ncbi.nlm.nih.gov/pubmed/30957844&lt;/url&gt;&lt;/related-urls&gt;&lt;/urls&gt;&lt;electronic-resource-num&gt;10.1093/bioinformatics/btz226&lt;/electronic-resource-num&gt;&lt;/record&gt;&lt;/Cite&gt;&lt;/EndNote&gt;</w:instrText>
      </w:r>
      <w:r w:rsidR="005554A0">
        <w:fldChar w:fldCharType="separate"/>
      </w:r>
      <w:r w:rsidR="005554A0">
        <w:rPr>
          <w:noProof/>
        </w:rPr>
        <w:t>[7]</w:t>
      </w:r>
      <w:r w:rsidR="005554A0">
        <w:fldChar w:fldCharType="end"/>
      </w:r>
      <w:r w:rsidR="00314F51">
        <w:t>.</w:t>
      </w:r>
      <w:r w:rsidR="00F86CF1">
        <w:t xml:space="preserve"> </w:t>
      </w:r>
      <w:r w:rsidR="008A4572">
        <w:t xml:space="preserve">As shown in </w:t>
      </w:r>
      <w:r w:rsidR="008A4572" w:rsidRPr="006748BF">
        <w:rPr>
          <w:b/>
          <w:bCs/>
          <w:i/>
          <w:iCs/>
        </w:rPr>
        <w:t xml:space="preserve">Figure </w:t>
      </w:r>
      <w:r w:rsidR="008940D6">
        <w:rPr>
          <w:b/>
          <w:bCs/>
          <w:i/>
          <w:iCs/>
        </w:rPr>
        <w:t>3</w:t>
      </w:r>
      <w:r w:rsidR="008A4572">
        <w:t xml:space="preserve">, three data sets on the same cohort were prepared for SmCCNet. </w:t>
      </w:r>
      <w:r w:rsidR="00F86CF1">
        <w:t xml:space="preserve">However, </w:t>
      </w:r>
      <w:r w:rsidR="00294464">
        <w:t xml:space="preserve">for </w:t>
      </w:r>
      <w:r w:rsidR="006C628C">
        <w:t>all three datasets</w:t>
      </w:r>
      <w:r w:rsidR="00294464">
        <w:t>, there are special considerations, especially for the</w:t>
      </w:r>
      <w:r w:rsidR="00C91740">
        <w:t xml:space="preserve"> microbiome data</w:t>
      </w:r>
      <w:r w:rsidR="00294464">
        <w:t>: 1)</w:t>
      </w:r>
      <w:r w:rsidR="00D13336">
        <w:t xml:space="preserve"> </w:t>
      </w:r>
      <w:r w:rsidR="00294464">
        <w:rPr>
          <w:rFonts w:ascii="Calibri" w:eastAsia="Calibri" w:hAnsi="Calibri" w:cs="Calibri"/>
        </w:rPr>
        <w:t>T</w:t>
      </w:r>
      <w:r w:rsidR="00D13336">
        <w:rPr>
          <w:rFonts w:ascii="Calibri" w:eastAsia="Calibri" w:hAnsi="Calibri" w:cs="Calibri"/>
        </w:rPr>
        <w:t xml:space="preserve">he dataset should also be screened for missing data, because the algorithm only works for complete case analysis, where none of features and subjects has missing values. </w:t>
      </w:r>
      <w:r w:rsidR="00294464">
        <w:rPr>
          <w:rFonts w:ascii="Calibri" w:eastAsia="Calibri" w:hAnsi="Calibri" w:cs="Calibri"/>
        </w:rPr>
        <w:t>2) A</w:t>
      </w:r>
      <w:r w:rsidR="00D13336" w:rsidRPr="0AB0F4F0">
        <w:rPr>
          <w:rFonts w:ascii="Calibri" w:eastAsia="Calibri" w:hAnsi="Calibri" w:cs="Calibri"/>
        </w:rPr>
        <w:t xml:space="preserve">lthough SmCCNet does not require normality, it calculates the Pearson correlation </w:t>
      </w:r>
      <w:r w:rsidR="00D13336" w:rsidRPr="0AB0F4F0">
        <w:rPr>
          <w:rFonts w:ascii="Calibri" w:eastAsia="Calibri" w:hAnsi="Calibri" w:cs="Calibri"/>
        </w:rPr>
        <w:lastRenderedPageBreak/>
        <w:t xml:space="preserve">between linear combinations of </w:t>
      </w:r>
      <w:r w:rsidR="00EF4185">
        <w:rPr>
          <w:rFonts w:ascii="Calibri" w:eastAsia="Calibri" w:hAnsi="Calibri" w:cs="Calibri"/>
        </w:rPr>
        <w:t>Omics</w:t>
      </w:r>
      <w:r w:rsidR="00D13336" w:rsidRPr="0AB0F4F0">
        <w:rPr>
          <w:rFonts w:ascii="Calibri" w:eastAsia="Calibri" w:hAnsi="Calibri" w:cs="Calibri"/>
        </w:rPr>
        <w:t xml:space="preserve"> features and the phenotype, which assumes finite variances and finite covariance</w:t>
      </w:r>
      <w:r w:rsidR="00294464">
        <w:rPr>
          <w:rFonts w:ascii="Calibri" w:eastAsia="Calibri" w:hAnsi="Calibri" w:cs="Calibri"/>
        </w:rPr>
        <w:t>, which holds for typical data</w:t>
      </w:r>
      <w:r w:rsidR="00D13336" w:rsidRPr="0AB0F4F0">
        <w:rPr>
          <w:rFonts w:ascii="Calibri" w:eastAsia="Calibri" w:hAnsi="Calibri" w:cs="Calibri"/>
        </w:rPr>
        <w:t>.</w:t>
      </w:r>
      <w:r w:rsidR="002773F0">
        <w:rPr>
          <w:rFonts w:ascii="Calibri" w:eastAsia="Calibri" w:hAnsi="Calibri" w:cs="Calibri"/>
        </w:rPr>
        <w:t xml:space="preserve"> </w:t>
      </w:r>
      <w:r w:rsidR="00294464">
        <w:rPr>
          <w:rFonts w:ascii="Calibri" w:eastAsia="Calibri" w:hAnsi="Calibri" w:cs="Calibri"/>
        </w:rPr>
        <w:t>3) T</w:t>
      </w:r>
      <w:r w:rsidR="00596E69" w:rsidRPr="00596E69">
        <w:rPr>
          <w:rFonts w:ascii="Calibri" w:eastAsia="Calibri" w:hAnsi="Calibri" w:cs="Calibri"/>
        </w:rPr>
        <w:t xml:space="preserve">he results of SmCCNet model can be impacted disproportionally by highly skewed data and/or zero-inflated data. </w:t>
      </w:r>
      <w:r w:rsidR="003E4D23">
        <w:rPr>
          <w:rFonts w:ascii="Calibri" w:eastAsia="Calibri" w:hAnsi="Calibri" w:cs="Calibri"/>
        </w:rPr>
        <w:t>Thus</w:t>
      </w:r>
      <w:r w:rsidR="00D13336">
        <w:rPr>
          <w:rFonts w:ascii="Calibri" w:eastAsia="Calibri" w:hAnsi="Calibri" w:cs="Calibri"/>
        </w:rPr>
        <w:t>, i</w:t>
      </w:r>
      <w:r w:rsidR="00D13336" w:rsidRPr="0AB0F4F0">
        <w:rPr>
          <w:rFonts w:ascii="Calibri" w:eastAsia="Calibri" w:hAnsi="Calibri" w:cs="Calibri"/>
        </w:rPr>
        <w:t>t is necessary to include a transformation if the data are skewed</w:t>
      </w:r>
      <w:r w:rsidR="00D13336">
        <w:rPr>
          <w:rFonts w:ascii="Calibri" w:eastAsia="Calibri" w:hAnsi="Calibri" w:cs="Calibri"/>
        </w:rPr>
        <w:t xml:space="preserve">. </w:t>
      </w:r>
      <w:r w:rsidR="00EF4185">
        <w:rPr>
          <w:rFonts w:ascii="Calibri" w:eastAsia="Calibri" w:hAnsi="Calibri" w:cs="Calibri"/>
        </w:rPr>
        <w:t>Omics</w:t>
      </w:r>
      <w:r w:rsidR="00294464">
        <w:rPr>
          <w:rFonts w:ascii="Calibri" w:eastAsia="Calibri" w:hAnsi="Calibri" w:cs="Calibri"/>
        </w:rPr>
        <w:t>4)</w:t>
      </w:r>
      <w:r w:rsidR="0088243E">
        <w:rPr>
          <w:rFonts w:ascii="Calibri" w:eastAsia="Calibri" w:hAnsi="Calibri" w:cs="Calibri"/>
        </w:rPr>
        <w:t xml:space="preserve"> CCA is designed for linear relationships among variables, which means one should be careful of curvilinear patterns. </w:t>
      </w:r>
      <w:r w:rsidR="00294464">
        <w:t>5)</w:t>
      </w:r>
      <w:r w:rsidR="008708C9">
        <w:t xml:space="preserve"> </w:t>
      </w:r>
      <w:r w:rsidR="00294464">
        <w:t>G</w:t>
      </w:r>
      <w:r w:rsidR="008708C9">
        <w:t xml:space="preserve">ene expression data obtained with HTS methods </w:t>
      </w:r>
      <w:r w:rsidR="00294464">
        <w:t>may be heteroscedastic</w:t>
      </w:r>
      <w:r w:rsidR="008708C9">
        <w:t xml:space="preserve">, where the variability of gene expression </w:t>
      </w:r>
      <w:r w:rsidR="00B81A6E">
        <w:t xml:space="preserve">is unequal across genes and highly expressed genes tend to have higher </w:t>
      </w:r>
      <w:r w:rsidR="00294464">
        <w:t>variability</w:t>
      </w:r>
      <w:r w:rsidR="00B81A6E">
        <w:t xml:space="preserve">. </w:t>
      </w:r>
      <w:r w:rsidR="00294464">
        <w:t xml:space="preserve">6) </w:t>
      </w:r>
      <w:r w:rsidR="00B81A6E">
        <w:t xml:space="preserve">For microbiome data, the data is compositional where the RA of taxa sum to 1. </w:t>
      </w:r>
      <w:r w:rsidR="008708C9">
        <w:t xml:space="preserve"> </w:t>
      </w:r>
      <w:r w:rsidR="00294464">
        <w:t xml:space="preserve">7) </w:t>
      </w:r>
      <w:r w:rsidR="00837455">
        <w:t xml:space="preserve"> </w:t>
      </w:r>
      <w:r w:rsidR="00706452" w:rsidRPr="00706452">
        <w:t>As a CCA based method, outliers can cause severe problem</w:t>
      </w:r>
      <w:r w:rsidR="00294464">
        <w:t>s</w:t>
      </w:r>
      <w:r w:rsidR="00706452" w:rsidRPr="00706452">
        <w:t xml:space="preserve"> to the SmCCNet algorithm.</w:t>
      </w:r>
      <w:r w:rsidR="00706452">
        <w:t xml:space="preserve"> </w:t>
      </w:r>
      <w:r w:rsidR="00294464">
        <w:t xml:space="preserve">In summary, the </w:t>
      </w:r>
      <w:r w:rsidR="00861C58">
        <w:t xml:space="preserve">above challenges </w:t>
      </w:r>
      <w:r w:rsidR="00294464">
        <w:t>will be addressed</w:t>
      </w:r>
      <w:r w:rsidR="00861C58">
        <w:t xml:space="preserve"> through our data preprocessing framework</w:t>
      </w:r>
      <w:r w:rsidR="00735302">
        <w:t>.</w:t>
      </w:r>
      <w:r w:rsidR="0088243E" w:rsidRPr="0088243E">
        <w:rPr>
          <w:rFonts w:ascii="Calibri" w:eastAsia="Calibri" w:hAnsi="Calibri" w:cs="Calibri"/>
        </w:rPr>
        <w:t xml:space="preserve"> </w:t>
      </w:r>
    </w:p>
    <w:p w14:paraId="7035C3FB" w14:textId="13E167CB" w:rsidR="00B77087" w:rsidRDefault="00B77087" w:rsidP="002317C0">
      <w:pPr>
        <w:spacing w:line="360" w:lineRule="auto"/>
        <w:jc w:val="both"/>
      </w:pPr>
      <w:r>
        <w:t>Below we describe the different data preprocessing steps for the two data types transcriptome or microbiome respectively.</w:t>
      </w:r>
    </w:p>
    <w:p w14:paraId="657AA689" w14:textId="3342D00A" w:rsidR="00064419" w:rsidRPr="007E61D0" w:rsidRDefault="00064419" w:rsidP="007E61D0">
      <w:pPr>
        <w:pStyle w:val="Heading2"/>
        <w:rPr>
          <w:color w:val="auto"/>
        </w:rPr>
      </w:pPr>
      <w:bookmarkStart w:id="105" w:name="_Toc19020047"/>
      <w:r w:rsidRPr="007E61D0">
        <w:rPr>
          <w:color w:val="auto"/>
        </w:rPr>
        <w:t>Data Preprocessing</w:t>
      </w:r>
      <w:r w:rsidR="00492C7C">
        <w:rPr>
          <w:color w:val="auto"/>
        </w:rPr>
        <w:t>: Normalization</w:t>
      </w:r>
      <w:bookmarkEnd w:id="105"/>
      <w:r w:rsidR="00492C7C">
        <w:rPr>
          <w:color w:val="auto"/>
        </w:rPr>
        <w:t xml:space="preserve"> </w:t>
      </w:r>
    </w:p>
    <w:p w14:paraId="7639021C" w14:textId="5467C997" w:rsidR="00862F8A" w:rsidRDefault="00ED6644" w:rsidP="002317C0">
      <w:pPr>
        <w:spacing w:line="360" w:lineRule="auto"/>
        <w:jc w:val="both"/>
      </w:pPr>
      <w:r>
        <w:t>We applied t</w:t>
      </w:r>
      <w:r w:rsidR="00B83167">
        <w:t xml:space="preserve">he trimmed mean of M values (TMM) normalization method from edgeR (version 3.24.3) </w:t>
      </w:r>
      <w:r w:rsidR="00B25CB4">
        <w:t xml:space="preserve">or </w:t>
      </w:r>
      <w:r>
        <w:t xml:space="preserve">the </w:t>
      </w:r>
      <w:r w:rsidR="00B83167">
        <w:t xml:space="preserve">DESeq2 </w:t>
      </w:r>
      <w:r w:rsidR="00452ABF">
        <w:t xml:space="preserve">normalization method </w:t>
      </w:r>
      <w:r w:rsidR="00B83167">
        <w:t>(version 1.22.2)</w:t>
      </w:r>
      <w:r w:rsidR="00B77087">
        <w:t xml:space="preserve"> </w:t>
      </w:r>
      <w:r>
        <w:t>and compared the methods using</w:t>
      </w:r>
      <w:r w:rsidR="00B77087">
        <w:t xml:space="preserve"> </w:t>
      </w:r>
      <w:r w:rsidR="00452ABF" w:rsidRPr="007D63A0">
        <w:t xml:space="preserve"> relative log expression (RLE) plots</w:t>
      </w:r>
      <w:r w:rsidR="00B83167">
        <w:fldChar w:fldCharType="begin">
          <w:fldData xml:space="preserve">PEVuZE5vdGU+PENpdGU+PEF1dGhvcj5Sb2JpbnNvbjwvQXV0aG9yPjxZZWFyPjIwMTA8L1llYXI+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</w:fldData>
        </w:fldChar>
      </w:r>
      <w:r w:rsidR="000431E6">
        <w:instrText xml:space="preserve"> ADDIN EN.CITE </w:instrText>
      </w:r>
      <w:r w:rsidR="000431E6">
        <w:fldChar w:fldCharType="begin">
          <w:fldData xml:space="preserve">PEVuZE5vdGU+PENpdGU+PEF1dGhvcj5Sb2JpbnNvbjwvQXV0aG9yPjxZZWFyPjIwMTA8L1llYXI+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</w:fldData>
        </w:fldChar>
      </w:r>
      <w:r w:rsidR="000431E6">
        <w:instrText xml:space="preserve"> ADDIN EN.CITE.DATA </w:instrText>
      </w:r>
      <w:r w:rsidR="000431E6">
        <w:fldChar w:fldCharType="end"/>
      </w:r>
      <w:r w:rsidR="00B83167">
        <w:fldChar w:fldCharType="separate"/>
      </w:r>
      <w:r w:rsidR="000431E6">
        <w:rPr>
          <w:noProof/>
        </w:rPr>
        <w:t>[37, 38]</w:t>
      </w:r>
      <w:r w:rsidR="00B83167">
        <w:fldChar w:fldCharType="end"/>
      </w:r>
      <w:r w:rsidR="00B83167">
        <w:t>. The TMM is a simple yet robust way to estimate the ratio of RNA production</w:t>
      </w:r>
      <w:r w:rsidR="00B83167">
        <w:rPr>
          <w:rFonts w:ascii="Calibri" w:eastAsia="Calibri" w:hAnsi="Calibri" w:cs="Calibri"/>
        </w:rPr>
        <w:fldChar w:fldCharType="begin"/>
      </w:r>
      <w:r w:rsidR="000431E6">
        <w:rPr>
          <w:rFonts w:ascii="Calibri" w:eastAsia="Calibri" w:hAnsi="Calibri" w:cs="Calibri"/>
        </w:rPr>
        <w:instrText xml:space="preserve"> ADDIN EN.CITE &lt;EndNote&gt;&lt;Cite&gt;&lt;Author&gt;Robinson&lt;/Author&gt;&lt;Year&gt;2010&lt;/Year&gt;&lt;RecNum&gt;36&lt;/RecNum&gt;&lt;DisplayText&gt;[39]&lt;/DisplayText&gt;&lt;record&gt;&lt;rec-number&gt;36&lt;/rec-number&gt;&lt;foreign-keys&gt;&lt;key app="EN" db-id="vf0x2t201sd9eaeeeesx5edapsvvsr0a20za" timestamp="1566346429"&gt;36&lt;/key&gt;&lt;key app="ENWeb" db-id=""&gt;0&lt;/key&gt;&lt;/foreign-keys&gt;&lt;ref-type name="Journal Article"&gt;17&lt;/ref-type&gt;&lt;contributors&gt;&lt;authors&gt;&lt;author&gt;Robinson, M. D.&lt;/author&gt;&lt;author&gt;Oshlack, A.&lt;/author&gt;&lt;/authors&gt;&lt;/contributors&gt;&lt;auth-address&gt;Bioinformatics Division, Walter and Eliza Hall Institute, 1G Royal Parade, Parkville, Australia. mrobinson@wehi.edu.au&lt;/auth-address&gt;&lt;titles&gt;&lt;title&gt;A scaling normalization method for differential expression analysis of RNA-seq data&lt;/title&gt;&lt;secondary-title&gt;Genome Biol&lt;/secondary-title&gt;&lt;/titles&gt;&lt;periodical&gt;&lt;full-title&gt;Genome Biol&lt;/full-title&gt;&lt;/periodical&gt;&lt;pages&gt;R25&lt;/pages&gt;&lt;volume&gt;11&lt;/volume&gt;&lt;number&gt;3&lt;/number&gt;&lt;edition&gt;2010/03/04&lt;/edition&gt;&lt;keywords&gt;&lt;keyword&gt;Base Sequence/*genetics&lt;/keyword&gt;&lt;keyword&gt;Computer Simulation&lt;/keyword&gt;&lt;keyword&gt;Gene Expression Profiling/*methods&lt;/keyword&gt;&lt;keyword&gt;Gene Library&lt;/keyword&gt;&lt;keyword&gt;Models, Statistical&lt;/keyword&gt;&lt;keyword&gt;RNA/*genetics&lt;/keyword&gt;&lt;/keywords&gt;&lt;dates&gt;&lt;year&gt;2010&lt;/year&gt;&lt;/dates&gt;&lt;isbn&gt;1474-760X (Electronic)&amp;#xD;1474-7596 (Linking)&lt;/isbn&gt;&lt;accession-num&gt;20196867&lt;/accession-num&gt;&lt;urls&gt;&lt;related-urls&gt;&lt;url&gt;https://www.ncbi.nlm.nih.gov/pubmed/20196867&lt;/url&gt;&lt;/related-urls&gt;&lt;/urls&gt;&lt;custom2&gt;PMC2864565&lt;/custom2&gt;&lt;electronic-resource-num&gt;10.1186/gb-2010-11-3-r25&lt;/electronic-resource-num&gt;&lt;/record&gt;&lt;/Cite&gt;&lt;/EndNote&gt;</w:instrText>
      </w:r>
      <w:r w:rsidR="00B83167">
        <w:rPr>
          <w:rFonts w:ascii="Calibri" w:eastAsia="Calibri" w:hAnsi="Calibri" w:cs="Calibri"/>
        </w:rPr>
        <w:fldChar w:fldCharType="separate"/>
      </w:r>
      <w:r w:rsidR="000431E6">
        <w:rPr>
          <w:rFonts w:ascii="Calibri" w:eastAsia="Calibri" w:hAnsi="Calibri" w:cs="Calibri"/>
          <w:noProof/>
        </w:rPr>
        <w:t>[39]</w:t>
      </w:r>
      <w:r w:rsidR="00B83167">
        <w:rPr>
          <w:rFonts w:ascii="Calibri" w:eastAsia="Calibri" w:hAnsi="Calibri" w:cs="Calibri"/>
        </w:rPr>
        <w:fldChar w:fldCharType="end"/>
      </w:r>
      <w:r w:rsidR="00B83167">
        <w:t xml:space="preserve">. In general, the </w:t>
      </w:r>
      <w:r w:rsidR="00B83167" w:rsidRPr="007D63A0">
        <w:t>TMM method calculates the scaling normalization factor for each sample by accounting for library size and observed counts, while under the assumption that the majority of genes are not</w:t>
      </w:r>
      <w:r w:rsidR="00B83167">
        <w:t xml:space="preserve"> differentially expressed</w:t>
      </w:r>
      <w:r w:rsidR="00B83167">
        <w:fldChar w:fldCharType="begin"/>
      </w:r>
      <w:r w:rsidR="000431E6">
        <w:instrText xml:space="preserve"> ADDIN EN.CITE &lt;EndNote&gt;&lt;Cite&gt;&lt;Author&gt;Robinson&lt;/Author&gt;&lt;Year&gt;2010&lt;/Year&gt;&lt;RecNum&gt;36&lt;/RecNum&gt;&lt;DisplayText&gt;[39]&lt;/DisplayText&gt;&lt;record&gt;&lt;rec-number&gt;36&lt;/rec-number&gt;&lt;foreign-keys&gt;&lt;key app="EN" db-id="vf0x2t201sd9eaeeeesx5edapsvvsr0a20za" timestamp="1566346429"&gt;36&lt;/key&gt;&lt;key app="ENWeb" db-id=""&gt;0&lt;/key&gt;&lt;/foreign-keys&gt;&lt;ref-type name="Journal Article"&gt;17&lt;/ref-type&gt;&lt;contributors&gt;&lt;authors&gt;&lt;author&gt;Robinson, M. D.&lt;/author&gt;&lt;author&gt;Oshlack, A.&lt;/author&gt;&lt;/authors&gt;&lt;/contributors&gt;&lt;auth-address&gt;Bioinformatics Division, Walter and Eliza Hall Institute, 1G Royal Parade, Parkville, Australia. mrobinson@wehi.edu.au&lt;/auth-address&gt;&lt;titles&gt;&lt;title&gt;A scaling normalization method for differential expression analysis of RNA-seq data&lt;/title&gt;&lt;secondary-title&gt;Genome Biol&lt;/secondary-title&gt;&lt;/titles&gt;&lt;periodical&gt;&lt;full-title&gt;Genome Biol&lt;/full-title&gt;&lt;/periodical&gt;&lt;pages&gt;R25&lt;/pages&gt;&lt;volume&gt;11&lt;/volume&gt;&lt;number&gt;3&lt;/number&gt;&lt;edition&gt;2010/03/04&lt;/edition&gt;&lt;keywords&gt;&lt;keyword&gt;Base Sequence/*genetics&lt;/keyword&gt;&lt;keyword&gt;Computer Simulation&lt;/keyword&gt;&lt;keyword&gt;Gene Expression Profiling/*methods&lt;/keyword&gt;&lt;keyword&gt;Gene Library&lt;/keyword&gt;&lt;keyword&gt;Models, Statistical&lt;/keyword&gt;&lt;keyword&gt;RNA/*genetics&lt;/keyword&gt;&lt;/keywords&gt;&lt;dates&gt;&lt;year&gt;2010&lt;/year&gt;&lt;/dates&gt;&lt;isbn&gt;1474-760X (Electronic)&amp;#xD;1474-7596 (Linking)&lt;/isbn&gt;&lt;accession-num&gt;20196867&lt;/accession-num&gt;&lt;urls&gt;&lt;related-urls&gt;&lt;url&gt;https://www.ncbi.nlm.nih.gov/pubmed/20196867&lt;/url&gt;&lt;/related-urls&gt;&lt;/urls&gt;&lt;custom2&gt;PMC2864565&lt;/custom2&gt;&lt;electronic-resource-num&gt;10.1186/gb-2010-11-3-r25&lt;/electronic-resource-num&gt;&lt;/record&gt;&lt;/Cite&gt;&lt;/EndNote&gt;</w:instrText>
      </w:r>
      <w:r w:rsidR="00B83167">
        <w:fldChar w:fldCharType="separate"/>
      </w:r>
      <w:r w:rsidR="000431E6">
        <w:rPr>
          <w:noProof/>
        </w:rPr>
        <w:t>[39]</w:t>
      </w:r>
      <w:r w:rsidR="00B83167">
        <w:fldChar w:fldCharType="end"/>
      </w:r>
      <w:r w:rsidR="00B83167" w:rsidRPr="007D63A0">
        <w:t xml:space="preserve">. </w:t>
      </w:r>
    </w:p>
    <w:p w14:paraId="70856DCB" w14:textId="284255BF" w:rsidR="008D21A5" w:rsidRDefault="008D21A5" w:rsidP="002317C0">
      <w:pPr>
        <w:spacing w:line="360" w:lineRule="auto"/>
        <w:jc w:val="both"/>
      </w:pPr>
      <w:r>
        <w:t>To account for the issue of different library sizes</w:t>
      </w:r>
      <w:r w:rsidR="00015C11">
        <w:t xml:space="preserve">, the counts of OTUs are divided by corresponding library size to </w:t>
      </w:r>
      <w:r w:rsidR="00E60860">
        <w:t xml:space="preserve">generate RA. </w:t>
      </w:r>
    </w:p>
    <w:p w14:paraId="6A7484B8" w14:textId="2F0F5DBD" w:rsidR="00A8779C" w:rsidRPr="00A8779C" w:rsidRDefault="00A8779C" w:rsidP="00A8779C">
      <w:pPr>
        <w:pStyle w:val="Heading2"/>
        <w:rPr>
          <w:color w:val="auto"/>
        </w:rPr>
      </w:pPr>
      <w:bookmarkStart w:id="106" w:name="_Toc19020048"/>
      <w:r w:rsidRPr="007E61D0">
        <w:rPr>
          <w:color w:val="auto"/>
        </w:rPr>
        <w:t>Data Preprocessing</w:t>
      </w:r>
      <w:r>
        <w:rPr>
          <w:color w:val="auto"/>
        </w:rPr>
        <w:t>: Transformation</w:t>
      </w:r>
      <w:bookmarkEnd w:id="106"/>
    </w:p>
    <w:p w14:paraId="4611D48E" w14:textId="56622DD5" w:rsidR="003F31BF" w:rsidRDefault="003F31BF" w:rsidP="003F31BF">
      <w:pPr>
        <w:spacing w:line="360" w:lineRule="auto"/>
        <w:jc w:val="both"/>
      </w:pPr>
      <w:r>
        <w:t xml:space="preserve">The normalized gene counts still have skewness and </w:t>
      </w:r>
      <w:r w:rsidRPr="0AB0F4F0">
        <w:rPr>
          <w:rFonts w:ascii="Calibri" w:eastAsia="Calibri" w:hAnsi="Calibri" w:cs="Calibri"/>
        </w:rPr>
        <w:t>heteroskedasticity</w:t>
      </w:r>
      <w:r>
        <w:rPr>
          <w:rFonts w:ascii="Calibri" w:eastAsia="Calibri" w:hAnsi="Calibri" w:cs="Calibri"/>
        </w:rPr>
        <w:t xml:space="preserve"> issues</w:t>
      </w:r>
      <w:r w:rsidRPr="0AB0F4F0">
        <w:rPr>
          <w:rFonts w:ascii="Calibri" w:eastAsia="Calibri" w:hAnsi="Calibri" w:cs="Calibri"/>
        </w:rPr>
        <w:t>.</w:t>
      </w:r>
      <w:r>
        <w:rPr>
          <w:rFonts w:ascii="Calibri" w:eastAsia="Calibri" w:hAnsi="Calibri" w:cs="Calibri"/>
        </w:rPr>
        <w:t xml:space="preserve"> Hence</w:t>
      </w:r>
      <w:r w:rsidRPr="0AB0F4F0">
        <w:rPr>
          <w:rFonts w:ascii="Calibri" w:eastAsia="Calibri" w:hAnsi="Calibri" w:cs="Calibri"/>
        </w:rPr>
        <w:t xml:space="preserve">, </w:t>
      </w:r>
      <w:r>
        <w:rPr>
          <w:rFonts w:ascii="Calibri" w:eastAsia="Calibri" w:hAnsi="Calibri" w:cs="Calibri"/>
        </w:rPr>
        <w:t xml:space="preserve">the </w:t>
      </w:r>
      <w:r w:rsidRPr="0AB0F4F0">
        <w:rPr>
          <w:rFonts w:ascii="Calibri" w:eastAsia="Calibri" w:hAnsi="Calibri" w:cs="Calibri"/>
        </w:rPr>
        <w:t>regularized logarithm (</w:t>
      </w:r>
      <w:r>
        <w:rPr>
          <w:rFonts w:ascii="Calibri" w:eastAsia="Calibri" w:hAnsi="Calibri" w:cs="Calibri"/>
        </w:rPr>
        <w:t>r</w:t>
      </w:r>
      <w:r w:rsidRPr="0AB0F4F0">
        <w:rPr>
          <w:rFonts w:ascii="Calibri" w:eastAsia="Calibri" w:hAnsi="Calibri" w:cs="Calibri"/>
        </w:rPr>
        <w:t>log) transformation was applied to stabilize the variance</w:t>
      </w:r>
      <w:r>
        <w:rPr>
          <w:rFonts w:ascii="Calibri" w:eastAsia="Calibri" w:hAnsi="Calibri" w:cs="Calibri"/>
        </w:rPr>
        <w:fldChar w:fldCharType="begin"/>
      </w:r>
      <w:r w:rsidR="000431E6">
        <w:rPr>
          <w:rFonts w:ascii="Calibri" w:eastAsia="Calibri" w:hAnsi="Calibri" w:cs="Calibri"/>
        </w:rPr>
        <w:instrText xml:space="preserve"> ADDIN EN.CITE &lt;EndNote&gt;&lt;Cite&gt;&lt;Author&gt;Love&lt;/Author&gt;&lt;Year&gt;2014&lt;/Year&gt;&lt;RecNum&gt;37&lt;/RecNum&gt;&lt;DisplayText&gt;[38]&lt;/DisplayText&gt;&lt;record&gt;&lt;rec-number&gt;37&lt;/rec-number&gt;&lt;foreign-keys&gt;&lt;key app="EN" db-id="vf0x2t201sd9eaeeeesx5edapsvvsr0a20za" timestamp="1566346612"&gt;37&lt;/key&gt;&lt;key app="ENWeb" db-id=""&gt;0&lt;/key&gt;&lt;/foreign-keys&gt;&lt;ref-type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Biol&lt;/full-title&gt;&lt;/periodical&gt;&lt;pages&gt;550&lt;/pages&gt;&lt;volume&gt;15&lt;/volume&gt;&lt;number&gt;12&lt;/number&gt;&lt;edition&gt;2014/12/18&lt;/edition&gt;&lt;keywords&gt;&lt;keyword&gt;Algorithms&lt;/keyword&gt;&lt;keyword&gt;Computational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s://www.ncbi.nlm.nih.gov/pubmed/25516281&lt;/url&gt;&lt;/related-urls&gt;&lt;/urls&gt;&lt;custom2&gt;PMC4302049&lt;/custom2&gt;&lt;electronic-resource-num&gt;10.1186/s13059-014-0550-8&lt;/electronic-resource-num&gt;&lt;/record&gt;&lt;/Cite&gt;&lt;/EndNote&gt;</w:instrText>
      </w:r>
      <w:r>
        <w:rPr>
          <w:rFonts w:ascii="Calibri" w:eastAsia="Calibri" w:hAnsi="Calibri" w:cs="Calibri"/>
        </w:rPr>
        <w:fldChar w:fldCharType="separate"/>
      </w:r>
      <w:r w:rsidR="000431E6">
        <w:rPr>
          <w:rFonts w:ascii="Calibri" w:eastAsia="Calibri" w:hAnsi="Calibri" w:cs="Calibri"/>
          <w:noProof/>
        </w:rPr>
        <w:t>[38]</w:t>
      </w:r>
      <w:r>
        <w:rPr>
          <w:rFonts w:ascii="Calibri" w:eastAsia="Calibri" w:hAnsi="Calibri" w:cs="Calibri"/>
        </w:rPr>
        <w:fldChar w:fldCharType="end"/>
      </w:r>
      <w:r w:rsidRPr="0AB0F4F0">
        <w:rPr>
          <w:rFonts w:ascii="Calibri" w:eastAsia="Calibri" w:hAnsi="Calibri" w:cs="Calibri"/>
        </w:rPr>
        <w:t>. The rlog-transformed values are the fitted values</w:t>
      </w:r>
      <w:r>
        <w:rPr>
          <w:rFonts w:ascii="Calibri" w:eastAsia="Calibri" w:hAnsi="Calibri" w:cs="Calibri"/>
        </w:rPr>
        <w:t xml:space="preserve"> defined as:</w:t>
      </w:r>
    </w:p>
    <w:p w14:paraId="351419D0" w14:textId="77777777" w:rsidR="003F31BF" w:rsidRPr="009B0247" w:rsidRDefault="003F31BF" w:rsidP="003F31BF">
      <w:pPr>
        <w:pStyle w:val="Caption"/>
        <w:keepNext/>
        <w:jc w:val="both"/>
        <w:rPr>
          <w:b/>
          <w:bCs/>
          <w:color w:val="000000" w:themeColor="text1"/>
        </w:rPr>
      </w:pPr>
      <w:r w:rsidRPr="009B0247">
        <w:rPr>
          <w:b/>
          <w:bCs/>
          <w:color w:val="000000" w:themeColor="text1"/>
        </w:rPr>
        <w:t xml:space="preserve">Equation </w:t>
      </w:r>
      <w:r w:rsidRPr="009B0247">
        <w:rPr>
          <w:b/>
          <w:bCs/>
          <w:color w:val="000000" w:themeColor="text1"/>
        </w:rPr>
        <w:fldChar w:fldCharType="begin"/>
      </w:r>
      <w:r w:rsidRPr="009B0247">
        <w:rPr>
          <w:b/>
          <w:bCs/>
          <w:color w:val="000000" w:themeColor="text1"/>
        </w:rPr>
        <w:instrText xml:space="preserve"> SEQ Equation \* ARABIC </w:instrText>
      </w:r>
      <w:r w:rsidRPr="009B0247">
        <w:rPr>
          <w:b/>
          <w:bCs/>
          <w:color w:val="000000" w:themeColor="text1"/>
        </w:rPr>
        <w:fldChar w:fldCharType="separate"/>
      </w:r>
      <w:r>
        <w:rPr>
          <w:b/>
          <w:bCs/>
          <w:noProof/>
          <w:color w:val="000000" w:themeColor="text1"/>
        </w:rPr>
        <w:t>5</w:t>
      </w:r>
      <w:r w:rsidRPr="009B0247">
        <w:rPr>
          <w:b/>
          <w:bCs/>
          <w:color w:val="000000" w:themeColor="text1"/>
        </w:rPr>
        <w:fldChar w:fldCharType="end"/>
      </w:r>
    </w:p>
    <w:p w14:paraId="5F2F0C50" w14:textId="77777777" w:rsidR="003F31BF" w:rsidRPr="0081476B" w:rsidRDefault="003F31BF" w:rsidP="003F31BF">
      <w:pPr>
        <w:spacing w:line="360" w:lineRule="auto"/>
        <w:jc w:val="both"/>
        <w:rPr>
          <w:rFonts w:ascii="Calibri" w:eastAsia="Calibri" w:hAnsi="Calibri" w:cs="Calibri"/>
        </w:rPr>
      </w:pPr>
      <m:oMathPara>
        <m:oMath>
          <m:r>
            <w:rPr>
              <w:rFonts w:ascii="Cambria Math" w:eastAsiaTheme="minorEastAsia" w:hAnsi="Cambria Math"/>
            </w:rPr>
            <m:t>rlog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ij</m:t>
                  </m:r>
                </m:sub>
              </m:sSub>
            </m:e>
          </m:d>
          <m:r>
            <w:rPr>
              <w:rFonts w:ascii="Cambria Math" w:eastAsia="Calibri" w:hAnsi="Cambria Math" w:cs="Calibri"/>
            </w:rPr>
            <m:t>≡</m:t>
          </m:r>
          <m:func>
            <m:funcPr>
              <m:ctrlPr>
                <w:rPr>
                  <w:rFonts w:ascii="Cambria Math" w:eastAsia="Calibri" w:hAnsi="Cambria Math" w:cs="Calibri"/>
                  <w:i/>
                </w:rPr>
              </m:ctrlPr>
            </m:funcPr>
            <m:fName>
              <m:sSub>
                <m:sSubPr>
                  <m:ctrlPr>
                    <w:rPr>
                      <w:rFonts w:ascii="Cambria Math" w:eastAsia="Calibri" w:hAnsi="Cambria Math" w:cs="Calibri"/>
                      <w:i/>
                    </w:rPr>
                  </m:ctrlPr>
                </m:sSubPr>
                <m:e>
                  <m:r>
                    <m:rPr>
                      <m:sty m:val="p"/>
                    </m:rPr>
                    <w:rPr>
                      <w:rFonts w:ascii="Cambria Math" w:eastAsia="Calibri" w:hAnsi="Cambria Math" w:cs="Calibri"/>
                    </w:rPr>
                    <m:t>log</m:t>
                  </m:r>
                </m:e>
                <m:sub>
                  <m:r>
                    <w:rPr>
                      <w:rFonts w:ascii="Cambria Math" w:eastAsia="Calibri" w:hAnsi="Cambria Math" w:cs="Calibri"/>
                    </w:rPr>
                    <m:t>2</m:t>
                  </m:r>
                </m:sub>
              </m:sSub>
            </m:fName>
            <m:e>
              <m:sSub>
                <m:sSubPr>
                  <m:ctrlPr>
                    <w:rPr>
                      <w:rFonts w:ascii="Cambria Math" w:eastAsia="Calibri" w:hAnsi="Cambria Math" w:cs="Calibri"/>
                      <w:i/>
                    </w:rPr>
                  </m:ctrlPr>
                </m:sSubPr>
                <m:e>
                  <m:r>
                    <w:rPr>
                      <w:rFonts w:ascii="Cambria Math" w:eastAsia="Calibri" w:hAnsi="Cambria Math" w:cs="Calibri"/>
                    </w:rPr>
                    <m:t>q</m:t>
                  </m:r>
                </m:e>
                <m:sub>
                  <m:r>
                    <w:rPr>
                      <w:rFonts w:ascii="Cambria Math" w:eastAsia="Calibri" w:hAnsi="Cambria Math" w:cs="Calibri"/>
                    </w:rPr>
                    <m:t>ij</m:t>
                  </m:r>
                </m:sub>
              </m:sSub>
            </m:e>
          </m:fun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i0</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ij</m:t>
              </m:r>
            </m:sub>
          </m:sSub>
        </m:oMath>
      </m:oMathPara>
    </w:p>
    <w:p w14:paraId="5270A25E" w14:textId="2CAD870A" w:rsidR="003F31BF" w:rsidRDefault="003F31BF" w:rsidP="002317C0">
      <w:pPr>
        <w:spacing w:line="360" w:lineRule="auto"/>
        <w:jc w:val="both"/>
        <w:rPr>
          <w:rFonts w:ascii="Calibri" w:eastAsia="Calibri" w:hAnsi="Calibri" w:cs="Calibri"/>
        </w:rPr>
      </w:pPr>
      <w:r>
        <w:rPr>
          <w:rFonts w:ascii="Calibri" w:eastAsia="Calibri" w:hAnsi="Calibri" w:cs="Calibri"/>
        </w:rPr>
        <w:t xml:space="preserve">Where the </w:t>
      </w:r>
      <m:oMath>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ij</m:t>
            </m:r>
          </m:sub>
        </m:sSub>
      </m:oMath>
      <w:r>
        <w:rPr>
          <w:rFonts w:ascii="Calibri" w:eastAsia="Calibri" w:hAnsi="Calibri" w:cs="Calibri"/>
        </w:rPr>
        <w:t xml:space="preserve"> is the shrunken </w:t>
      </w:r>
      <w:r w:rsidRPr="006C4AB6">
        <w:rPr>
          <w:rFonts w:ascii="Calibri" w:eastAsia="Calibri" w:hAnsi="Calibri" w:cs="Calibri"/>
        </w:rPr>
        <w:t>logarithmic fold change (LFC)</w:t>
      </w:r>
      <w:r>
        <w:rPr>
          <w:rFonts w:ascii="Calibri" w:eastAsia="Calibri" w:hAnsi="Calibri" w:cs="Calibri"/>
        </w:rPr>
        <w:t xml:space="preserve"> on the base 2 scale for the </w:t>
      </w:r>
      <m:oMath>
        <m:r>
          <w:rPr>
            <w:rFonts w:ascii="Cambria Math" w:eastAsia="Calibri" w:hAnsi="Cambria Math" w:cs="Calibri"/>
          </w:rPr>
          <m:t>j</m:t>
        </m:r>
      </m:oMath>
      <w:r>
        <w:rPr>
          <w:rFonts w:ascii="Calibri" w:eastAsia="Calibri" w:hAnsi="Calibri" w:cs="Calibri"/>
        </w:rPr>
        <w:t xml:space="preserve">th sample. All these procedures </w:t>
      </w:r>
      <w:r w:rsidR="001F62DF">
        <w:rPr>
          <w:rFonts w:ascii="Calibri" w:eastAsia="Calibri" w:hAnsi="Calibri" w:cs="Calibri"/>
        </w:rPr>
        <w:t>should be</w:t>
      </w:r>
      <w:r>
        <w:rPr>
          <w:rFonts w:ascii="Calibri" w:eastAsia="Calibri" w:hAnsi="Calibri" w:cs="Calibri"/>
        </w:rPr>
        <w:t xml:space="preserve"> done at the global level of the transcriptome, while only </w:t>
      </w:r>
      <w:r w:rsidR="00341586">
        <w:rPr>
          <w:rFonts w:ascii="Calibri" w:eastAsia="Calibri" w:hAnsi="Calibri" w:cs="Calibri"/>
        </w:rPr>
        <w:t xml:space="preserve">subset of genes might </w:t>
      </w:r>
      <w:r>
        <w:rPr>
          <w:rFonts w:ascii="Calibri" w:eastAsia="Calibri" w:hAnsi="Calibri" w:cs="Calibri"/>
        </w:rPr>
        <w:lastRenderedPageBreak/>
        <w:t>then</w:t>
      </w:r>
      <w:r w:rsidR="00341586">
        <w:rPr>
          <w:rFonts w:ascii="Calibri" w:eastAsia="Calibri" w:hAnsi="Calibri" w:cs="Calibri"/>
        </w:rPr>
        <w:t xml:space="preserve"> be</w:t>
      </w:r>
      <w:r>
        <w:rPr>
          <w:rFonts w:ascii="Calibri" w:eastAsia="Calibri" w:hAnsi="Calibri" w:cs="Calibri"/>
        </w:rPr>
        <w:t xml:space="preserve"> selected for SmCCNet. </w:t>
      </w:r>
      <w:r w:rsidR="00B77087">
        <w:rPr>
          <w:rFonts w:ascii="Calibri" w:eastAsia="Calibri" w:hAnsi="Calibri" w:cs="Calibri"/>
        </w:rPr>
        <w:t>The v</w:t>
      </w:r>
      <w:r w:rsidR="002B76A5" w:rsidRPr="0AB0F4F0">
        <w:rPr>
          <w:rFonts w:ascii="Calibri" w:eastAsia="Calibri" w:hAnsi="Calibri" w:cs="Calibri"/>
        </w:rPr>
        <w:t>ariance-stabilizing transformation (VST)</w:t>
      </w:r>
      <w:r w:rsidR="002B76A5">
        <w:rPr>
          <w:rFonts w:ascii="Calibri" w:eastAsia="Calibri" w:hAnsi="Calibri" w:cs="Calibri"/>
        </w:rPr>
        <w:t xml:space="preserve"> method</w:t>
      </w:r>
      <w:r w:rsidR="008A279C">
        <w:rPr>
          <w:rFonts w:ascii="Calibri" w:eastAsia="Calibri" w:hAnsi="Calibri" w:cs="Calibri"/>
        </w:rPr>
        <w:t xml:space="preserve"> </w:t>
      </w:r>
      <w:r w:rsidR="00096B8E">
        <w:rPr>
          <w:rFonts w:ascii="Calibri" w:eastAsia="Calibri" w:hAnsi="Calibri" w:cs="Calibri"/>
        </w:rPr>
        <w:t>can be applied instead of rlog transformation if</w:t>
      </w:r>
      <w:r w:rsidR="00096B8E" w:rsidRPr="00096B8E">
        <w:rPr>
          <w:rFonts w:ascii="Calibri" w:eastAsia="Calibri" w:hAnsi="Calibri" w:cs="Calibri"/>
        </w:rPr>
        <w:t xml:space="preserve"> the estimated size factors </w:t>
      </w:r>
      <w:r w:rsidR="005F3C16">
        <w:rPr>
          <w:rFonts w:ascii="Calibri" w:eastAsia="Calibri" w:hAnsi="Calibri" w:cs="Calibri"/>
        </w:rPr>
        <w:t xml:space="preserve">are similar </w:t>
      </w:r>
      <w:r w:rsidR="00096B8E" w:rsidRPr="00096B8E">
        <w:rPr>
          <w:rFonts w:ascii="Calibri" w:eastAsia="Calibri" w:hAnsi="Calibri" w:cs="Calibri"/>
        </w:rPr>
        <w:t>across libraries</w:t>
      </w:r>
      <w:r w:rsidR="00297001">
        <w:rPr>
          <w:rFonts w:ascii="Calibri" w:eastAsia="Calibri" w:hAnsi="Calibri" w:cs="Calibri"/>
        </w:rPr>
        <w:t>.</w:t>
      </w:r>
    </w:p>
    <w:p w14:paraId="35763200" w14:textId="03725725" w:rsidR="0078042D" w:rsidRDefault="0078042D" w:rsidP="0078042D">
      <w:pPr>
        <w:spacing w:line="360" w:lineRule="auto"/>
        <w:jc w:val="both"/>
        <w:rPr>
          <w:rFonts w:ascii="Calibri" w:eastAsia="Calibri" w:hAnsi="Calibri" w:cs="Calibri"/>
        </w:rPr>
      </w:pPr>
      <w:r>
        <w:rPr>
          <w:rFonts w:ascii="Calibri" w:eastAsia="Calibri" w:hAnsi="Calibri" w:cs="Calibri"/>
        </w:rPr>
        <w:t xml:space="preserve">The microbiome dataset used in this study was generated by 16S rRNA amplicon sequencing. Hence, this dataset is compositional, </w:t>
      </w:r>
      <w:r w:rsidR="0071668A">
        <w:rPr>
          <w:rFonts w:ascii="Calibri" w:eastAsia="Calibri" w:hAnsi="Calibri" w:cs="Calibri"/>
        </w:rPr>
        <w:t>regardless of being</w:t>
      </w:r>
      <w:r>
        <w:rPr>
          <w:rFonts w:ascii="Calibri" w:eastAsia="Calibri" w:hAnsi="Calibri" w:cs="Calibri"/>
        </w:rPr>
        <w:t xml:space="preserve"> normalized to relative abundance (RA</w:t>
      </w:r>
      <w:r w:rsidR="0071668A">
        <w:rPr>
          <w:rFonts w:ascii="Calibri" w:eastAsia="Calibri" w:hAnsi="Calibri" w:cs="Calibri"/>
        </w:rPr>
        <w:t xml:space="preserve">), and therefore </w:t>
      </w:r>
      <w:r>
        <w:rPr>
          <w:rFonts w:ascii="Calibri" w:eastAsia="Calibri" w:hAnsi="Calibri" w:cs="Calibri"/>
        </w:rPr>
        <w:t>the RA of taxa sum to 1. As a result, the assumption of true independence across features (taxa) cannot hold for relative counts or RA of OTUs</w:t>
      </w:r>
      <w:r>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C7457">
        <w:rPr>
          <w:rFonts w:ascii="Calibri" w:eastAsia="Calibri" w:hAnsi="Calibri" w:cs="Calibri"/>
          <w:noProof/>
        </w:rPr>
        <w:t>[19, 20]</w:t>
      </w:r>
      <w:r>
        <w:rPr>
          <w:rFonts w:ascii="Calibri" w:eastAsia="Calibri" w:hAnsi="Calibri" w:cs="Calibri"/>
        </w:rPr>
        <w:fldChar w:fldCharType="end"/>
      </w:r>
      <w:r>
        <w:rPr>
          <w:rFonts w:ascii="Calibri" w:eastAsia="Calibri" w:hAnsi="Calibri" w:cs="Calibri"/>
        </w:rPr>
        <w:t xml:space="preserve">. The centered log-ratio (clr) transformation was then applied on the counts to account for the compositional nature of the data. Given a sample consists of counts of </w:t>
      </w:r>
      <m:oMath>
        <m:r>
          <w:rPr>
            <w:rFonts w:ascii="Cambria Math" w:eastAsia="Calibri" w:hAnsi="Cambria Math" w:cs="Calibri"/>
          </w:rPr>
          <m:t>p</m:t>
        </m:r>
      </m:oMath>
      <w:r>
        <w:rPr>
          <w:rFonts w:ascii="Calibri" w:eastAsia="Calibri" w:hAnsi="Calibri" w:cs="Calibri"/>
        </w:rPr>
        <w:t xml:space="preserve"> OTUs (taxa), which is sample </w:t>
      </w:r>
      <m:oMath>
        <m:r>
          <w:rPr>
            <w:rFonts w:ascii="Cambria Math" w:eastAsia="Calibri" w:hAnsi="Cambria Math" w:cs="Calibri"/>
          </w:rPr>
          <m:t>x=[</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 xml:space="preserve">, </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 xml:space="preserve">, …, </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p</m:t>
            </m:r>
          </m:sub>
        </m:sSub>
        <m:r>
          <w:rPr>
            <w:rFonts w:ascii="Cambria Math" w:eastAsia="Calibri" w:hAnsi="Cambria Math" w:cs="Calibri"/>
          </w:rPr>
          <m:t>]</m:t>
        </m:r>
      </m:oMath>
      <w:r>
        <w:rPr>
          <w:rFonts w:ascii="Calibri" w:eastAsia="Calibri" w:hAnsi="Calibri" w:cs="Calibri"/>
        </w:rPr>
        <w:t>, the clr transformation for this sample is calculated as:</w:t>
      </w:r>
    </w:p>
    <w:p w14:paraId="1269026B" w14:textId="77777777" w:rsidR="0078042D" w:rsidRPr="00AF1619" w:rsidRDefault="0078042D" w:rsidP="0078042D">
      <w:pPr>
        <w:pStyle w:val="Caption"/>
        <w:keepNext/>
        <w:jc w:val="both"/>
        <w:rPr>
          <w:b/>
          <w:bCs/>
          <w:color w:val="000000" w:themeColor="text1"/>
        </w:rPr>
      </w:pPr>
      <w:r w:rsidRPr="00AF1619">
        <w:rPr>
          <w:b/>
          <w:bCs/>
          <w:color w:val="000000" w:themeColor="text1"/>
        </w:rPr>
        <w:t xml:space="preserve">Equation </w:t>
      </w:r>
      <w:r w:rsidRPr="00AF1619">
        <w:rPr>
          <w:b/>
          <w:bCs/>
          <w:color w:val="000000" w:themeColor="text1"/>
        </w:rPr>
        <w:fldChar w:fldCharType="begin"/>
      </w:r>
      <w:r w:rsidRPr="00AF1619">
        <w:rPr>
          <w:b/>
          <w:bCs/>
          <w:color w:val="000000" w:themeColor="text1"/>
        </w:rPr>
        <w:instrText xml:space="preserve"> SEQ Equation \* ARABIC </w:instrText>
      </w:r>
      <w:r w:rsidRPr="00AF1619">
        <w:rPr>
          <w:b/>
          <w:bCs/>
          <w:color w:val="000000" w:themeColor="text1"/>
        </w:rPr>
        <w:fldChar w:fldCharType="separate"/>
      </w:r>
      <w:r>
        <w:rPr>
          <w:b/>
          <w:bCs/>
          <w:noProof/>
          <w:color w:val="000000" w:themeColor="text1"/>
        </w:rPr>
        <w:t>6</w:t>
      </w:r>
      <w:r w:rsidRPr="00AF1619">
        <w:rPr>
          <w:b/>
          <w:bCs/>
          <w:color w:val="000000" w:themeColor="text1"/>
        </w:rPr>
        <w:fldChar w:fldCharType="end"/>
      </w:r>
    </w:p>
    <w:p w14:paraId="618E833C" w14:textId="77777777" w:rsidR="0078042D" w:rsidRDefault="00FD4A61" w:rsidP="0078042D">
      <w:pPr>
        <w:spacing w:line="360" w:lineRule="auto"/>
        <w:jc w:val="both"/>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clr</m:t>
              </m:r>
            </m:sub>
          </m:sSub>
          <m:r>
            <w:rPr>
              <w:rFonts w:ascii="Cambria Math" w:eastAsia="Calibri" w:hAnsi="Cambria Math" w:cs="Calibri"/>
            </w:rPr>
            <m:t>=[</m:t>
          </m:r>
          <m:func>
            <m:funcPr>
              <m:ctrlPr>
                <w:rPr>
                  <w:rFonts w:ascii="Cambria Math" w:eastAsia="Calibri" w:hAnsi="Cambria Math" w:cs="Calibri"/>
                  <w:i/>
                </w:rPr>
              </m:ctrlPr>
            </m:funcPr>
            <m:fName>
              <m:r>
                <m:rPr>
                  <m:sty m:val="p"/>
                </m:rPr>
                <w:rPr>
                  <w:rFonts w:ascii="Cambria Math" w:eastAsia="Calibri" w:hAnsi="Cambria Math" w:cs="Calibri"/>
                </w:rPr>
                <m:t>log</m:t>
              </m:r>
            </m:fName>
            <m:e>
              <m:f>
                <m:fPr>
                  <m:type m:val="lin"/>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num>
                <m:den>
                  <m:r>
                    <w:rPr>
                      <w:rFonts w:ascii="Cambria Math" w:eastAsia="Calibri" w:hAnsi="Cambria Math" w:cs="Calibri"/>
                    </w:rPr>
                    <m:t>G(x)</m:t>
                  </m:r>
                </m:den>
              </m:f>
            </m:e>
          </m:func>
          <m:r>
            <w:rPr>
              <w:rFonts w:ascii="Cambria Math" w:eastAsia="Calibri" w:hAnsi="Cambria Math" w:cs="Calibri"/>
            </w:rPr>
            <m:t>,</m:t>
          </m:r>
          <m:func>
            <m:funcPr>
              <m:ctrlPr>
                <w:rPr>
                  <w:rFonts w:ascii="Cambria Math" w:eastAsia="Calibri" w:hAnsi="Cambria Math" w:cs="Calibri"/>
                  <w:i/>
                </w:rPr>
              </m:ctrlPr>
            </m:funcPr>
            <m:fName>
              <m:r>
                <m:rPr>
                  <m:sty m:val="p"/>
                </m:rPr>
                <w:rPr>
                  <w:rFonts w:ascii="Cambria Math" w:eastAsia="Calibri" w:hAnsi="Cambria Math" w:cs="Calibri"/>
                </w:rPr>
                <m:t>log</m:t>
              </m:r>
            </m:fName>
            <m:e>
              <m:f>
                <m:fPr>
                  <m:type m:val="lin"/>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num>
                <m:den>
                  <m:r>
                    <w:rPr>
                      <w:rFonts w:ascii="Cambria Math" w:eastAsia="Calibri" w:hAnsi="Cambria Math" w:cs="Calibri"/>
                    </w:rPr>
                    <m:t>G(x)</m:t>
                  </m:r>
                </m:den>
              </m:f>
            </m:e>
          </m:func>
          <m:r>
            <w:rPr>
              <w:rFonts w:ascii="Cambria Math" w:eastAsia="Calibri" w:hAnsi="Cambria Math" w:cs="Calibri"/>
            </w:rPr>
            <m:t xml:space="preserve">,…, </m:t>
          </m:r>
          <m:func>
            <m:funcPr>
              <m:ctrlPr>
                <w:rPr>
                  <w:rFonts w:ascii="Cambria Math" w:eastAsia="Calibri" w:hAnsi="Cambria Math" w:cs="Calibri"/>
                  <w:i/>
                </w:rPr>
              </m:ctrlPr>
            </m:funcPr>
            <m:fName>
              <m:r>
                <m:rPr>
                  <m:sty m:val="p"/>
                </m:rPr>
                <w:rPr>
                  <w:rFonts w:ascii="Cambria Math" w:eastAsia="Calibri" w:hAnsi="Cambria Math" w:cs="Calibri"/>
                </w:rPr>
                <m:t>log</m:t>
              </m:r>
            </m:fName>
            <m:e>
              <m:f>
                <m:fPr>
                  <m:type m:val="lin"/>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p</m:t>
                      </m:r>
                    </m:sub>
                  </m:sSub>
                </m:num>
                <m:den>
                  <m:r>
                    <w:rPr>
                      <w:rFonts w:ascii="Cambria Math" w:eastAsia="Calibri" w:hAnsi="Cambria Math" w:cs="Calibri"/>
                    </w:rPr>
                    <m:t>G(x)</m:t>
                  </m:r>
                </m:den>
              </m:f>
            </m:e>
          </m:func>
          <m:r>
            <w:rPr>
              <w:rFonts w:ascii="Cambria Math" w:eastAsia="Calibri" w:hAnsi="Cambria Math" w:cs="Calibri"/>
            </w:rPr>
            <m:t>]</m:t>
          </m:r>
        </m:oMath>
      </m:oMathPara>
    </w:p>
    <w:p w14:paraId="5BB47841" w14:textId="2A3161FA" w:rsidR="0078042D" w:rsidRDefault="0078042D" w:rsidP="0078042D">
      <w:pPr>
        <w:spacing w:line="360" w:lineRule="auto"/>
        <w:jc w:val="both"/>
        <w:rPr>
          <w:rFonts w:ascii="Calibri" w:eastAsia="Calibri" w:hAnsi="Calibri" w:cs="Calibri"/>
        </w:rPr>
      </w:pPr>
      <w:r>
        <w:rPr>
          <w:rFonts w:ascii="Calibri" w:eastAsia="Calibri" w:hAnsi="Calibri" w:cs="Calibri"/>
        </w:rPr>
        <w:t>where</w:t>
      </w:r>
      <m:oMath>
        <m:r>
          <w:rPr>
            <w:rFonts w:ascii="Cambria Math" w:eastAsia="Calibri" w:hAnsi="Cambria Math" w:cs="Calibri"/>
          </w:rPr>
          <m:t xml:space="preserve"> G</m:t>
        </m:r>
        <m:d>
          <m:dPr>
            <m:ctrlPr>
              <w:rPr>
                <w:rFonts w:ascii="Cambria Math" w:eastAsia="Calibri" w:hAnsi="Cambria Math" w:cs="Calibri"/>
                <w:i/>
              </w:rPr>
            </m:ctrlPr>
          </m:dPr>
          <m:e>
            <m:r>
              <w:rPr>
                <w:rFonts w:ascii="Cambria Math" w:eastAsia="Calibri" w:hAnsi="Cambria Math" w:cs="Calibri"/>
              </w:rPr>
              <m:t>x</m:t>
            </m:r>
          </m:e>
        </m:d>
        <m:r>
          <w:rPr>
            <w:rFonts w:ascii="Cambria Math" w:eastAsia="Calibri" w:hAnsi="Cambria Math" w:cs="Calibri"/>
          </w:rPr>
          <m:t xml:space="preserve">= </m:t>
        </m:r>
        <m:rad>
          <m:radPr>
            <m:ctrlPr>
              <w:rPr>
                <w:rFonts w:ascii="Cambria Math" w:eastAsia="Calibri" w:hAnsi="Cambria Math" w:cs="Calibri"/>
                <w:i/>
              </w:rPr>
            </m:ctrlPr>
          </m:radPr>
          <m:deg>
            <m:r>
              <w:rPr>
                <w:rFonts w:ascii="Cambria Math" w:eastAsia="Calibri" w:hAnsi="Cambria Math" w:cs="Calibri"/>
              </w:rPr>
              <m:t>p</m:t>
            </m:r>
          </m:deg>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p</m:t>
                </m:r>
              </m:sub>
            </m:sSub>
          </m:e>
        </m:rad>
      </m:oMath>
      <w:r>
        <w:rPr>
          <w:rFonts w:ascii="Calibri" w:eastAsia="Calibri" w:hAnsi="Calibri" w:cs="Calibri"/>
        </w:rPr>
        <w:t xml:space="preserve"> , is the geometric mean and the output </w:t>
      </w:r>
      <m:oMath>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clr</m:t>
            </m:r>
          </m:sub>
        </m:sSub>
      </m:oMath>
      <w:r>
        <w:rPr>
          <w:rFonts w:ascii="Calibri" w:eastAsia="Calibri" w:hAnsi="Calibri" w:cs="Calibri"/>
        </w:rPr>
        <w:t xml:space="preserve"> is a vector of transformed zero-centered values. The clr transformation is necessary </w:t>
      </w:r>
      <w:r w:rsidR="0071668A">
        <w:rPr>
          <w:rFonts w:ascii="Calibri" w:eastAsia="Calibri" w:hAnsi="Calibri" w:cs="Calibri"/>
        </w:rPr>
        <w:t>to</w:t>
      </w:r>
      <w:r>
        <w:rPr>
          <w:rFonts w:ascii="Calibri" w:eastAsia="Calibri" w:hAnsi="Calibri" w:cs="Calibri"/>
        </w:rPr>
        <w:t xml:space="preserve"> remove spurious correlations  in the compositional data </w:t>
      </w:r>
      <w:r>
        <w:rPr>
          <w:rFonts w:ascii="Calibri" w:eastAsia="Calibri" w:hAnsi="Calibri" w:cs="Calibri"/>
        </w:rPr>
        <w:fldChar w:fldCharType="begin"/>
      </w:r>
      <w:r w:rsidR="000431E6">
        <w:rPr>
          <w:rFonts w:ascii="Calibri" w:eastAsia="Calibri" w:hAnsi="Calibri" w:cs="Calibri"/>
        </w:rPr>
        <w:instrText xml:space="preserve"> ADDIN EN.CITE &lt;EndNote&gt;&lt;Cite&gt;&lt;Author&gt;Cao&lt;/Author&gt;&lt;Year&gt;2016&lt;/Year&gt;&lt;RecNum&gt;39&lt;/RecNum&gt;&lt;DisplayText&gt;[40]&lt;/DisplayText&gt;&lt;record&gt;&lt;rec-number&gt;39&lt;/rec-number&gt;&lt;foreign-keys&gt;&lt;key app="EN" db-id="vf0x2t201sd9eaeeeesx5edapsvvsr0a20za" timestamp="1566361750"&gt;39&lt;/key&gt;&lt;key app="ENWeb" db-id=""&gt;0&lt;/key&gt;&lt;/foreign-keys&gt;&lt;ref-type name="Journal Article"&gt;17&lt;/ref-type&gt;&lt;contributors&gt;&lt;authors&gt;&lt;author&gt;Yuanpei Cao&lt;/author&gt;&lt;author&gt;Wei Lin&lt;/author&gt;&lt;author&gt;Hongzhe Li&lt;/author&gt;&lt;/authors&gt;&lt;/contributors&gt;&lt;titles&gt;&lt;title&gt;Large Covariance Estimation for Compositional Data via Composition-Adjusted Thresholding&lt;/title&gt;&lt;secondary-title&gt;arXiv Statistics Methodology&lt;/secondary-title&gt;&lt;/titles&gt;&lt;periodical&gt;&lt;full-title&gt;arXiv Statistics Methodology&lt;/full-title&gt;&lt;/periodical&gt;&lt;dates&gt;&lt;year&gt;2016&lt;/year&gt;&lt;/dates&gt;&lt;urls&gt;&lt;/urls&gt;&lt;/record&gt;&lt;/Cite&gt;&lt;/EndNote&gt;</w:instrText>
      </w:r>
      <w:r>
        <w:rPr>
          <w:rFonts w:ascii="Calibri" w:eastAsia="Calibri" w:hAnsi="Calibri" w:cs="Calibri"/>
        </w:rPr>
        <w:fldChar w:fldCharType="separate"/>
      </w:r>
      <w:r w:rsidR="000431E6">
        <w:rPr>
          <w:rFonts w:ascii="Calibri" w:eastAsia="Calibri" w:hAnsi="Calibri" w:cs="Calibri"/>
          <w:noProof/>
        </w:rPr>
        <w:t>[40]</w:t>
      </w:r>
      <w:r>
        <w:rPr>
          <w:rFonts w:ascii="Calibri" w:eastAsia="Calibri" w:hAnsi="Calibri" w:cs="Calibri"/>
        </w:rPr>
        <w:fldChar w:fldCharType="end"/>
      </w:r>
      <w:r>
        <w:rPr>
          <w:rFonts w:ascii="Calibri" w:eastAsia="Calibri" w:hAnsi="Calibri" w:cs="Calibri"/>
        </w:rPr>
        <w:t>.</w:t>
      </w:r>
    </w:p>
    <w:p w14:paraId="3B446FFC" w14:textId="31CAE738" w:rsidR="00F122A5" w:rsidRPr="007E61D0" w:rsidRDefault="00F122A5" w:rsidP="00F122A5">
      <w:pPr>
        <w:pStyle w:val="Heading2"/>
        <w:rPr>
          <w:color w:val="auto"/>
        </w:rPr>
      </w:pPr>
      <w:bookmarkStart w:id="107" w:name="_Toc19020049"/>
      <w:r w:rsidRPr="007E61D0">
        <w:rPr>
          <w:color w:val="auto"/>
        </w:rPr>
        <w:t>Data Preprocessing</w:t>
      </w:r>
      <w:r>
        <w:rPr>
          <w:color w:val="auto"/>
        </w:rPr>
        <w:t xml:space="preserve">: </w:t>
      </w:r>
      <w:r w:rsidR="003A5EA9">
        <w:rPr>
          <w:color w:val="auto"/>
        </w:rPr>
        <w:t>Down-sampling</w:t>
      </w:r>
      <w:bookmarkEnd w:id="107"/>
      <w:r w:rsidR="003A5EA9">
        <w:rPr>
          <w:color w:val="auto"/>
        </w:rPr>
        <w:t xml:space="preserve"> </w:t>
      </w:r>
      <w:r>
        <w:rPr>
          <w:color w:val="auto"/>
        </w:rPr>
        <w:t xml:space="preserve"> </w:t>
      </w:r>
    </w:p>
    <w:p w14:paraId="795CE775" w14:textId="3653C652" w:rsidR="0066542D" w:rsidRDefault="00F122A5" w:rsidP="0078042D">
      <w:pPr>
        <w:spacing w:line="360" w:lineRule="auto"/>
        <w:jc w:val="both"/>
      </w:pPr>
      <w:r w:rsidRPr="00862F8A">
        <w:t>For the transcriptome data, genes with low average counts and variation were filtered out before normalization.</w:t>
      </w:r>
      <w:r>
        <w:t xml:space="preserve"> </w:t>
      </w:r>
      <w:r w:rsidR="00EF289D">
        <w:t xml:space="preserve">The transcriptome data </w:t>
      </w:r>
      <w:r w:rsidR="0071668A">
        <w:t xml:space="preserve">may </w:t>
      </w:r>
      <w:r w:rsidR="00EF289D">
        <w:t xml:space="preserve">have </w:t>
      </w:r>
      <w:r w:rsidR="003D1CC6">
        <w:t xml:space="preserve">much more features than the microbiome data, </w:t>
      </w:r>
      <w:r w:rsidR="003D1CC6" w:rsidRPr="7E7E15CD">
        <w:rPr>
          <w:rFonts w:ascii="Calibri" w:eastAsia="Calibri" w:hAnsi="Calibri" w:cs="Calibri"/>
        </w:rPr>
        <w:t>by orders of magnitude</w:t>
      </w:r>
      <w:r w:rsidR="003D1CC6">
        <w:rPr>
          <w:rFonts w:ascii="Calibri" w:eastAsia="Calibri" w:hAnsi="Calibri" w:cs="Calibri"/>
        </w:rPr>
        <w:t>. Hence, stringent thresholds can be applied to address this unbalanced dataset issue.</w:t>
      </w:r>
      <w:r w:rsidR="00BF279C">
        <w:rPr>
          <w:rFonts w:ascii="Calibri" w:eastAsia="Calibri" w:hAnsi="Calibri" w:cs="Calibri"/>
        </w:rPr>
        <w:t xml:space="preserve"> In practice, elbow plots can be used to control the number of genes after filtering.</w:t>
      </w:r>
    </w:p>
    <w:p w14:paraId="4A0BA1A1" w14:textId="0C321EEC" w:rsidR="00F122A5" w:rsidRPr="00447EDC" w:rsidRDefault="00F122A5" w:rsidP="0078042D">
      <w:pPr>
        <w:spacing w:line="360" w:lineRule="auto"/>
        <w:jc w:val="both"/>
        <w:rPr>
          <w:rFonts w:ascii="Calibri" w:eastAsia="Calibri" w:hAnsi="Calibri" w:cs="Calibri"/>
        </w:rPr>
      </w:pPr>
      <w:r>
        <w:t xml:space="preserve">For the microbiome data generated by 16S rRNA sequencing, the genus level should be selected for most detailed and accurate taxonomy according to the resolution of this method. </w:t>
      </w:r>
      <w:r w:rsidR="00010550">
        <w:t xml:space="preserve">Besides the compositional nature of the microbiome data, </w:t>
      </w:r>
      <w:r w:rsidR="00010550">
        <w:rPr>
          <w:rFonts w:ascii="Calibri" w:eastAsia="Calibri" w:hAnsi="Calibri" w:cs="Calibri"/>
        </w:rPr>
        <w:t xml:space="preserve">several other characteristics of microbiome data may cause problems to correlation-based network analysis methods as well, including the high sparsity (zero inflated) and the large dynamic range (heavy-tailed distribution). </w:t>
      </w:r>
      <w:r w:rsidR="005D50E5">
        <w:rPr>
          <w:rFonts w:ascii="Calibri" w:eastAsia="Calibri" w:hAnsi="Calibri" w:cs="Calibri"/>
        </w:rPr>
        <w:t>Thus,</w:t>
      </w:r>
      <w:r w:rsidR="00447EDC">
        <w:rPr>
          <w:rFonts w:ascii="Calibri" w:eastAsia="Calibri" w:hAnsi="Calibri" w:cs="Calibri"/>
        </w:rPr>
        <w:t xml:space="preserve"> the data should be filtered by RA values (at least one library has RA of the given taxon more than the cutoff) and proportion of non-zero counts (prevalence of the given taxon is higher than the cutoff)</w:t>
      </w:r>
      <w:r w:rsidR="005D50E5">
        <w:rPr>
          <w:rFonts w:ascii="Calibri" w:eastAsia="Calibri" w:hAnsi="Calibri" w:cs="Calibri"/>
        </w:rPr>
        <w:t xml:space="preserve"> </w:t>
      </w:r>
      <w:r w:rsidR="0071668A">
        <w:rPr>
          <w:rFonts w:ascii="Calibri" w:eastAsia="Calibri" w:hAnsi="Calibri" w:cs="Calibri"/>
        </w:rPr>
        <w:t>to remove</w:t>
      </w:r>
      <w:r w:rsidR="00447EDC">
        <w:rPr>
          <w:rFonts w:ascii="Calibri" w:eastAsia="Calibri" w:hAnsi="Calibri" w:cs="Calibri"/>
        </w:rPr>
        <w:t xml:space="preserve"> low abundance</w:t>
      </w:r>
      <w:r w:rsidR="00806266">
        <w:rPr>
          <w:rFonts w:ascii="Calibri" w:eastAsia="Calibri" w:hAnsi="Calibri" w:cs="Calibri"/>
        </w:rPr>
        <w:t xml:space="preserve"> (including zero abundance)</w:t>
      </w:r>
      <w:r w:rsidR="00447EDC">
        <w:rPr>
          <w:rFonts w:ascii="Calibri" w:eastAsia="Calibri" w:hAnsi="Calibri" w:cs="Calibri"/>
        </w:rPr>
        <w:t xml:space="preserve"> taxa. In practice, elbow plots can be used to control the number of taxa after filtering. </w:t>
      </w:r>
      <w:r w:rsidR="00B94704" w:rsidRPr="00B94704">
        <w:rPr>
          <w:rFonts w:ascii="Calibri" w:eastAsia="Calibri" w:hAnsi="Calibri" w:cs="Calibri"/>
        </w:rPr>
        <w:t>Through this double thresholding procedure, the data is much less zero-inflated, contains less noise and more informative.</w:t>
      </w:r>
    </w:p>
    <w:p w14:paraId="3E7856CA" w14:textId="77777777" w:rsidR="002317C0" w:rsidRPr="00F425AB" w:rsidRDefault="002317C0" w:rsidP="00F425AB">
      <w:pPr>
        <w:pStyle w:val="Heading2"/>
        <w:rPr>
          <w:color w:val="auto"/>
        </w:rPr>
      </w:pPr>
      <w:bookmarkStart w:id="108" w:name="_Toc19020050"/>
      <w:commentRangeStart w:id="109"/>
      <w:commentRangeStart w:id="110"/>
      <w:r w:rsidRPr="00F425AB">
        <w:rPr>
          <w:color w:val="auto"/>
        </w:rPr>
        <w:t>Grubbs’ outlier test</w:t>
      </w:r>
      <w:bookmarkEnd w:id="108"/>
      <w:commentRangeEnd w:id="109"/>
      <w:r w:rsidR="00033F2B">
        <w:rPr>
          <w:rStyle w:val="CommentReference"/>
          <w:rFonts w:asciiTheme="minorHAnsi" w:eastAsiaTheme="minorHAnsi" w:hAnsiTheme="minorHAnsi" w:cstheme="minorBidi"/>
          <w:color w:val="auto"/>
        </w:rPr>
        <w:commentReference w:id="109"/>
      </w:r>
      <w:commentRangeEnd w:id="110"/>
      <w:r w:rsidR="00460124">
        <w:rPr>
          <w:rStyle w:val="CommentReference"/>
          <w:rFonts w:asciiTheme="minorHAnsi" w:eastAsiaTheme="minorHAnsi" w:hAnsiTheme="minorHAnsi" w:cstheme="minorBidi"/>
          <w:color w:val="auto"/>
        </w:rPr>
        <w:commentReference w:id="110"/>
      </w:r>
    </w:p>
    <w:p w14:paraId="70BB824A" w14:textId="67186F7A" w:rsidR="00232771" w:rsidRDefault="002317C0" w:rsidP="00634A47">
      <w:pPr>
        <w:spacing w:line="360" w:lineRule="auto"/>
        <w:jc w:val="both"/>
        <w:rPr>
          <w:ins w:id="111" w:author="Guannan Shen" w:date="2019-09-23T18:19:00Z"/>
          <w:rFonts w:ascii="Calibri" w:eastAsia="Calibri" w:hAnsi="Calibri" w:cs="Calibri"/>
        </w:rPr>
      </w:pPr>
      <w:r w:rsidRPr="002A2C44">
        <w:rPr>
          <w:rFonts w:ascii="Calibri" w:eastAsia="Calibri" w:hAnsi="Calibri" w:cs="Calibri"/>
        </w:rPr>
        <w:t xml:space="preserve">As a </w:t>
      </w:r>
      <w:r>
        <w:rPr>
          <w:rFonts w:ascii="Calibri" w:eastAsia="Calibri" w:hAnsi="Calibri" w:cs="Calibri"/>
        </w:rPr>
        <w:t xml:space="preserve">Pearson correlation-based method, outliers can cause severe problems to SmCCNet. The human microbiome data generated by 16S rRNA amplicon sequencing contains many zeros and has a wide </w:t>
      </w:r>
      <w:r>
        <w:rPr>
          <w:rFonts w:ascii="Calibri" w:eastAsia="Calibri" w:hAnsi="Calibri" w:cs="Calibri"/>
        </w:rPr>
        <w:lastRenderedPageBreak/>
        <w:t>dynamic range, as several dominant taxa have large relative abundances</w:t>
      </w:r>
      <w:r>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 </w:instrText>
      </w:r>
      <w:r w:rsidR="000C7457">
        <w:rPr>
          <w:rFonts w:ascii="Calibri" w:eastAsia="Calibri" w:hAnsi="Calibri" w:cs="Calibri"/>
        </w:rPr>
        <w:fldChar w:fldCharType="begin">
          <w:fldData xml:space="preserve">PEVuZE5vdGU+PENpdGU+PEF1dGhvcj5HbG9vcjwvQXV0aG9yPjxZZWFyPjIwMTc8L1llYXI+PFJl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</w:fldData>
        </w:fldChar>
      </w:r>
      <w:r w:rsidR="000C7457">
        <w:rPr>
          <w:rFonts w:ascii="Calibri" w:eastAsia="Calibri" w:hAnsi="Calibri" w:cs="Calibri"/>
        </w:rPr>
        <w:instrText xml:space="preserve"> ADDIN EN.CITE.DATA </w:instrText>
      </w:r>
      <w:r w:rsidR="000C7457">
        <w:rPr>
          <w:rFonts w:ascii="Calibri" w:eastAsia="Calibri" w:hAnsi="Calibri" w:cs="Calibri"/>
        </w:rPr>
      </w:r>
      <w:r w:rsidR="000C7457">
        <w:rPr>
          <w:rFonts w:ascii="Calibri" w:eastAsia="Calibri" w:hAnsi="Calibri" w:cs="Calibri"/>
        </w:rPr>
        <w:fldChar w:fldCharType="end"/>
      </w:r>
      <w:r>
        <w:rPr>
          <w:rFonts w:ascii="Calibri" w:eastAsia="Calibri" w:hAnsi="Calibri" w:cs="Calibri"/>
        </w:rPr>
      </w:r>
      <w:r>
        <w:rPr>
          <w:rFonts w:ascii="Calibri" w:eastAsia="Calibri" w:hAnsi="Calibri" w:cs="Calibri"/>
        </w:rPr>
        <w:fldChar w:fldCharType="separate"/>
      </w:r>
      <w:r w:rsidR="000C7457">
        <w:rPr>
          <w:rFonts w:ascii="Calibri" w:eastAsia="Calibri" w:hAnsi="Calibri" w:cs="Calibri"/>
          <w:noProof/>
        </w:rPr>
        <w:t>[19, 20]</w:t>
      </w:r>
      <w:r>
        <w:rPr>
          <w:rFonts w:ascii="Calibri" w:eastAsia="Calibri" w:hAnsi="Calibri" w:cs="Calibri"/>
        </w:rPr>
        <w:fldChar w:fldCharType="end"/>
      </w:r>
      <w:r>
        <w:rPr>
          <w:rFonts w:ascii="Calibri" w:eastAsia="Calibri" w:hAnsi="Calibri" w:cs="Calibri"/>
        </w:rPr>
        <w:t xml:space="preserve">. Therefore, the microbiome dataset may introduce the problem of outliers into the SmCCNet framework. </w:t>
      </w:r>
      <w:ins w:id="112" w:author="Guannan Shen" w:date="2019-09-23T18:20:00Z">
        <w:r w:rsidR="00232771">
          <w:rPr>
            <w:rFonts w:ascii="Calibri" w:eastAsia="Calibri" w:hAnsi="Calibri" w:cs="Calibri"/>
          </w:rPr>
          <w:t>Moreover, outlying observations can also be found in the host-transcriptome data</w:t>
        </w:r>
      </w:ins>
      <w:ins w:id="113" w:author="Guannan Shen" w:date="2019-09-23T18:21:00Z">
        <w:r w:rsidR="00232771">
          <w:rPr>
            <w:rFonts w:ascii="Calibri" w:eastAsia="Calibri" w:hAnsi="Calibri" w:cs="Calibri"/>
          </w:rPr>
          <w:t xml:space="preserve">, where </w:t>
        </w:r>
        <w:r w:rsidR="006215DA">
          <w:rPr>
            <w:rFonts w:ascii="Calibri" w:eastAsia="Calibri" w:hAnsi="Calibri" w:cs="Calibri"/>
          </w:rPr>
          <w:t xml:space="preserve">extreme values </w:t>
        </w:r>
      </w:ins>
      <w:ins w:id="114" w:author="Guannan Shen" w:date="2019-09-23T18:22:00Z">
        <w:r w:rsidR="006215DA">
          <w:rPr>
            <w:rFonts w:ascii="Calibri" w:eastAsia="Calibri" w:hAnsi="Calibri" w:cs="Calibri"/>
          </w:rPr>
          <w:t xml:space="preserve">may be observed for certain genes. Hence, </w:t>
        </w:r>
      </w:ins>
      <w:ins w:id="115" w:author="Guannan Shen" w:date="2019-09-23T18:32:00Z">
        <w:r w:rsidR="008321E7">
          <w:rPr>
            <w:rFonts w:ascii="Calibri" w:eastAsia="Calibri" w:hAnsi="Calibri" w:cs="Calibri"/>
          </w:rPr>
          <w:t>outlier</w:t>
        </w:r>
      </w:ins>
      <w:ins w:id="116" w:author="Guannan Shen" w:date="2019-09-23T18:22:00Z">
        <w:r w:rsidR="00F66872">
          <w:rPr>
            <w:rFonts w:ascii="Calibri" w:eastAsia="Calibri" w:hAnsi="Calibri" w:cs="Calibri"/>
          </w:rPr>
          <w:t xml:space="preserve"> test will be applied to remove genes and taxa which contain</w:t>
        </w:r>
      </w:ins>
      <w:ins w:id="117" w:author="Guannan Shen" w:date="2019-09-23T18:23:00Z">
        <w:r w:rsidR="00D8155A">
          <w:rPr>
            <w:rFonts w:ascii="Calibri" w:eastAsia="Calibri" w:hAnsi="Calibri" w:cs="Calibri"/>
          </w:rPr>
          <w:t xml:space="preserve"> extreme values. </w:t>
        </w:r>
      </w:ins>
    </w:p>
    <w:p w14:paraId="1661DF70" w14:textId="570B8A0A" w:rsidR="00E96483" w:rsidRDefault="002317C0" w:rsidP="00634A47">
      <w:pPr>
        <w:spacing w:line="360" w:lineRule="auto"/>
        <w:jc w:val="both"/>
        <w:rPr>
          <w:rFonts w:ascii="Calibri" w:eastAsia="Calibri" w:hAnsi="Calibri" w:cs="Calibri"/>
        </w:rPr>
      </w:pPr>
      <w:r>
        <w:rPr>
          <w:rFonts w:ascii="Calibri" w:eastAsia="Calibri" w:hAnsi="Calibri" w:cs="Calibri"/>
        </w:rPr>
        <w:t>Grubbs’s test</w:t>
      </w:r>
      <w:commentRangeStart w:id="118"/>
      <w:r>
        <w:rPr>
          <w:rFonts w:ascii="Calibri" w:eastAsia="Calibri" w:hAnsi="Calibri" w:cs="Calibri"/>
        </w:rPr>
        <w:t xml:space="preserve"> </w:t>
      </w:r>
      <w:commentRangeEnd w:id="118"/>
      <w:r w:rsidR="00033F2B">
        <w:rPr>
          <w:rStyle w:val="CommentReference"/>
        </w:rPr>
        <w:commentReference w:id="118"/>
      </w:r>
      <w:r w:rsidR="00033F2B">
        <w:rPr>
          <w:rFonts w:ascii="Calibri" w:eastAsia="Calibri" w:hAnsi="Calibri" w:cs="Calibri"/>
        </w:rPr>
        <w:t xml:space="preserve">tests whether </w:t>
      </w:r>
      <w:r>
        <w:rPr>
          <w:rFonts w:ascii="Calibri" w:eastAsia="Calibri" w:hAnsi="Calibri" w:cs="Calibri"/>
        </w:rPr>
        <w:t>the most extreme value from the mean is an outlier</w:t>
      </w:r>
      <w:r w:rsidR="00DA743C">
        <w:rPr>
          <w:rFonts w:ascii="Calibri" w:eastAsia="Calibri" w:hAnsi="Calibri" w:cs="Calibri"/>
        </w:rPr>
        <w:fldChar w:fldCharType="begin"/>
      </w:r>
      <w:r w:rsidR="00DA743C">
        <w:rPr>
          <w:rFonts w:ascii="Calibri" w:eastAsia="Calibri" w:hAnsi="Calibri" w:cs="Calibri"/>
        </w:rPr>
        <w:instrText xml:space="preserve"> ADDIN EN.CITE &lt;EndNote&gt;&lt;Cite&gt;&lt;Author&gt;Grubbs&lt;/Author&gt;&lt;Year&gt;1950&lt;/Year&gt;&lt;RecNum&gt;47&lt;/RecNum&gt;&lt;DisplayText&gt;[41]&lt;/DisplayText&gt;&lt;record&gt;&lt;rec-number&gt;47&lt;/rec-number&gt;&lt;foreign-keys&gt;&lt;key app="EN" db-id="vf0x2t201sd9eaeeeesx5edapsvvsr0a20za" timestamp="1569283947"&gt;47&lt;/key&gt;&lt;key app="ENWeb" db-id=""&gt;0&lt;/key&gt;&lt;/foreign-keys&gt;&lt;ref-type name="Journal Article"&gt;17&lt;/ref-type&gt;&lt;contributors&gt;&lt;authors&gt;&lt;author&gt;Frank E. Grubbs&lt;/author&gt;&lt;/authors&gt;&lt;/contributors&gt;&lt;titles&gt;&lt;title&gt;Sample Criteria for Testing Outlying Observations&lt;/title&gt;&lt;secondary-title&gt;The Annals of Mathematical Statistics&lt;/secondary-title&gt;&lt;/titles&gt;&lt;periodical&gt;&lt;full-title&gt;The Annals of Mathematical Statistics&lt;/full-title&gt;&lt;/periodical&gt;&lt;pages&gt;27-58&lt;/pages&gt;&lt;volume&gt;21&lt;/volume&gt;&lt;dates&gt;&lt;year&gt;1950&lt;/year&gt;&lt;/dates&gt;&lt;urls&gt;&lt;/urls&gt;&lt;/record&gt;&lt;/Cite&gt;&lt;/EndNote&gt;</w:instrText>
      </w:r>
      <w:r w:rsidR="00DA743C">
        <w:rPr>
          <w:rFonts w:ascii="Calibri" w:eastAsia="Calibri" w:hAnsi="Calibri" w:cs="Calibri"/>
        </w:rPr>
        <w:fldChar w:fldCharType="separate"/>
      </w:r>
      <w:r w:rsidR="00DA743C">
        <w:rPr>
          <w:rFonts w:ascii="Calibri" w:eastAsia="Calibri" w:hAnsi="Calibri" w:cs="Calibri"/>
          <w:noProof/>
        </w:rPr>
        <w:t>[41]</w:t>
      </w:r>
      <w:r w:rsidR="00DA743C">
        <w:rPr>
          <w:rFonts w:ascii="Calibri" w:eastAsia="Calibri" w:hAnsi="Calibri" w:cs="Calibri"/>
        </w:rPr>
        <w:fldChar w:fldCharType="end"/>
      </w:r>
      <w:r>
        <w:rPr>
          <w:rFonts w:ascii="Calibri" w:eastAsia="Calibri" w:hAnsi="Calibri" w:cs="Calibri"/>
        </w:rPr>
        <w:t xml:space="preserve">. This test is based on the normal distribution assumption and can test an outlier at a time. The Grubbs test statistic is the largest standardized absolute deviation from the sample mean, which is defined as </w:t>
      </w:r>
      <m:oMath>
        <m:r>
          <w:rPr>
            <w:rFonts w:ascii="Cambria Math" w:eastAsia="Calibri" w:hAnsi="Cambria Math" w:cs="Calibri"/>
          </w:rPr>
          <m:t xml:space="preserve">G= </m:t>
        </m:r>
        <m:f>
          <m:fPr>
            <m:type m:val="lin"/>
            <m:ctrlPr>
              <w:rPr>
                <w:rFonts w:ascii="Cambria Math" w:eastAsia="Calibri" w:hAnsi="Cambria Math" w:cs="Calibri"/>
                <w:i/>
              </w:rPr>
            </m:ctrlPr>
          </m:fPr>
          <m:num>
            <m:sSub>
              <m:sSubPr>
                <m:ctrlPr>
                  <w:rPr>
                    <w:rFonts w:ascii="Cambria Math" w:eastAsia="Calibri" w:hAnsi="Cambria Math" w:cs="Calibri"/>
                    <w:i/>
                  </w:rPr>
                </m:ctrlPr>
              </m:sSubPr>
              <m:e>
                <m:r>
                  <w:rPr>
                    <w:rFonts w:ascii="Cambria Math" w:eastAsia="Calibri" w:hAnsi="Cambria Math" w:cs="Calibri"/>
                  </w:rPr>
                  <m:t>max</m:t>
                </m:r>
              </m:e>
              <m:sub>
                <m:r>
                  <w:rPr>
                    <w:rFonts w:ascii="Cambria Math" w:eastAsia="Calibri" w:hAnsi="Cambria Math" w:cs="Calibri"/>
                  </w:rPr>
                  <m:t>i ∈ N</m:t>
                </m:r>
              </m:sub>
            </m:sSub>
            <m:d>
              <m:dPr>
                <m:begChr m:val="|"/>
                <m:endChr m:val="|"/>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i</m:t>
                    </m:r>
                  </m:sub>
                </m:sSub>
                <m:r>
                  <w:rPr>
                    <w:rFonts w:ascii="Cambria Math" w:eastAsia="Calibri" w:hAnsi="Cambria Math" w:cs="Calibri"/>
                  </w:rPr>
                  <m:t xml:space="preserve">- </m:t>
                </m:r>
                <m:acc>
                  <m:accPr>
                    <m:chr m:val="̅"/>
                    <m:ctrlPr>
                      <w:rPr>
                        <w:rFonts w:ascii="Cambria Math" w:eastAsia="Calibri" w:hAnsi="Cambria Math" w:cs="Calibri"/>
                        <w:i/>
                      </w:rPr>
                    </m:ctrlPr>
                  </m:accPr>
                  <m:e>
                    <m:r>
                      <w:rPr>
                        <w:rFonts w:ascii="Cambria Math" w:eastAsia="Calibri" w:hAnsi="Cambria Math" w:cs="Calibri"/>
                      </w:rPr>
                      <m:t>Y</m:t>
                    </m:r>
                  </m:e>
                </m:acc>
              </m:e>
            </m:d>
          </m:num>
          <m:den>
            <m:r>
              <w:rPr>
                <w:rFonts w:ascii="Cambria Math" w:eastAsia="Calibri" w:hAnsi="Cambria Math" w:cs="Calibri"/>
              </w:rPr>
              <m:t>σ</m:t>
            </m:r>
          </m:den>
        </m:f>
      </m:oMath>
      <w:r>
        <w:rPr>
          <w:rFonts w:ascii="Calibri" w:eastAsia="Calibri" w:hAnsi="Calibri" w:cs="Calibri"/>
        </w:rPr>
        <w:t xml:space="preserve"> where </w:t>
      </w:r>
      <m:oMath>
        <m:acc>
          <m:accPr>
            <m:chr m:val="̅"/>
            <m:ctrlPr>
              <w:rPr>
                <w:rFonts w:ascii="Cambria Math" w:eastAsia="Calibri" w:hAnsi="Cambria Math" w:cs="Calibri"/>
                <w:i/>
              </w:rPr>
            </m:ctrlPr>
          </m:accPr>
          <m:e>
            <m:r>
              <w:rPr>
                <w:rFonts w:ascii="Cambria Math" w:eastAsia="Calibri" w:hAnsi="Cambria Math" w:cs="Calibri"/>
              </w:rPr>
              <m:t>Y</m:t>
            </m:r>
          </m:e>
        </m:acc>
      </m:oMath>
      <w:r>
        <w:rPr>
          <w:rFonts w:ascii="Calibri" w:eastAsia="Calibri" w:hAnsi="Calibri" w:cs="Calibri"/>
        </w:rPr>
        <w:t xml:space="preserve"> is the sample mean, </w:t>
      </w:r>
      <m:oMath>
        <m:r>
          <w:rPr>
            <w:rFonts w:ascii="Cambria Math" w:eastAsia="Calibri" w:hAnsi="Cambria Math" w:cs="Calibri"/>
          </w:rPr>
          <m:t>σ</m:t>
        </m:r>
      </m:oMath>
      <w:r>
        <w:rPr>
          <w:rFonts w:ascii="Calibri" w:eastAsia="Calibri" w:hAnsi="Calibri" w:cs="Calibri"/>
        </w:rPr>
        <w:t xml:space="preserve"> is the sample standard deviation and </w:t>
      </w:r>
      <m:oMath>
        <m:r>
          <w:rPr>
            <w:rFonts w:ascii="Cambria Math" w:eastAsia="Calibri" w:hAnsi="Cambria Math" w:cs="Calibri"/>
          </w:rPr>
          <m:t>N</m:t>
        </m:r>
      </m:oMath>
      <w:r>
        <w:rPr>
          <w:rFonts w:ascii="Calibri" w:eastAsia="Calibri" w:hAnsi="Calibri" w:cs="Calibri"/>
        </w:rPr>
        <w:t xml:space="preserve"> is the sample size. This is a two-sided test, and its significance level can be determined using </w:t>
      </w:r>
      <m:oMath>
        <m:r>
          <w:rPr>
            <w:rFonts w:ascii="Cambria Math" w:eastAsia="Calibri" w:hAnsi="Cambria Math" w:cs="Calibri"/>
          </w:rPr>
          <m:t xml:space="preserve">G&gt; </m:t>
        </m:r>
        <m:d>
          <m:dPr>
            <m:ctrlPr>
              <w:rPr>
                <w:rFonts w:ascii="Cambria Math" w:eastAsia="Calibri" w:hAnsi="Cambria Math" w:cs="Calibri"/>
                <w:i/>
              </w:rPr>
            </m:ctrlPr>
          </m:dPr>
          <m:e>
            <m:f>
              <m:fPr>
                <m:type m:val="lin"/>
                <m:ctrlPr>
                  <w:rPr>
                    <w:rFonts w:ascii="Cambria Math" w:eastAsia="Calibri" w:hAnsi="Cambria Math" w:cs="Calibri"/>
                    <w:i/>
                  </w:rPr>
                </m:ctrlPr>
              </m:fPr>
              <m:num>
                <m:r>
                  <w:rPr>
                    <w:rFonts w:ascii="Cambria Math" w:eastAsia="Calibri" w:hAnsi="Cambria Math" w:cs="Calibri"/>
                  </w:rPr>
                  <m:t>N-1</m:t>
                </m:r>
              </m:num>
              <m:den>
                <m:rad>
                  <m:radPr>
                    <m:degHide m:val="1"/>
                    <m:ctrlPr>
                      <w:rPr>
                        <w:rFonts w:ascii="Cambria Math" w:eastAsia="Calibri" w:hAnsi="Cambria Math" w:cs="Calibri"/>
                        <w:i/>
                      </w:rPr>
                    </m:ctrlPr>
                  </m:radPr>
                  <m:deg/>
                  <m:e>
                    <m:r>
                      <w:rPr>
                        <w:rFonts w:ascii="Cambria Math" w:eastAsia="Calibri" w:hAnsi="Cambria Math" w:cs="Calibri"/>
                      </w:rPr>
                      <m:t>N</m:t>
                    </m:r>
                  </m:e>
                </m:rad>
              </m:den>
            </m:f>
          </m:e>
        </m:d>
        <m:rad>
          <m:radPr>
            <m:degHide m:val="1"/>
            <m:ctrlPr>
              <w:rPr>
                <w:rFonts w:ascii="Cambria Math" w:eastAsia="Calibri" w:hAnsi="Cambria Math" w:cs="Calibri"/>
                <w:i/>
              </w:rPr>
            </m:ctrlPr>
          </m:radPr>
          <m:deg/>
          <m:e>
            <m:f>
              <m:fPr>
                <m:type m:val="lin"/>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r>
                      <w:rPr>
                        <w:rFonts w:ascii="Cambria Math" w:eastAsia="Calibri" w:hAnsi="Cambria Math" w:cs="Calibri"/>
                      </w:rPr>
                      <m:t xml:space="preserve">N-2+ </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d>
                <m:r>
                  <w:rPr>
                    <w:rFonts w:ascii="Cambria Math" w:eastAsia="Calibri" w:hAnsi="Cambria Math" w:cs="Calibri"/>
                  </w:rPr>
                  <m:t xml:space="preserve"> </m:t>
                </m:r>
              </m:den>
            </m:f>
          </m:e>
        </m:rad>
      </m:oMath>
      <w:r>
        <w:rPr>
          <w:rFonts w:ascii="Calibri" w:eastAsia="Calibri" w:hAnsi="Calibri" w:cs="Calibri"/>
        </w:rPr>
        <w:t xml:space="preserve"> where </w:t>
      </w:r>
      <m:oMath>
        <m:r>
          <w:rPr>
            <w:rFonts w:ascii="Cambria Math" w:eastAsia="Calibri" w:hAnsi="Cambria Math" w:cs="Calibri"/>
          </w:rPr>
          <m:t>t</m:t>
        </m:r>
      </m:oMath>
      <w:r>
        <w:rPr>
          <w:rFonts w:ascii="Calibri" w:eastAsia="Calibri" w:hAnsi="Calibri" w:cs="Calibri"/>
        </w:rPr>
        <w:t xml:space="preserve"> denoting the </w:t>
      </w:r>
      <w:r w:rsidRPr="002A49AF">
        <w:rPr>
          <w:rFonts w:ascii="Calibri" w:eastAsia="Calibri" w:hAnsi="Calibri" w:cs="Calibri"/>
        </w:rPr>
        <w:t xml:space="preserve">upper critical value of the t-distribution with </w:t>
      </w:r>
      <m:oMath>
        <m:r>
          <w:rPr>
            <w:rFonts w:ascii="Cambria Math" w:eastAsia="Calibri" w:hAnsi="Cambria Math" w:cs="Calibri"/>
          </w:rPr>
          <m:t xml:space="preserve">(N-2) </m:t>
        </m:r>
      </m:oMath>
      <w:r w:rsidRPr="002A49AF">
        <w:rPr>
          <w:rFonts w:ascii="Calibri" w:eastAsia="Calibri" w:hAnsi="Calibri" w:cs="Calibri"/>
        </w:rPr>
        <w:t xml:space="preserve">degrees of freedom and a significance level of </w:t>
      </w:r>
      <m:oMath>
        <m:f>
          <m:fPr>
            <m:type m:val="lin"/>
            <m:ctrlPr>
              <w:rPr>
                <w:rFonts w:ascii="Cambria Math" w:eastAsia="Calibri" w:hAnsi="Cambria Math" w:cs="Calibri"/>
                <w:i/>
              </w:rPr>
            </m:ctrlPr>
          </m:fPr>
          <m:num>
            <m:r>
              <w:rPr>
                <w:rFonts w:ascii="Cambria Math" w:eastAsia="Calibri" w:hAnsi="Cambria Math" w:cs="Calibri"/>
              </w:rPr>
              <m:t>α</m:t>
            </m:r>
          </m:num>
          <m:den>
            <m:d>
              <m:dPr>
                <m:ctrlPr>
                  <w:rPr>
                    <w:rFonts w:ascii="Cambria Math" w:eastAsia="Calibri" w:hAnsi="Cambria Math" w:cs="Calibri"/>
                    <w:i/>
                  </w:rPr>
                </m:ctrlPr>
              </m:dPr>
              <m:e>
                <m:r>
                  <w:rPr>
                    <w:rFonts w:ascii="Cambria Math" w:eastAsia="Calibri" w:hAnsi="Cambria Math" w:cs="Calibri"/>
                  </w:rPr>
                  <m:t>2N</m:t>
                </m:r>
              </m:e>
            </m:d>
          </m:den>
        </m:f>
      </m:oMath>
      <w:r w:rsidRPr="002A49AF">
        <w:rPr>
          <w:rFonts w:ascii="Calibri" w:eastAsia="Calibri" w:hAnsi="Calibri" w:cs="Calibri"/>
        </w:rPr>
        <w:t>.</w:t>
      </w:r>
    </w:p>
    <w:p w14:paraId="6B9338A4" w14:textId="44F94123" w:rsidR="00F82733" w:rsidRPr="00E612EC" w:rsidRDefault="00F82733" w:rsidP="00E612EC">
      <w:pPr>
        <w:pStyle w:val="Heading2"/>
        <w:rPr>
          <w:rFonts w:eastAsia="Calibri"/>
          <w:color w:val="auto"/>
        </w:rPr>
      </w:pPr>
      <w:bookmarkStart w:id="119" w:name="_Toc19020051"/>
      <w:r w:rsidRPr="00E612EC">
        <w:rPr>
          <w:rFonts w:eastAsia="Calibri"/>
          <w:color w:val="auto"/>
        </w:rPr>
        <w:t>Z-score standardization</w:t>
      </w:r>
      <w:bookmarkEnd w:id="119"/>
    </w:p>
    <w:p w14:paraId="4EB33AB4" w14:textId="77777777" w:rsidR="00F82733" w:rsidRDefault="00F82733" w:rsidP="00F82733">
      <w:pPr>
        <w:spacing w:line="360" w:lineRule="auto"/>
        <w:jc w:val="both"/>
        <w:rPr>
          <w:rFonts w:ascii="Calibri" w:eastAsia="Calibri" w:hAnsi="Calibri" w:cs="Calibri"/>
        </w:rPr>
      </w:pPr>
      <w:r>
        <w:rPr>
          <w:rFonts w:ascii="Calibri" w:eastAsia="Calibri" w:hAnsi="Calibri" w:cs="Calibri"/>
        </w:rPr>
        <w:t>Eventually, all three datasets should be standardized to mean 0 and variance 1 by feature. For a given feature, the standardization is defined as:</w:t>
      </w:r>
    </w:p>
    <w:p w14:paraId="4CDFDCB0" w14:textId="77777777" w:rsidR="00F82733" w:rsidRPr="005405E5" w:rsidRDefault="00F82733" w:rsidP="00F82733">
      <w:pPr>
        <w:pStyle w:val="Caption"/>
        <w:keepNext/>
        <w:jc w:val="both"/>
        <w:rPr>
          <w:b/>
          <w:bCs/>
          <w:color w:val="000000" w:themeColor="text1"/>
        </w:rPr>
      </w:pPr>
      <w:r w:rsidRPr="005405E5">
        <w:rPr>
          <w:b/>
          <w:bCs/>
          <w:color w:val="000000" w:themeColor="text1"/>
        </w:rPr>
        <w:t xml:space="preserve">Equation </w:t>
      </w:r>
      <w:r w:rsidRPr="005405E5">
        <w:rPr>
          <w:b/>
          <w:bCs/>
          <w:color w:val="000000" w:themeColor="text1"/>
        </w:rPr>
        <w:fldChar w:fldCharType="begin"/>
      </w:r>
      <w:r w:rsidRPr="005405E5">
        <w:rPr>
          <w:b/>
          <w:bCs/>
          <w:color w:val="000000" w:themeColor="text1"/>
        </w:rPr>
        <w:instrText xml:space="preserve"> SEQ Equation \* ARABIC </w:instrText>
      </w:r>
      <w:r w:rsidRPr="005405E5">
        <w:rPr>
          <w:b/>
          <w:bCs/>
          <w:color w:val="000000" w:themeColor="text1"/>
        </w:rPr>
        <w:fldChar w:fldCharType="separate"/>
      </w:r>
      <w:r w:rsidRPr="005405E5">
        <w:rPr>
          <w:b/>
          <w:bCs/>
          <w:noProof/>
          <w:color w:val="000000" w:themeColor="text1"/>
        </w:rPr>
        <w:t>7</w:t>
      </w:r>
      <w:r w:rsidRPr="005405E5">
        <w:rPr>
          <w:b/>
          <w:bCs/>
          <w:color w:val="000000" w:themeColor="text1"/>
        </w:rPr>
        <w:fldChar w:fldCharType="end"/>
      </w:r>
    </w:p>
    <w:p w14:paraId="432228D9" w14:textId="7850224A" w:rsidR="00F82733" w:rsidRPr="00CE38A9" w:rsidRDefault="00FD4A61" w:rsidP="00F82733">
      <w:pPr>
        <w:spacing w:line="360" w:lineRule="auto"/>
        <w:jc w:val="both"/>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Z</m:t>
              </m:r>
            </m:e>
            <m:sub>
              <m:r>
                <w:rPr>
                  <w:rFonts w:ascii="Cambria Math" w:eastAsia="Calibri" w:hAnsi="Cambria Math" w:cs="Calibri"/>
                </w:rPr>
                <m:t>i</m:t>
              </m:r>
            </m:sub>
          </m:sSub>
          <m:r>
            <w:rPr>
              <w:rFonts w:ascii="Cambria Math" w:eastAsia="Calibri" w:hAnsi="Cambria Math" w:cs="Calibri"/>
            </w:rPr>
            <m:t xml:space="preserve">= </m:t>
          </m:r>
          <m:f>
            <m:fPr>
              <m:type m:val="lin"/>
              <m:ctrlPr>
                <w:rPr>
                  <w:rFonts w:ascii="Cambria Math" w:eastAsia="Calibri" w:hAnsi="Cambria Math" w:cs="Calibri"/>
                  <w:i/>
                </w:rPr>
              </m:ctrlPr>
            </m:fPr>
            <m:num>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i</m:t>
                      </m:r>
                    </m:sub>
                  </m:sSub>
                  <m:r>
                    <w:rPr>
                      <w:rFonts w:ascii="Cambria Math" w:eastAsia="Calibri" w:hAnsi="Cambria Math" w:cs="Calibri"/>
                    </w:rPr>
                    <m:t xml:space="preserve">- </m:t>
                  </m:r>
                  <m:acc>
                    <m:accPr>
                      <m:chr m:val="̅"/>
                      <m:ctrlPr>
                        <w:rPr>
                          <w:rFonts w:ascii="Cambria Math" w:eastAsia="Calibri" w:hAnsi="Cambria Math" w:cs="Calibri"/>
                          <w:i/>
                        </w:rPr>
                      </m:ctrlPr>
                    </m:accPr>
                    <m:e>
                      <m:r>
                        <w:rPr>
                          <w:rFonts w:ascii="Cambria Math" w:eastAsia="Calibri" w:hAnsi="Cambria Math" w:cs="Calibri"/>
                        </w:rPr>
                        <m:t>x</m:t>
                      </m:r>
                    </m:e>
                  </m:acc>
                </m:e>
              </m:d>
            </m:num>
            <m:den>
              <m:r>
                <w:rPr>
                  <w:rFonts w:ascii="Cambria Math" w:eastAsia="Calibri" w:hAnsi="Cambria Math" w:cs="Calibri"/>
                </w:rPr>
                <m:t>δ</m:t>
              </m:r>
            </m:den>
          </m:f>
          <m:r>
            <w:rPr>
              <w:rFonts w:ascii="Cambria Math" w:eastAsia="Calibri" w:hAnsi="Cambria Math" w:cs="Calibri"/>
            </w:rPr>
            <m:t>,</m:t>
          </m:r>
        </m:oMath>
      </m:oMathPara>
    </w:p>
    <w:p w14:paraId="2944C7D7" w14:textId="1D515951" w:rsidR="00F82733" w:rsidRDefault="00033F2B" w:rsidP="00634A47">
      <w:pPr>
        <w:spacing w:line="360" w:lineRule="auto"/>
        <w:jc w:val="both"/>
        <w:rPr>
          <w:rFonts w:ascii="Calibri" w:eastAsia="Calibri" w:hAnsi="Calibri" w:cs="Calibri"/>
        </w:rPr>
      </w:pPr>
      <w:r>
        <w:rPr>
          <w:rFonts w:ascii="Calibri" w:eastAsia="Calibri" w:hAnsi="Calibri" w:cs="Calibri"/>
        </w:rPr>
        <w:t>w</w:t>
      </w:r>
      <w:r w:rsidR="00F82733">
        <w:rPr>
          <w:rFonts w:ascii="Calibri" w:eastAsia="Calibri" w:hAnsi="Calibri" w:cs="Calibri"/>
        </w:rPr>
        <w:t xml:space="preserve">here </w:t>
      </w:r>
      <m:oMath>
        <m:acc>
          <m:accPr>
            <m:chr m:val="̅"/>
            <m:ctrlPr>
              <w:rPr>
                <w:rFonts w:ascii="Cambria Math" w:eastAsia="Calibri" w:hAnsi="Cambria Math" w:cs="Calibri"/>
                <w:i/>
              </w:rPr>
            </m:ctrlPr>
          </m:accPr>
          <m:e>
            <m:r>
              <w:rPr>
                <w:rFonts w:ascii="Cambria Math" w:eastAsia="Calibri" w:hAnsi="Cambria Math" w:cs="Calibri"/>
              </w:rPr>
              <m:t>x</m:t>
            </m:r>
          </m:e>
        </m:acc>
      </m:oMath>
      <w:r w:rsidR="00F82733">
        <w:rPr>
          <w:rFonts w:ascii="Calibri" w:eastAsia="Calibri" w:hAnsi="Calibri" w:cs="Calibri"/>
        </w:rPr>
        <w:t xml:space="preserve"> is the mean of the given feature and </w:t>
      </w:r>
      <m:oMath>
        <m:r>
          <w:rPr>
            <w:rFonts w:ascii="Cambria Math" w:eastAsia="Calibri" w:hAnsi="Cambria Math" w:cs="Calibri"/>
          </w:rPr>
          <m:t>δ</m:t>
        </m:r>
      </m:oMath>
      <w:r w:rsidR="00F82733">
        <w:rPr>
          <w:rFonts w:ascii="Calibri" w:eastAsia="Calibri" w:hAnsi="Calibri" w:cs="Calibri"/>
        </w:rPr>
        <w:t xml:space="preserve"> is the corresponding standard deviation. </w:t>
      </w:r>
    </w:p>
    <w:p w14:paraId="54DC2BD3" w14:textId="19254C7B" w:rsidR="00B667A3" w:rsidRDefault="00C03F05" w:rsidP="00DB4FCC">
      <w:pPr>
        <w:spacing w:line="360" w:lineRule="auto"/>
        <w:jc w:val="center"/>
        <w:rPr>
          <w:rFonts w:ascii="Calibri" w:eastAsia="Calibri" w:hAnsi="Calibri" w:cs="Calibri"/>
        </w:rPr>
      </w:pPr>
      <w:r w:rsidRPr="00C03F05">
        <w:rPr>
          <w:noProof/>
        </w:rPr>
        <w:drawing>
          <wp:inline distT="0" distB="0" distL="0" distR="0" wp14:anchorId="3C8532F5" wp14:editId="6E452AE8">
            <wp:extent cx="2781407" cy="214736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581" cy="2155992"/>
                    </a:xfrm>
                    <a:prstGeom prst="rect">
                      <a:avLst/>
                    </a:prstGeom>
                    <a:noFill/>
                    <a:ln>
                      <a:noFill/>
                    </a:ln>
                  </pic:spPr>
                </pic:pic>
              </a:graphicData>
            </a:graphic>
          </wp:inline>
        </w:drawing>
      </w:r>
    </w:p>
    <w:p w14:paraId="27F9A98A" w14:textId="24A8B5CB" w:rsidR="004B7B75" w:rsidRPr="00E12924" w:rsidRDefault="004B7B75" w:rsidP="00E12924">
      <w:pPr>
        <w:pStyle w:val="Heading2"/>
        <w:rPr>
          <w:rFonts w:eastAsia="Calibri"/>
          <w:color w:val="auto"/>
        </w:rPr>
      </w:pPr>
      <w:bookmarkStart w:id="120" w:name="_Toc19020052"/>
      <w:r w:rsidRPr="00E12924">
        <w:rPr>
          <w:rFonts w:eastAsia="Calibri"/>
          <w:color w:val="auto"/>
        </w:rPr>
        <w:t>SmCCNet Model Hyperparameter Tuning</w:t>
      </w:r>
      <w:bookmarkEnd w:id="120"/>
      <w:r w:rsidRPr="00E12924">
        <w:rPr>
          <w:rFonts w:eastAsia="Calibri"/>
          <w:color w:val="auto"/>
        </w:rPr>
        <w:t xml:space="preserve"> </w:t>
      </w:r>
    </w:p>
    <w:p w14:paraId="77530515" w14:textId="1937A126" w:rsidR="00E12924" w:rsidRDefault="00E12924" w:rsidP="00634A47">
      <w:pPr>
        <w:spacing w:line="360" w:lineRule="auto"/>
        <w:jc w:val="both"/>
      </w:pPr>
      <w:r>
        <w:t xml:space="preserve">The tuning parameters used in this study were summarized </w:t>
      </w:r>
      <w:commentRangeStart w:id="121"/>
      <w:r>
        <w:t xml:space="preserve">in </w:t>
      </w:r>
      <w:r w:rsidRPr="00FF1FE1">
        <w:rPr>
          <w:b/>
          <w:bCs/>
        </w:rPr>
        <w:t xml:space="preserve">Table </w:t>
      </w:r>
      <w:ins w:id="122" w:author="Guannan Shen" w:date="2019-09-23T18:35:00Z">
        <w:r w:rsidR="00CB0D08">
          <w:rPr>
            <w:b/>
            <w:bCs/>
          </w:rPr>
          <w:t>1</w:t>
        </w:r>
      </w:ins>
      <w:del w:id="123" w:author="Guannan Shen" w:date="2019-09-23T18:35:00Z">
        <w:r w:rsidRPr="00FF1FE1" w:rsidDel="00CB0D08">
          <w:rPr>
            <w:b/>
            <w:bCs/>
          </w:rPr>
          <w:delText>2</w:delText>
        </w:r>
      </w:del>
      <w:r>
        <w:t>.</w:t>
      </w:r>
      <w:r w:rsidR="00996FE5">
        <w:t xml:space="preserve"> These </w:t>
      </w:r>
      <w:commentRangeEnd w:id="121"/>
      <w:r w:rsidR="00033F2B">
        <w:rPr>
          <w:rStyle w:val="CommentReference"/>
        </w:rPr>
        <w:commentReference w:id="121"/>
      </w:r>
      <w:r w:rsidR="00996FE5">
        <w:t xml:space="preserve">hyperparameters were used by the model through the workflow described in </w:t>
      </w:r>
      <w:r w:rsidR="00996FE5" w:rsidRPr="00996FE5">
        <w:rPr>
          <w:b/>
          <w:bCs/>
        </w:rPr>
        <w:t>Figure 2</w:t>
      </w:r>
      <w:r w:rsidR="00996FE5">
        <w:t>.</w:t>
      </w:r>
      <w:r>
        <w:t xml:space="preserve"> The optimized values are only applicable to the </w:t>
      </w:r>
      <w:r>
        <w:lastRenderedPageBreak/>
        <w:t xml:space="preserve">motivating example described below. </w:t>
      </w:r>
      <w:r w:rsidR="00D60546">
        <w:t xml:space="preserve">The sub-sampling proportions for two </w:t>
      </w:r>
      <w:r w:rsidR="00EF4185">
        <w:t>Omics</w:t>
      </w:r>
      <w:r w:rsidR="00D60546">
        <w:t xml:space="preserve"> datasets are decided based on the number of features in each </w:t>
      </w:r>
      <w:r w:rsidR="00EF4185">
        <w:t>Omics</w:t>
      </w:r>
      <w:r w:rsidR="00D60546">
        <w:t xml:space="preserve"> data</w:t>
      </w:r>
      <w:r w:rsidR="00BB2A91">
        <w:t xml:space="preserve">, where larger </w:t>
      </w:r>
      <w:r w:rsidR="00EF4185">
        <w:t>Omics</w:t>
      </w:r>
      <w:r w:rsidR="00BB2A91">
        <w:t xml:space="preserve"> dataset tend to have more noise thus a relatively smaller proportion should be used in each subsampling</w:t>
      </w:r>
      <w:r w:rsidR="00D60546">
        <w:t xml:space="preserve">. </w:t>
      </w:r>
      <w:r w:rsidR="00D60546">
        <w:rPr>
          <w:rFonts w:eastAsiaTheme="minorEastAsia"/>
        </w:rPr>
        <w:t>The total number of repeated subsampling can be 500, 1000 and 2000, and 1000 was chosen according to the manual. The results of SmCCNet are very sensitive to the penalties</w:t>
      </w:r>
      <w:r w:rsidR="00B148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B1486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D60546">
        <w:rPr>
          <w:rFonts w:eastAsiaTheme="minorEastAsia"/>
        </w:rPr>
        <w:t xml:space="preserve">. Therefore, the best penalty pair should always be identified through cross validation with respect to specific datasets and values of all the other tuning parameters. </w:t>
      </w:r>
      <w:r w:rsidR="00CF5687">
        <w:rPr>
          <w:rFonts w:eastAsiaTheme="minorEastAsia"/>
        </w:rPr>
        <w:t>The K in the K</w:t>
      </w:r>
      <w:r w:rsidR="00D60546">
        <w:rPr>
          <w:rFonts w:eastAsiaTheme="minorEastAsia"/>
        </w:rPr>
        <w:t>-fold</w:t>
      </w:r>
      <w:r w:rsidR="00BF7B06">
        <w:rPr>
          <w:rFonts w:eastAsiaTheme="minorEastAsia"/>
        </w:rPr>
        <w:t xml:space="preserve"> cross validation</w:t>
      </w:r>
      <w:r w:rsidR="00D60546">
        <w:rPr>
          <w:rFonts w:eastAsiaTheme="minorEastAsia"/>
        </w:rPr>
        <w:t xml:space="preserve"> </w:t>
      </w:r>
      <w:r w:rsidR="00BF7B06">
        <w:rPr>
          <w:rFonts w:eastAsiaTheme="minorEastAsia"/>
        </w:rPr>
        <w:t>(</w:t>
      </w:r>
      <w:r w:rsidR="00D60546">
        <w:rPr>
          <w:rFonts w:eastAsiaTheme="minorEastAsia"/>
        </w:rPr>
        <w:t>CV</w:t>
      </w:r>
      <w:r w:rsidR="00BF7B06">
        <w:rPr>
          <w:rFonts w:eastAsiaTheme="minorEastAsia"/>
        </w:rPr>
        <w:t>)</w:t>
      </w:r>
      <w:r w:rsidR="00D60546">
        <w:rPr>
          <w:rFonts w:eastAsiaTheme="minorEastAsia"/>
        </w:rPr>
        <w:t xml:space="preserve"> </w:t>
      </w:r>
      <w:r w:rsidR="00CF5687">
        <w:rPr>
          <w:rFonts w:eastAsiaTheme="minorEastAsia"/>
        </w:rPr>
        <w:t xml:space="preserve">is decided </w:t>
      </w:r>
      <w:r w:rsidR="00BF7B06">
        <w:rPr>
          <w:rFonts w:eastAsiaTheme="minorEastAsia"/>
        </w:rPr>
        <w:t xml:space="preserve">based on the sample size, that is a small K should be selected for a small sample size to have a stable average </w:t>
      </w:r>
      <w:r w:rsidR="00B707A1">
        <w:rPr>
          <w:rFonts w:eastAsiaTheme="minorEastAsia"/>
        </w:rPr>
        <w:t>metric</w:t>
      </w:r>
      <w:r w:rsidR="00D60546">
        <w:rPr>
          <w:rFonts w:eastAsiaTheme="minorEastAsia"/>
        </w:rPr>
        <w:t>.</w:t>
      </w:r>
      <w:r w:rsidR="00E33761">
        <w:rPr>
          <w:rFonts w:eastAsiaTheme="minorEastAsia"/>
        </w:rPr>
        <w:t xml:space="preserve"> Here,</w:t>
      </w:r>
      <w:r w:rsidR="00D60546">
        <w:rPr>
          <w:rFonts w:eastAsiaTheme="minorEastAsia"/>
        </w:rPr>
        <w:t xml:space="preserve"> </w:t>
      </w:r>
      <w:r w:rsidR="00E33761">
        <w:rPr>
          <w:rFonts w:eastAsiaTheme="minorEastAsia"/>
        </w:rPr>
        <w:t>t</w:t>
      </w:r>
      <w:r w:rsidR="00D60546">
        <w:rPr>
          <w:rFonts w:eastAsiaTheme="minorEastAsia"/>
        </w:rPr>
        <w:t xml:space="preserve">he best penalty pair </w:t>
      </w:r>
      <w:r w:rsidR="00E52540">
        <w:rPr>
          <w:rFonts w:eastAsiaTheme="minorEastAsia"/>
        </w:rPr>
        <w:t>should have</w:t>
      </w:r>
      <w:r w:rsidR="00D60546">
        <w:rPr>
          <w:rFonts w:eastAsiaTheme="minorEastAsia"/>
        </w:rPr>
        <w:t xml:space="preserve"> the smallest average prediction error from the CV, which can be easily identified through the contour plot. </w:t>
      </w:r>
      <w:r>
        <w:t>The SmCCNet can be applied either as unweighted (</w:t>
      </w:r>
      <m:oMath>
        <m:r>
          <w:rPr>
            <w:rFonts w:ascii="Cambria Math" w:hAnsi="Cambria Math"/>
          </w:rPr>
          <m:t>a=b=c=1</m:t>
        </m:r>
      </m:oMath>
      <w:r>
        <w:t xml:space="preserve">) or as weighted framework. In this study, both unweighted and weighted versions were used to test the impact of weights on the generated subnetworks. Currently, there is no </w:t>
      </w:r>
      <w:r w:rsidRPr="00A71713">
        <w:t>mathematically rigorous</w:t>
      </w:r>
      <w:r>
        <w:t xml:space="preserve"> method to identify the weights. However, the weights can be implied empirically</w:t>
      </w:r>
      <w:r w:rsidR="00ED2851">
        <w:t xml:space="preserve"> with the summary Pearson correlations density plot. </w:t>
      </w:r>
      <w:r w:rsidR="00971AC0">
        <w:t xml:space="preserve">Eventually, the networks generated by SmCCNet will be compared to the networks generated by sparse CCA without a clinical phenotype. </w:t>
      </w:r>
    </w:p>
    <w:p w14:paraId="3029ED25" w14:textId="2A6630B5" w:rsidR="00C270E4" w:rsidRPr="00311618" w:rsidRDefault="00C270E4" w:rsidP="00311618">
      <w:pPr>
        <w:pStyle w:val="Heading2"/>
        <w:rPr>
          <w:color w:val="000000" w:themeColor="text1"/>
        </w:rPr>
      </w:pPr>
      <w:bookmarkStart w:id="124" w:name="_Toc19020053"/>
      <w:r w:rsidRPr="00311618">
        <w:rPr>
          <w:color w:val="000000" w:themeColor="text1"/>
        </w:rPr>
        <w:t>Summary of Hubs from Networks Generated</w:t>
      </w:r>
      <w:bookmarkEnd w:id="124"/>
      <w:r w:rsidRPr="00311618">
        <w:rPr>
          <w:color w:val="000000" w:themeColor="text1"/>
        </w:rPr>
        <w:t xml:space="preserve"> </w:t>
      </w:r>
    </w:p>
    <w:p w14:paraId="2D675DAE" w14:textId="2489CF29" w:rsidR="00C270E4" w:rsidRDefault="00C270E4" w:rsidP="00634A47">
      <w:pPr>
        <w:spacing w:line="360" w:lineRule="auto"/>
        <w:jc w:val="both"/>
        <w:rPr>
          <w:rFonts w:ascii="Calibri" w:eastAsia="Calibri" w:hAnsi="Calibri" w:cs="Calibri"/>
        </w:rPr>
      </w:pPr>
      <w:r w:rsidRPr="7E7E15CD">
        <w:rPr>
          <w:rFonts w:ascii="Calibri" w:eastAsia="Calibri" w:hAnsi="Calibri" w:cs="Calibri"/>
        </w:rPr>
        <w:t>It is generally accepted that biological networks typically have a scale-free format where several hubs have many connections and most nodes only have one or a few connections.</w:t>
      </w:r>
      <w:r>
        <w:rPr>
          <w:rFonts w:ascii="Calibri" w:eastAsia="Calibri" w:hAnsi="Calibri" w:cs="Calibri"/>
        </w:rPr>
        <w:t xml:space="preserve"> Our preliminary results revealed hubs in</w:t>
      </w:r>
      <w:r w:rsidR="00C07E8E">
        <w:rPr>
          <w:rFonts w:ascii="Calibri" w:eastAsia="Calibri" w:hAnsi="Calibri" w:cs="Calibri"/>
        </w:rPr>
        <w:t xml:space="preserve"> the integrative host-transcriptome-microbiome networks. </w:t>
      </w:r>
      <w:r w:rsidR="00371E5C">
        <w:rPr>
          <w:rFonts w:ascii="Calibri" w:eastAsia="Calibri" w:hAnsi="Calibri" w:cs="Calibri"/>
        </w:rPr>
        <w:t xml:space="preserve">Hubs from each network will be summarized and compared across different settings to evaluate the robustness of networks. </w:t>
      </w:r>
    </w:p>
    <w:p w14:paraId="0574D2DD" w14:textId="77777777" w:rsidR="00057E3E" w:rsidRPr="004D6EF5" w:rsidRDefault="00057E3E" w:rsidP="00057E3E">
      <w:pPr>
        <w:pStyle w:val="Heading2"/>
        <w:rPr>
          <w:color w:val="000000" w:themeColor="text1"/>
        </w:rPr>
      </w:pPr>
      <w:r w:rsidRPr="004D6EF5">
        <w:rPr>
          <w:color w:val="000000" w:themeColor="text1"/>
        </w:rPr>
        <w:t>Enrichment analysis</w:t>
      </w:r>
    </w:p>
    <w:p w14:paraId="3CBF7BB4" w14:textId="576CCAED" w:rsidR="00057E3E" w:rsidRPr="00311618" w:rsidRDefault="00057E3E" w:rsidP="00634A47">
      <w:pPr>
        <w:spacing w:line="360" w:lineRule="auto"/>
        <w:jc w:val="both"/>
      </w:pPr>
      <w:r>
        <w:t xml:space="preserve">Enrichment analysis </w:t>
      </w:r>
      <w:r w:rsidR="00033F2B">
        <w:t xml:space="preserve">will be performed on the list of genes </w:t>
      </w:r>
      <w:r>
        <w:t xml:space="preserve"> to provide valuable insight on biological function by systematically mapping </w:t>
      </w:r>
      <w:r w:rsidR="00033F2B">
        <w:t xml:space="preserve">genes </w:t>
      </w:r>
      <w:r>
        <w:t xml:space="preserve">to their associated biological annotations (such as gene ontology [GO] terms or </w:t>
      </w:r>
      <w:r w:rsidRPr="0034330B">
        <w:t>Kyoto Encyclopedia of Genes and Genomes</w:t>
      </w:r>
      <w:r>
        <w:t xml:space="preserve"> [KEGG] pathway)</w:t>
      </w:r>
      <w:r>
        <w:fldChar w:fldCharType="begin">
          <w:fldData xml:space="preserve">PEVuZE5vdGU+PENpdGU+PEF1dGhvcj5ZdTwvQXV0aG9yPjxZZWFyPjIwMTI8L1llYXI+PFJlY051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</w:fldData>
        </w:fldChar>
      </w:r>
      <w:r w:rsidR="00DA743C">
        <w:instrText xml:space="preserve"> ADDIN EN.CITE </w:instrText>
      </w:r>
      <w:r w:rsidR="00DA743C">
        <w:fldChar w:fldCharType="begin">
          <w:fldData xml:space="preserve">PEVuZE5vdGU+PENpdGU+PEF1dGhvcj5ZdTwvQXV0aG9yPjxZZWFyPjIwMTI8L1llYXI+PFJlY051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</w:fldData>
        </w:fldChar>
      </w:r>
      <w:r w:rsidR="00DA743C">
        <w:instrText xml:space="preserve"> ADDIN EN.CITE.DATA </w:instrText>
      </w:r>
      <w:r w:rsidR="00DA743C">
        <w:fldChar w:fldCharType="end"/>
      </w:r>
      <w:r>
        <w:fldChar w:fldCharType="separate"/>
      </w:r>
      <w:r w:rsidR="00DA743C">
        <w:rPr>
          <w:noProof/>
        </w:rPr>
        <w:t>[42, 43]</w:t>
      </w:r>
      <w:r>
        <w:fldChar w:fldCharType="end"/>
      </w:r>
      <w:r>
        <w:t xml:space="preserve">. </w:t>
      </w:r>
      <w:r w:rsidR="00033F2B">
        <w:t xml:space="preserve">We wil use </w:t>
      </w:r>
      <w:r w:rsidRPr="004F768F">
        <w:t>clusterProfiler</w:t>
      </w:r>
      <w:r w:rsidR="00033F2B">
        <w:t>, which</w:t>
      </w:r>
      <w:r w:rsidRPr="004F768F">
        <w:t xml:space="preserve"> </w:t>
      </w:r>
      <w:r>
        <w:t>is</w:t>
      </w:r>
      <w:r w:rsidRPr="004F768F">
        <w:t xml:space="preserve"> implemented</w:t>
      </w:r>
      <w:r>
        <w:t xml:space="preserve"> in R </w:t>
      </w:r>
      <w:r w:rsidR="00033F2B">
        <w:t>using</w:t>
      </w:r>
      <w:r w:rsidRPr="004F768F">
        <w:t xml:space="preserve"> the Bioconductor annotation data</w:t>
      </w:r>
      <w:r w:rsidR="00033F2B">
        <w:t xml:space="preserve"> in </w:t>
      </w:r>
      <w:r w:rsidRPr="00795FCE">
        <w:t>GO.db and KEGG.db</w:t>
      </w:r>
      <w:r>
        <w:fldChar w:fldCharType="begin">
          <w:fldData xml:space="preserve">PEVuZE5vdGU+PENpdGU+PEF1dGhvcj5ZdTwvQXV0aG9yPjxZZWFyPjIwMTI8L1llYXI+PFJlY051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==
</w:fldData>
        </w:fldChar>
      </w:r>
      <w:r w:rsidR="00DA743C">
        <w:instrText xml:space="preserve"> ADDIN EN.CITE </w:instrText>
      </w:r>
      <w:r w:rsidR="00DA743C">
        <w:fldChar w:fldCharType="begin">
          <w:fldData xml:space="preserve">PEVuZE5vdGU+PENpdGU+PEF1dGhvcj5ZdTwvQXV0aG9yPjxZZWFyPjIwMTI8L1llYXI+PFJlY051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==
</w:fldData>
        </w:fldChar>
      </w:r>
      <w:r w:rsidR="00DA743C">
        <w:instrText xml:space="preserve"> ADDIN EN.CITE.DATA </w:instrText>
      </w:r>
      <w:r w:rsidR="00DA743C">
        <w:fldChar w:fldCharType="end"/>
      </w:r>
      <w:r>
        <w:fldChar w:fldCharType="separate"/>
      </w:r>
      <w:r w:rsidR="00DA743C">
        <w:rPr>
          <w:noProof/>
        </w:rPr>
        <w:t>[6, 42]</w:t>
      </w:r>
      <w:r>
        <w:fldChar w:fldCharType="end"/>
      </w:r>
      <w:r>
        <w:t>.</w:t>
      </w:r>
    </w:p>
    <w:p w14:paraId="4E2E3B47" w14:textId="1EF8A30B" w:rsidR="00335805" w:rsidRPr="00335805" w:rsidRDefault="00335805" w:rsidP="00335805">
      <w:pPr>
        <w:pStyle w:val="Heading1"/>
        <w:rPr>
          <w:color w:val="auto"/>
        </w:rPr>
      </w:pPr>
      <w:bookmarkStart w:id="125" w:name="_Toc19020054"/>
      <w:r w:rsidRPr="00335805">
        <w:rPr>
          <w:color w:val="auto"/>
        </w:rPr>
        <w:t>Motivating Example</w:t>
      </w:r>
      <w:bookmarkEnd w:id="125"/>
      <w:r w:rsidRPr="00335805">
        <w:rPr>
          <w:color w:val="auto"/>
        </w:rPr>
        <w:t xml:space="preserve"> </w:t>
      </w:r>
    </w:p>
    <w:p w14:paraId="5EA1C44B" w14:textId="7878D271" w:rsidR="00E96483" w:rsidRPr="00335805" w:rsidRDefault="0AB0F4F0" w:rsidP="00335805">
      <w:pPr>
        <w:pStyle w:val="Heading2"/>
        <w:rPr>
          <w:color w:val="auto"/>
        </w:rPr>
      </w:pPr>
      <w:bookmarkStart w:id="126" w:name="_Toc19020055"/>
      <w:r w:rsidRPr="00335805">
        <w:rPr>
          <w:color w:val="auto"/>
        </w:rPr>
        <w:t>Data</w:t>
      </w:r>
      <w:r w:rsidR="00335805" w:rsidRPr="00335805">
        <w:rPr>
          <w:color w:val="auto"/>
        </w:rPr>
        <w:t>set</w:t>
      </w:r>
      <w:r w:rsidR="00715E58" w:rsidRPr="00335805">
        <w:rPr>
          <w:color w:val="auto"/>
        </w:rPr>
        <w:t xml:space="preserve"> </w:t>
      </w:r>
      <w:r w:rsidR="00ED50F7" w:rsidRPr="00335805">
        <w:rPr>
          <w:color w:val="auto"/>
        </w:rPr>
        <w:t xml:space="preserve">Generation and </w:t>
      </w:r>
      <w:r w:rsidR="00715E58" w:rsidRPr="00335805">
        <w:rPr>
          <w:color w:val="auto"/>
        </w:rPr>
        <w:t>Preprocessing</w:t>
      </w:r>
      <w:bookmarkEnd w:id="126"/>
      <w:r w:rsidR="00715E58" w:rsidRPr="00335805">
        <w:rPr>
          <w:color w:val="auto"/>
        </w:rPr>
        <w:t xml:space="preserve"> </w:t>
      </w:r>
    </w:p>
    <w:p w14:paraId="763517D2" w14:textId="046E89D9" w:rsidR="00E45692" w:rsidRDefault="0AB0F4F0" w:rsidP="00EC6BCD">
      <w:pPr>
        <w:spacing w:line="360" w:lineRule="auto"/>
        <w:jc w:val="both"/>
      </w:pPr>
      <w:r>
        <w:t xml:space="preserve">The </w:t>
      </w:r>
      <w:r w:rsidR="00581CFD">
        <w:t xml:space="preserve">intestinal </w:t>
      </w:r>
      <w:r>
        <w:t xml:space="preserve">mucosal transcriptome was obtained </w:t>
      </w:r>
      <w:r w:rsidR="00BB6B2C">
        <w:t xml:space="preserve">through RNA-Seq </w:t>
      </w:r>
      <w:r>
        <w:t xml:space="preserve">from </w:t>
      </w:r>
      <w:r w:rsidR="00AA363C">
        <w:t xml:space="preserve">colon </w:t>
      </w:r>
      <w:r>
        <w:t>biopsies of a clinical study comparing HIV-1-uninfected (</w:t>
      </w:r>
      <m:oMath>
        <m:r>
          <w:rPr>
            <w:rFonts w:ascii="Cambria Math" w:hAnsi="Cambria Math"/>
          </w:rPr>
          <m:t>n=13</m:t>
        </m:r>
      </m:oMath>
      <w:r>
        <w:t>) and age- and gender-matched, antiretroviral-therapy naïve persons living with HIV-1 (PLWH;</w:t>
      </w:r>
      <w:r w:rsidR="003E5BE3">
        <w:t xml:space="preserve"> </w:t>
      </w:r>
      <m:oMath>
        <m:r>
          <w:rPr>
            <w:rFonts w:ascii="Cambria Math" w:hAnsi="Cambria Math"/>
          </w:rPr>
          <m:t>n=19</m:t>
        </m:r>
      </m:oMath>
      <w:r>
        <w:t>).</w:t>
      </w:r>
      <w:r w:rsidR="00183B90">
        <w:t xml:space="preserve"> </w:t>
      </w:r>
      <w:r w:rsidR="00183B90" w:rsidRPr="00183B90">
        <w:t xml:space="preserve">The RNA-Seq library quality was verified using 2100 BioAnalyzer </w:t>
      </w:r>
      <w:r w:rsidR="00183B90" w:rsidRPr="00183B90">
        <w:lastRenderedPageBreak/>
        <w:t>(Agilent, Santa Clara, CA) before loaded into a HiSeq 2500 by the Genomic Sequencing Core facility at the University of Colorado Anschutz Medical Ca</w:t>
      </w:r>
      <w:r w:rsidR="00F42EA9">
        <w:t>mp</w:t>
      </w:r>
      <w:r w:rsidR="00183B90" w:rsidRPr="00183B90">
        <w:t>us.</w:t>
      </w:r>
      <w:r w:rsidR="00183B90">
        <w:t xml:space="preserve"> </w:t>
      </w:r>
      <w:r w:rsidR="00183B90" w:rsidRPr="00183B90">
        <w:t xml:space="preserve">The quality screened FASTQ files were mapped to the current human genome assembly GRCh38 using </w:t>
      </w:r>
      <w:r w:rsidR="00183B90" w:rsidRPr="00183B90">
        <w:rPr>
          <w:i/>
          <w:iCs/>
        </w:rPr>
        <w:t>Hisat2</w:t>
      </w:r>
      <w:r w:rsidR="00183B90" w:rsidRPr="00183B90">
        <w:t xml:space="preserve"> (Johns Hopkins University). </w:t>
      </w:r>
      <w:r>
        <w:t>The targeted gene lists core IFN-stimulated genes (</w:t>
      </w:r>
      <w:r w:rsidR="00287478">
        <w:t>core-</w:t>
      </w:r>
      <w:r>
        <w:t xml:space="preserve">ISGs) and IFNβ specific ISGs </w:t>
      </w:r>
      <w:r w:rsidR="00FA2308">
        <w:t xml:space="preserve">(beta-ISGs) </w:t>
      </w:r>
      <w:r>
        <w:t xml:space="preserve">were pre-defined by a preliminary </w:t>
      </w:r>
      <w:r w:rsidRPr="0AB0F4F0">
        <w:rPr>
          <w:i/>
          <w:iCs/>
        </w:rPr>
        <w:t>ex vivo</w:t>
      </w:r>
      <w:r>
        <w:t xml:space="preserve"> study</w:t>
      </w:r>
      <w:r w:rsidR="008D2F19">
        <w:t xml:space="preserve">, which were used as </w:t>
      </w:r>
      <w:r w:rsidR="00296BBA">
        <w:t>the candidate genes for integrative network analysis</w:t>
      </w:r>
      <w:r>
        <w:t>.</w:t>
      </w:r>
      <w:r w:rsidR="00004045">
        <w:t xml:space="preserve"> </w:t>
      </w:r>
      <w:r w:rsidR="00486486">
        <w:t>Particularly, p</w:t>
      </w:r>
      <w:r>
        <w:t>rimary gut CD4 T cells (</w:t>
      </w:r>
      <m:oMath>
        <m:r>
          <w:rPr>
            <w:rFonts w:ascii="Cambria Math" w:hAnsi="Cambria Math"/>
          </w:rPr>
          <m:t>n=3</m:t>
        </m:r>
      </m:oMath>
      <w:r w:rsidR="00DC4165">
        <w:rPr>
          <w:rFonts w:eastAsiaTheme="minorEastAsia"/>
        </w:rPr>
        <w:t xml:space="preserve"> </w:t>
      </w:r>
      <w:r>
        <w:t xml:space="preserve">donors) were treated for 6 hours </w:t>
      </w:r>
      <w:r w:rsidRPr="0AB0F4F0">
        <w:rPr>
          <w:i/>
          <w:iCs/>
        </w:rPr>
        <w:t>ex vivo</w:t>
      </w:r>
      <w:r>
        <w:t xml:space="preserve"> with individual IFN-</w:t>
      </w:r>
      <w:r w:rsidR="00AD1103">
        <w:t>I</w:t>
      </w:r>
      <w:r>
        <w:t>s normalized for IFNAR signaling activity. 1,980 IFN-regulated genes were detected by downstream quantitative PCR analysis pipeline. The core</w:t>
      </w:r>
      <w:r w:rsidR="00F35A97">
        <w:t>-</w:t>
      </w:r>
      <w:r>
        <w:t>ISGs were induced by all IFN-Is tested, while many other ISGs were not shared between the IFNα subtypes. Since IFNβ, but not IFNα, was upregulated during chronic HIV-1 infection, a broader spectrum of ISGs was induced by IFNβ by our observation. The IFN-stimulated genes were defined by 1.5-fold change cutoff</w:t>
      </w:r>
      <w:r w:rsidR="00851188">
        <w:t xml:space="preserve">, where the genes are only stimulated by IFNβ not by IFNα belong to the beta-ISGs. </w:t>
      </w:r>
      <w:r w:rsidR="00DE0F00" w:rsidRPr="00DE0F00">
        <w:t xml:space="preserve">Two-group comparison </w:t>
      </w:r>
      <w:r w:rsidR="00DC1111">
        <w:t>differential expression (</w:t>
      </w:r>
      <w:r w:rsidR="00DE0F00" w:rsidRPr="00DE0F00">
        <w:t>DE</w:t>
      </w:r>
      <w:r w:rsidR="00DC1111">
        <w:t>)</w:t>
      </w:r>
      <w:r w:rsidR="00DE0F00" w:rsidRPr="00DE0F00">
        <w:t xml:space="preserve"> analysis </w:t>
      </w:r>
      <w:r w:rsidR="0089038E">
        <w:t xml:space="preserve">at the global level </w:t>
      </w:r>
      <w:r w:rsidR="00DE0F00" w:rsidRPr="00DE0F00">
        <w:t xml:space="preserve">was called using normalized counts with edgeR according to the package vignettes and with an FDR (false discovery rate) of 5%. This analysis is to test whether a gene is significantly altered between healthy controls and </w:t>
      </w:r>
      <w:r w:rsidR="00DE0F00">
        <w:t>HIV-1</w:t>
      </w:r>
      <w:r w:rsidR="00DE0F00" w:rsidRPr="00DE0F00">
        <w:t>-infected donors.</w:t>
      </w:r>
      <w:r w:rsidR="002C012D">
        <w:t xml:space="preserve"> </w:t>
      </w:r>
    </w:p>
    <w:p w14:paraId="3CDBAA44" w14:textId="3EC2BE36" w:rsidR="0AB0F4F0" w:rsidRPr="00EC6BCD" w:rsidRDefault="0AB0F4F0" w:rsidP="00EC6BCD">
      <w:pPr>
        <w:spacing w:line="360" w:lineRule="auto"/>
        <w:jc w:val="both"/>
      </w:pPr>
      <w:r>
        <w:t xml:space="preserve">The intestinal microbiome was obtained from colon biopsies of the same cohort but </w:t>
      </w:r>
      <w:r w:rsidR="00C11058">
        <w:t xml:space="preserve">with </w:t>
      </w:r>
      <w:r>
        <w:t xml:space="preserve">a slightly different panel of donors. </w:t>
      </w:r>
      <w:r w:rsidR="00C867E1">
        <w:rPr>
          <w:rFonts w:ascii="Calibri" w:eastAsia="Calibri" w:hAnsi="Calibri" w:cs="Calibri"/>
        </w:rPr>
        <w:t xml:space="preserve">In our study, we used the 16S rRNA sequencing to generate taxonomic profiling. </w:t>
      </w:r>
      <w:r>
        <w:t xml:space="preserve">The microbiome contains data from </w:t>
      </w:r>
      <w:r w:rsidRPr="0AB0F4F0">
        <w:rPr>
          <w:rFonts w:ascii="Calibri" w:eastAsia="Calibri" w:hAnsi="Calibri" w:cs="Calibri"/>
        </w:rPr>
        <w:t>HIV-1-uninfected (</w:t>
      </w:r>
      <m:oMath>
        <m:r>
          <w:rPr>
            <w:rFonts w:ascii="Cambria Math" w:hAnsi="Cambria Math"/>
          </w:rPr>
          <m:t>n=14</m:t>
        </m:r>
      </m:oMath>
      <w:r w:rsidRPr="0AB0F4F0">
        <w:rPr>
          <w:rFonts w:ascii="Calibri" w:eastAsia="Calibri" w:hAnsi="Calibri" w:cs="Calibri"/>
        </w:rPr>
        <w:t xml:space="preserve">) and age- and gender-matched, antiretroviral-therapy naïve persons living with HIV-1 (PLWH; </w:t>
      </w:r>
      <m:oMath>
        <m:r>
          <w:rPr>
            <w:rFonts w:ascii="Cambria Math" w:hAnsi="Cambria Math"/>
          </w:rPr>
          <m:t>n=19</m:t>
        </m:r>
      </m:oMath>
      <w:r w:rsidRPr="0AB0F4F0">
        <w:rPr>
          <w:rFonts w:ascii="Calibri" w:eastAsia="Calibri" w:hAnsi="Calibri" w:cs="Calibri"/>
        </w:rPr>
        <w:t>)</w:t>
      </w:r>
      <w:r>
        <w:t xml:space="preserve">. DNA was extracted </w:t>
      </w:r>
      <w:r w:rsidR="001D446C">
        <w:t xml:space="preserve">from colon biopsies </w:t>
      </w:r>
      <w:r>
        <w:t>and then 16S rRNA was</w:t>
      </w:r>
      <w:r w:rsidR="003F298D">
        <w:t xml:space="preserve"> generated then</w:t>
      </w:r>
      <w:r>
        <w:t xml:space="preserve"> sequenced by Illumina paired-end sequencing</w:t>
      </w:r>
      <w:r w:rsidR="00EC6BCD">
        <w:t xml:space="preserve"> on the Miseq platform with version 2.0 of the Miseq Control Software, using a 500-cycle version 2 reagent kit</w:t>
      </w:r>
      <w:r w:rsidR="00A61E1A">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instrText xml:space="preserve"> ADDIN EN.CITE </w:instrText>
      </w:r>
      <w:r w:rsidR="00FE10D5">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instrText xml:space="preserve"> ADDIN EN.CITE.DATA </w:instrText>
      </w:r>
      <w:r w:rsidR="00FE10D5">
        <w:fldChar w:fldCharType="end"/>
      </w:r>
      <w:r w:rsidR="00A61E1A">
        <w:fldChar w:fldCharType="separate"/>
      </w:r>
      <w:r w:rsidR="00FE10D5">
        <w:rPr>
          <w:noProof/>
        </w:rPr>
        <w:t>[5]</w:t>
      </w:r>
      <w:r w:rsidR="00A61E1A">
        <w:fldChar w:fldCharType="end"/>
      </w:r>
      <w:r>
        <w:t xml:space="preserve">. OTUs were </w:t>
      </w:r>
      <w:r w:rsidRPr="0AB0F4F0">
        <w:rPr>
          <w:rFonts w:ascii="Calibri" w:eastAsia="Calibri" w:hAnsi="Calibri" w:cs="Calibri"/>
        </w:rPr>
        <w:t>produced by clustering sequences with identical taxonomic assignments at similarity threshold 9</w:t>
      </w:r>
      <w:r w:rsidR="00B2482A">
        <w:rPr>
          <w:rFonts w:ascii="Calibri" w:eastAsia="Calibri" w:hAnsi="Calibri" w:cs="Calibri"/>
        </w:rPr>
        <w:t>9</w:t>
      </w:r>
      <w:r w:rsidRPr="0AB0F4F0">
        <w:rPr>
          <w:rFonts w:ascii="Calibri" w:eastAsia="Calibri" w:hAnsi="Calibri" w:cs="Calibri"/>
        </w:rPr>
        <w:t>%. Finally, OTUs with relative abundance (RA) were generated at phylum, order, family, genus and species levels</w:t>
      </w:r>
      <w:r w:rsidR="00C17802">
        <w:rPr>
          <w:rFonts w:ascii="Calibri" w:eastAsia="Calibri" w:hAnsi="Calibri" w:cs="Calibri"/>
        </w:rPr>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C17802">
        <w:rPr>
          <w:rFonts w:ascii="Calibri" w:eastAsia="Calibri" w:hAnsi="Calibri" w:cs="Calibri"/>
        </w:rPr>
      </w:r>
      <w:r w:rsidR="00C17802">
        <w:rPr>
          <w:rFonts w:ascii="Calibri" w:eastAsia="Calibri" w:hAnsi="Calibri" w:cs="Calibri"/>
        </w:rPr>
        <w:fldChar w:fldCharType="separate"/>
      </w:r>
      <w:r w:rsidR="00FE10D5">
        <w:rPr>
          <w:rFonts w:ascii="Calibri" w:eastAsia="Calibri" w:hAnsi="Calibri" w:cs="Calibri"/>
          <w:noProof/>
        </w:rPr>
        <w:t>[5]</w:t>
      </w:r>
      <w:r w:rsidR="00C17802">
        <w:rPr>
          <w:rFonts w:ascii="Calibri" w:eastAsia="Calibri" w:hAnsi="Calibri" w:cs="Calibri"/>
        </w:rPr>
        <w:fldChar w:fldCharType="end"/>
      </w:r>
      <w:r w:rsidRPr="0AB0F4F0">
        <w:rPr>
          <w:rFonts w:ascii="Calibri" w:eastAsia="Calibri" w:hAnsi="Calibri" w:cs="Calibri"/>
        </w:rPr>
        <w:t xml:space="preserve">. </w:t>
      </w:r>
    </w:p>
    <w:p w14:paraId="7F691BDD" w14:textId="1EA2FBEF" w:rsidR="0AB0F4F0" w:rsidRDefault="004F2550" w:rsidP="00634A47">
      <w:pPr>
        <w:spacing w:line="360" w:lineRule="auto"/>
        <w:jc w:val="both"/>
        <w:rPr>
          <w:rFonts w:ascii="Calibri" w:eastAsia="Calibri" w:hAnsi="Calibri" w:cs="Calibri"/>
        </w:rPr>
      </w:pPr>
      <w:r>
        <w:rPr>
          <w:rFonts w:ascii="Calibri" w:eastAsia="Calibri" w:hAnsi="Calibri" w:cs="Calibri"/>
        </w:rPr>
        <w:t xml:space="preserve">Clinical traits such as plasma biomarkers and gut immune cell counts </w:t>
      </w:r>
      <w:r w:rsidR="0AB0F4F0" w:rsidRPr="0AB0F4F0">
        <w:rPr>
          <w:rFonts w:ascii="Calibri" w:eastAsia="Calibri" w:hAnsi="Calibri" w:cs="Calibri"/>
        </w:rPr>
        <w:t>were measured to characterize the chronic HIV-1 infection in the gut, including virological, microbial and immunological parameters. In particular, the panel of clinical phenotypes includes clinical readouts (plasma viral loads, blood and gut CD4</w:t>
      </w:r>
      <w:r w:rsidR="0AB0F4F0" w:rsidRPr="0AB0F4F0">
        <w:rPr>
          <w:rFonts w:ascii="Calibri" w:eastAsia="Calibri" w:hAnsi="Calibri" w:cs="Calibri"/>
          <w:vertAlign w:val="superscript"/>
        </w:rPr>
        <w:t>+</w:t>
      </w:r>
      <w:r w:rsidR="0AB0F4F0" w:rsidRPr="0AB0F4F0">
        <w:rPr>
          <w:rFonts w:ascii="Calibri" w:eastAsia="Calibri" w:hAnsi="Calibri" w:cs="Calibri"/>
        </w:rPr>
        <w:t xml:space="preserve"> T cell counts), markers of microbial translocation ( soluble CD27 (sCD27),  lipoteichoic acid (LTA), sCD14), inflammatory biomarkers (C-reactive protein (CRP), IL-6) and intestinal epithelial barrier dysfunction (intestinal fatty acid binding protein (iFABP))</w:t>
      </w:r>
      <w:r w:rsidR="006C1724">
        <w:rPr>
          <w:rFonts w:ascii="Calibri" w:eastAsia="Calibri" w:hAnsi="Calibri" w:cs="Calibri"/>
        </w:rPr>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rPr>
          <w:rFonts w:ascii="Calibri" w:eastAsia="Calibri" w:hAnsi="Calibri" w:cs="Calibri"/>
        </w:rPr>
        <w:instrText xml:space="preserve"> ADDIN EN.CITE </w:instrText>
      </w:r>
      <w:r w:rsidR="00FE10D5">
        <w:rPr>
          <w:rFonts w:ascii="Calibri" w:eastAsia="Calibri" w:hAnsi="Calibri" w:cs="Calibri"/>
        </w:rPr>
        <w:fldChar w:fldCharType="begin">
          <w:fldData xml:space="preserve">PEVuZE5vdGU+PENpdGU+PEF1dGhvcj5EaWxsb248L0F1dGhvcj48WWVhcj4yMDE0PC9ZZWFyPjxS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=
</w:fldData>
        </w:fldChar>
      </w:r>
      <w:r w:rsidR="00FE10D5">
        <w:rPr>
          <w:rFonts w:ascii="Calibri" w:eastAsia="Calibri" w:hAnsi="Calibri" w:cs="Calibri"/>
        </w:rPr>
        <w:instrText xml:space="preserve"> ADDIN EN.CITE.DATA </w:instrText>
      </w:r>
      <w:r w:rsidR="00FE10D5">
        <w:rPr>
          <w:rFonts w:ascii="Calibri" w:eastAsia="Calibri" w:hAnsi="Calibri" w:cs="Calibri"/>
        </w:rPr>
      </w:r>
      <w:r w:rsidR="00FE10D5">
        <w:rPr>
          <w:rFonts w:ascii="Calibri" w:eastAsia="Calibri" w:hAnsi="Calibri" w:cs="Calibri"/>
        </w:rPr>
        <w:fldChar w:fldCharType="end"/>
      </w:r>
      <w:r w:rsidR="006C1724">
        <w:rPr>
          <w:rFonts w:ascii="Calibri" w:eastAsia="Calibri" w:hAnsi="Calibri" w:cs="Calibri"/>
        </w:rPr>
      </w:r>
      <w:r w:rsidR="006C1724">
        <w:rPr>
          <w:rFonts w:ascii="Calibri" w:eastAsia="Calibri" w:hAnsi="Calibri" w:cs="Calibri"/>
        </w:rPr>
        <w:fldChar w:fldCharType="separate"/>
      </w:r>
      <w:r w:rsidR="00FE10D5">
        <w:rPr>
          <w:rFonts w:ascii="Calibri" w:eastAsia="Calibri" w:hAnsi="Calibri" w:cs="Calibri"/>
          <w:noProof/>
        </w:rPr>
        <w:t>[5]</w:t>
      </w:r>
      <w:r w:rsidR="006C1724">
        <w:rPr>
          <w:rFonts w:ascii="Calibri" w:eastAsia="Calibri" w:hAnsi="Calibri" w:cs="Calibri"/>
        </w:rPr>
        <w:fldChar w:fldCharType="end"/>
      </w:r>
      <w:r w:rsidR="0AB0F4F0" w:rsidRPr="0AB0F4F0">
        <w:rPr>
          <w:rFonts w:ascii="Calibri" w:eastAsia="Calibri" w:hAnsi="Calibri" w:cs="Calibri"/>
        </w:rPr>
        <w:t xml:space="preserve">. </w:t>
      </w:r>
      <w:r w:rsidR="00717A1D">
        <w:rPr>
          <w:rFonts w:ascii="Calibri" w:eastAsia="Calibri" w:hAnsi="Calibri" w:cs="Calibri"/>
        </w:rPr>
        <w:t>Soluble CD14</w:t>
      </w:r>
      <w:r w:rsidR="008C4FC9">
        <w:rPr>
          <w:rFonts w:ascii="Calibri" w:eastAsia="Calibri" w:hAnsi="Calibri" w:cs="Calibri"/>
        </w:rPr>
        <w:t xml:space="preserve"> was selected as the </w:t>
      </w:r>
      <w:r w:rsidR="00711001">
        <w:rPr>
          <w:rFonts w:ascii="Calibri" w:eastAsia="Calibri" w:hAnsi="Calibri" w:cs="Calibri"/>
        </w:rPr>
        <w:lastRenderedPageBreak/>
        <w:t xml:space="preserve">quantitative </w:t>
      </w:r>
      <w:r w:rsidR="008C4FC9">
        <w:rPr>
          <w:rFonts w:ascii="Calibri" w:eastAsia="Calibri" w:hAnsi="Calibri" w:cs="Calibri"/>
        </w:rPr>
        <w:t>phenotype of interest in this study since it is the crucial indicator of gut leakage and microbial translocation in chronic HIV-1 infection</w:t>
      </w:r>
      <w:r w:rsidR="00EE3D64">
        <w:rPr>
          <w:rFonts w:ascii="Calibri" w:eastAsia="Calibri" w:hAnsi="Calibri" w:cs="Calibri"/>
        </w:rPr>
        <w:fldChar w:fldCharType="begin"/>
      </w:r>
      <w:r w:rsidR="00FE10D5">
        <w:rPr>
          <w:rFonts w:ascii="Calibri" w:eastAsia="Calibri" w:hAnsi="Calibri" w:cs="Calibri"/>
        </w:rPr>
        <w:instrText xml:space="preserve"> ADDIN EN.CITE &lt;EndNote&gt;&lt;Cite&gt;&lt;Author&gt;Dillon&lt;/Author&gt;&lt;Year&gt;2016&lt;/Year&gt;&lt;RecNum&gt;7&lt;/RecNum&gt;&lt;DisplayText&gt;[6]&lt;/DisplayText&gt;&lt;record&gt;&lt;rec-number&gt;7&lt;/rec-number&gt;&lt;foreign-keys&gt;&lt;key app="EN" db-id="vf0x2t201sd9eaeeeesx5edapsvvsr0a20za" timestamp="1564457545"&gt;7&lt;/key&gt;&lt;key app="ENWeb" db-id=""&gt;0&lt;/key&gt;&lt;/foreign-keys&gt;&lt;ref-type name="Journal Article"&gt;17&lt;/ref-type&gt;&lt;contributors&gt;&lt;authors&gt;&lt;author&gt;Dillon, S. M.&lt;/author&gt;&lt;author&gt;Frank, D. N.&lt;/author&gt;&lt;author&gt;Wilson, C. C.&lt;/author&gt;&lt;/authors&gt;&lt;/contributors&gt;&lt;auth-address&gt;aDepartment of Medicine, University of Colorado Anschutz Medical Campus bUniversity of Colorado Microbiome Research Consortium, Aurora, Colorado, USA.&lt;/auth-address&gt;&lt;titles&gt;&lt;title&gt;The gut microbiome and HIV-1 pathogenesis: a two-way street&lt;/title&gt;&lt;secondary-title&gt;AIDS&lt;/secondary-title&gt;&lt;/titles&gt;&lt;periodical&gt;&lt;full-title&gt;AIDS&lt;/full-title&gt;&lt;/periodical&gt;&lt;pages&gt;2737-2751&lt;/pages&gt;&lt;volume&gt;30&lt;/volume&gt;&lt;number&gt;18&lt;/number&gt;&lt;edition&gt;2016/10/19&lt;/edition&gt;&lt;keywords&gt;&lt;keyword&gt;*Bacterial Translocation&lt;/keyword&gt;&lt;keyword&gt;*Dysbiosis&lt;/keyword&gt;&lt;keyword&gt;*Gastrointestinal Microbiome&lt;/keyword&gt;&lt;keyword&gt;Gastrointestinal Tract/*pathology&lt;/keyword&gt;&lt;keyword&gt;HIV Infections/*pathology&lt;/keyword&gt;&lt;keyword&gt;Humans&lt;/keyword&gt;&lt;keyword&gt;Inflammation/*physiopathology&lt;/keyword&gt;&lt;keyword&gt;*Microbiota&lt;/keyword&gt;&lt;/keywords&gt;&lt;dates&gt;&lt;year&gt;2016&lt;/year&gt;&lt;pub-dates&gt;&lt;date&gt;Nov 28&lt;/date&gt;&lt;/pub-dates&gt;&lt;/dates&gt;&lt;isbn&gt;1473-5571 (Electronic)&amp;#xD;0269-9370 (Linking)&lt;/isbn&gt;&lt;accession-num&gt;27755100&lt;/accession-num&gt;&lt;urls&gt;&lt;related-urls&gt;&lt;url&gt;https://www.ncbi.nlm.nih.gov/pubmed/27755100&lt;/url&gt;&lt;/related-urls&gt;&lt;/urls&gt;&lt;custom2&gt;PMC5101180&lt;/custom2&gt;&lt;electronic-resource-num&gt;10.1097/QAD.0000000000001289&lt;/electronic-resource-num&gt;&lt;/record&gt;&lt;/Cite&gt;&lt;/EndNote&gt;</w:instrText>
      </w:r>
      <w:r w:rsidR="00EE3D64">
        <w:rPr>
          <w:rFonts w:ascii="Calibri" w:eastAsia="Calibri" w:hAnsi="Calibri" w:cs="Calibri"/>
        </w:rPr>
        <w:fldChar w:fldCharType="separate"/>
      </w:r>
      <w:r w:rsidR="00FE10D5">
        <w:rPr>
          <w:rFonts w:ascii="Calibri" w:eastAsia="Calibri" w:hAnsi="Calibri" w:cs="Calibri"/>
          <w:noProof/>
        </w:rPr>
        <w:t>[6]</w:t>
      </w:r>
      <w:r w:rsidR="00EE3D64">
        <w:rPr>
          <w:rFonts w:ascii="Calibri" w:eastAsia="Calibri" w:hAnsi="Calibri" w:cs="Calibri"/>
        </w:rPr>
        <w:fldChar w:fldCharType="end"/>
      </w:r>
      <w:r w:rsidR="008C4FC9">
        <w:rPr>
          <w:rFonts w:ascii="Calibri" w:eastAsia="Calibri" w:hAnsi="Calibri" w:cs="Calibri"/>
        </w:rPr>
        <w:t>.</w:t>
      </w:r>
    </w:p>
    <w:p w14:paraId="3A7CB9B1" w14:textId="72EC25A3" w:rsidR="0AB0F4F0" w:rsidRPr="0088243E" w:rsidRDefault="0AB0F4F0" w:rsidP="00634A47">
      <w:pPr>
        <w:spacing w:line="360" w:lineRule="auto"/>
        <w:jc w:val="both"/>
        <w:rPr>
          <w:rFonts w:ascii="Calibri" w:eastAsia="Calibri" w:hAnsi="Calibri" w:cs="Calibri"/>
        </w:rPr>
      </w:pPr>
      <w:r>
        <w:t xml:space="preserve">There are 27 subjects that are shared across all the three datasets. This shared cohort contains </w:t>
      </w:r>
      <w:r w:rsidRPr="0AB0F4F0">
        <w:rPr>
          <w:rFonts w:ascii="Calibri" w:eastAsia="Calibri" w:hAnsi="Calibri" w:cs="Calibri"/>
        </w:rPr>
        <w:t>HIV-1-uninfected (</w:t>
      </w:r>
      <m:oMath>
        <m:r>
          <w:rPr>
            <w:rFonts w:ascii="Cambria Math" w:hAnsi="Cambria Math"/>
          </w:rPr>
          <m:t>n=13</m:t>
        </m:r>
      </m:oMath>
      <w:r w:rsidRPr="0AB0F4F0">
        <w:rPr>
          <w:rFonts w:ascii="Calibri" w:eastAsia="Calibri" w:hAnsi="Calibri" w:cs="Calibri"/>
        </w:rPr>
        <w:t>) and PLWH (</w:t>
      </w:r>
      <m:oMath>
        <m:r>
          <w:rPr>
            <w:rFonts w:ascii="Cambria Math" w:hAnsi="Cambria Math"/>
          </w:rPr>
          <m:t>n=14</m:t>
        </m:r>
      </m:oMath>
      <w:r w:rsidRPr="0AB0F4F0">
        <w:rPr>
          <w:rFonts w:ascii="Calibri" w:eastAsia="Calibri" w:hAnsi="Calibri" w:cs="Calibri"/>
        </w:rPr>
        <w:t>).</w:t>
      </w:r>
      <w:r w:rsidR="0088243E">
        <w:rPr>
          <w:rFonts w:ascii="Calibri" w:eastAsia="Calibri" w:hAnsi="Calibri" w:cs="Calibri"/>
        </w:rPr>
        <w:t xml:space="preserve"> To meet all these assumptions and requirements, all three </w:t>
      </w:r>
      <w:commentRangeStart w:id="127"/>
      <w:r w:rsidR="0088243E">
        <w:rPr>
          <w:rFonts w:ascii="Calibri" w:eastAsia="Calibri" w:hAnsi="Calibri" w:cs="Calibri"/>
        </w:rPr>
        <w:t>datasets</w:t>
      </w:r>
      <w:commentRangeEnd w:id="127"/>
      <w:r w:rsidR="00ED6644">
        <w:rPr>
          <w:rStyle w:val="CommentReference"/>
        </w:rPr>
        <w:commentReference w:id="127"/>
      </w:r>
      <w:r w:rsidR="0088243E">
        <w:rPr>
          <w:rFonts w:ascii="Calibri" w:eastAsia="Calibri" w:hAnsi="Calibri" w:cs="Calibri"/>
        </w:rPr>
        <w:t xml:space="preserve"> were further preprocessed as shown in </w:t>
      </w:r>
      <w:r w:rsidR="0088243E" w:rsidRPr="007A7717">
        <w:rPr>
          <w:rFonts w:ascii="Calibri" w:eastAsia="Calibri" w:hAnsi="Calibri" w:cs="Calibri"/>
          <w:b/>
          <w:bCs/>
          <w:i/>
          <w:iCs/>
        </w:rPr>
        <w:t>Figure 4</w:t>
      </w:r>
      <w:r w:rsidR="0088243E">
        <w:rPr>
          <w:rFonts w:ascii="Calibri" w:eastAsia="Calibri" w:hAnsi="Calibri" w:cs="Calibri"/>
        </w:rPr>
        <w:t xml:space="preserve">. </w:t>
      </w:r>
      <w:r w:rsidR="0088243E">
        <w:t xml:space="preserve"> </w:t>
      </w:r>
    </w:p>
    <w:p w14:paraId="75102E3C" w14:textId="7BCD2456" w:rsidR="00E707BF" w:rsidRDefault="00C80949" w:rsidP="003F31BF">
      <w:pPr>
        <w:spacing w:line="360" w:lineRule="auto"/>
        <w:jc w:val="both"/>
        <w:rPr>
          <w:rFonts w:ascii="Calibri" w:eastAsia="Calibri" w:hAnsi="Calibri" w:cs="Calibri"/>
        </w:rPr>
      </w:pPr>
      <w:r>
        <w:rPr>
          <w:rFonts w:ascii="Calibri" w:eastAsia="Calibri" w:hAnsi="Calibri" w:cs="Calibri"/>
        </w:rPr>
        <w:t>T</w:t>
      </w:r>
      <w:r w:rsidR="00DF4DD4">
        <w:rPr>
          <w:rFonts w:ascii="Calibri" w:eastAsia="Calibri" w:hAnsi="Calibri" w:cs="Calibri"/>
        </w:rPr>
        <w:t>he microbiome dat</w:t>
      </w:r>
      <w:r>
        <w:rPr>
          <w:rFonts w:ascii="Calibri" w:eastAsia="Calibri" w:hAnsi="Calibri" w:cs="Calibri"/>
        </w:rPr>
        <w:t xml:space="preserve">a was filtered by RA and prevalence at the same time, according to </w:t>
      </w:r>
      <w:r w:rsidRPr="00C80949">
        <w:rPr>
          <w:rFonts w:ascii="Calibri" w:eastAsia="Calibri" w:hAnsi="Calibri" w:cs="Calibri"/>
          <w:b/>
          <w:bCs/>
        </w:rPr>
        <w:t>Figure 4</w:t>
      </w:r>
      <w:r w:rsidR="00612B07">
        <w:rPr>
          <w:rFonts w:ascii="Calibri" w:eastAsia="Calibri" w:hAnsi="Calibri" w:cs="Calibri"/>
        </w:rPr>
        <w:t xml:space="preserve">. </w:t>
      </w:r>
      <w:r w:rsidR="00832E85">
        <w:rPr>
          <w:rFonts w:ascii="Calibri" w:eastAsia="Calibri" w:hAnsi="Calibri" w:cs="Calibri"/>
        </w:rPr>
        <w:t xml:space="preserve">Proper cutoffs were detected with elbow plots and shown in results. </w:t>
      </w:r>
    </w:p>
    <w:p w14:paraId="7A51CB37" w14:textId="3296BD01" w:rsidR="0027075C" w:rsidRDefault="0027075C" w:rsidP="003F31BF">
      <w:pPr>
        <w:spacing w:line="360" w:lineRule="auto"/>
        <w:jc w:val="both"/>
        <w:rPr>
          <w:rFonts w:ascii="Calibri" w:eastAsia="Calibri" w:hAnsi="Calibri" w:cs="Calibri"/>
        </w:rPr>
      </w:pPr>
      <w:r>
        <w:rPr>
          <w:rFonts w:ascii="Calibri" w:eastAsia="Calibri" w:hAnsi="Calibri" w:cs="Calibri"/>
        </w:rPr>
        <w:t xml:space="preserve">Then the </w:t>
      </w:r>
      <w:r w:rsidR="00EF4185">
        <w:rPr>
          <w:rFonts w:ascii="Calibri" w:eastAsia="Calibri" w:hAnsi="Calibri" w:cs="Calibri"/>
        </w:rPr>
        <w:t>Omics</w:t>
      </w:r>
      <w:r>
        <w:rPr>
          <w:rFonts w:ascii="Calibri" w:eastAsia="Calibri" w:hAnsi="Calibri" w:cs="Calibri"/>
        </w:rPr>
        <w:t xml:space="preserve"> data were screened for outliers by Grubbs’ test at the feature level. Multiple testing correction was considered to recognize outliers by p value cutoff. Eventually, all three datasets are standardized. </w:t>
      </w:r>
    </w:p>
    <w:p w14:paraId="728439EF" w14:textId="776F81BB" w:rsidR="00181424" w:rsidRPr="003E5243" w:rsidRDefault="00181424" w:rsidP="003E5243">
      <w:pPr>
        <w:pStyle w:val="Heading2"/>
        <w:rPr>
          <w:rFonts w:eastAsia="Calibri"/>
          <w:color w:val="000000" w:themeColor="text1"/>
        </w:rPr>
      </w:pPr>
      <w:bookmarkStart w:id="128" w:name="_Toc19020056"/>
      <w:r w:rsidRPr="003E5243">
        <w:rPr>
          <w:rFonts w:eastAsia="Calibri"/>
          <w:color w:val="000000" w:themeColor="text1"/>
        </w:rPr>
        <w:t>SmCCNet: Networks generation</w:t>
      </w:r>
      <w:bookmarkEnd w:id="128"/>
    </w:p>
    <w:p w14:paraId="0DC9EF9C" w14:textId="3F9E7078" w:rsidR="00DF63EE" w:rsidRDefault="00DF63EE" w:rsidP="003F31BF">
      <w:pPr>
        <w:spacing w:line="360" w:lineRule="auto"/>
        <w:jc w:val="both"/>
        <w:rPr>
          <w:rFonts w:ascii="Calibri" w:eastAsia="Calibri" w:hAnsi="Calibri" w:cs="Calibri"/>
        </w:rPr>
      </w:pPr>
      <w:r>
        <w:rPr>
          <w:rFonts w:ascii="Calibri" w:eastAsia="Calibri" w:hAnsi="Calibri" w:cs="Calibri"/>
        </w:rPr>
        <w:t xml:space="preserve">With the SmCCNet-ready dataset. The model was fine-tuned according to the methods described previously. </w:t>
      </w:r>
      <w:r w:rsidR="00CF5687">
        <w:rPr>
          <w:rFonts w:ascii="Calibri" w:eastAsia="Calibri" w:hAnsi="Calibri" w:cs="Calibri"/>
        </w:rPr>
        <w:t>4-fold cross validation was used in this study since the sample size here is 27.</w:t>
      </w:r>
    </w:p>
    <w:p w14:paraId="7616E322" w14:textId="1970C2AA" w:rsidR="0AB0F4F0" w:rsidRPr="00CE38A9" w:rsidRDefault="0AB0F4F0" w:rsidP="00634A47">
      <w:pPr>
        <w:spacing w:line="360" w:lineRule="auto"/>
        <w:jc w:val="both"/>
        <w:rPr>
          <w:rFonts w:ascii="Calibri" w:eastAsia="Calibri" w:hAnsi="Calibri" w:cs="Calibri"/>
        </w:rPr>
      </w:pPr>
      <w:r w:rsidRPr="003A56AA">
        <w:rPr>
          <w:rFonts w:ascii="Calibri" w:eastAsia="Calibri" w:hAnsi="Calibri" w:cs="Calibri"/>
          <w:b/>
          <w:bCs/>
        </w:rPr>
        <w:t>Generalizability</w:t>
      </w:r>
    </w:p>
    <w:p w14:paraId="5B2A8306" w14:textId="5D24D5F0" w:rsidR="0AB0F4F0" w:rsidRDefault="0AB0F4F0" w:rsidP="00634A47">
      <w:pPr>
        <w:spacing w:line="360" w:lineRule="auto"/>
        <w:jc w:val="both"/>
        <w:rPr>
          <w:rFonts w:ascii="Calibri" w:eastAsia="Calibri" w:hAnsi="Calibri" w:cs="Calibri"/>
        </w:rPr>
      </w:pPr>
      <w:r w:rsidRPr="0AB0F4F0">
        <w:rPr>
          <w:rFonts w:ascii="Calibri" w:eastAsia="Calibri" w:hAnsi="Calibri" w:cs="Calibri"/>
        </w:rPr>
        <w:t xml:space="preserve">All the analyses were done by R (version 3.5.1) in RStudio (Version 1.1.456). All the </w:t>
      </w:r>
      <w:r w:rsidR="003F14A1">
        <w:rPr>
          <w:rFonts w:ascii="Calibri" w:eastAsia="Calibri" w:hAnsi="Calibri" w:cs="Calibri"/>
        </w:rPr>
        <w:t xml:space="preserve">R </w:t>
      </w:r>
      <w:r w:rsidRPr="0AB0F4F0">
        <w:rPr>
          <w:rFonts w:ascii="Calibri" w:eastAsia="Calibri" w:hAnsi="Calibri" w:cs="Calibri"/>
        </w:rPr>
        <w:t xml:space="preserve">code can be found at </w:t>
      </w:r>
      <w:hyperlink r:id="rId17">
        <w:r w:rsidRPr="0AB0F4F0">
          <w:rPr>
            <w:rStyle w:val="Hyperlink"/>
            <w:rFonts w:ascii="Calibri" w:eastAsia="Calibri" w:hAnsi="Calibri" w:cs="Calibri"/>
          </w:rPr>
          <w:t>https://github.com/Guannan-Shen/</w:t>
        </w:r>
        <w:r w:rsidR="00EF4185">
          <w:rPr>
            <w:rStyle w:val="Hyperlink"/>
            <w:rFonts w:ascii="Calibri" w:eastAsia="Calibri" w:hAnsi="Calibri" w:cs="Calibri"/>
          </w:rPr>
          <w:t>Omics</w:t>
        </w:r>
        <w:r w:rsidRPr="0AB0F4F0">
          <w:rPr>
            <w:rStyle w:val="Hyperlink"/>
            <w:rFonts w:ascii="Calibri" w:eastAsia="Calibri" w:hAnsi="Calibri" w:cs="Calibri"/>
          </w:rPr>
          <w:t>_Integration</w:t>
        </w:r>
      </w:hyperlink>
      <w:r w:rsidRPr="0AB0F4F0">
        <w:rPr>
          <w:rFonts w:ascii="Calibri" w:eastAsia="Calibri" w:hAnsi="Calibri" w:cs="Calibri"/>
        </w:rPr>
        <w:t>.</w:t>
      </w:r>
    </w:p>
    <w:p w14:paraId="551A0B00" w14:textId="56D4623D" w:rsidR="0AB0F4F0" w:rsidRDefault="0AB0F4F0" w:rsidP="003C48C7">
      <w:pPr>
        <w:pStyle w:val="Heading1"/>
        <w:rPr>
          <w:rFonts w:eastAsia="Calibri"/>
          <w:color w:val="000000" w:themeColor="text1"/>
        </w:rPr>
      </w:pPr>
      <w:bookmarkStart w:id="129" w:name="_Toc19020057"/>
      <w:r w:rsidRPr="003C48C7">
        <w:rPr>
          <w:rFonts w:eastAsia="Calibri"/>
          <w:color w:val="000000" w:themeColor="text1"/>
        </w:rPr>
        <w:lastRenderedPageBreak/>
        <w:t>Preliminary Results</w:t>
      </w:r>
      <w:bookmarkEnd w:id="129"/>
    </w:p>
    <w:p w14:paraId="2CC99AEC" w14:textId="49CF9263" w:rsidR="00803E9A" w:rsidRPr="00803E9A" w:rsidRDefault="00803E9A" w:rsidP="00803E9A">
      <w:pPr>
        <w:jc w:val="center"/>
      </w:pPr>
      <w:r w:rsidRPr="00803E9A">
        <w:rPr>
          <w:noProof/>
        </w:rPr>
        <w:drawing>
          <wp:inline distT="0" distB="0" distL="0" distR="0" wp14:anchorId="4A8B61F4" wp14:editId="6E8BFE17">
            <wp:extent cx="4418617" cy="427069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2688" cy="4284297"/>
                    </a:xfrm>
                    <a:prstGeom prst="rect">
                      <a:avLst/>
                    </a:prstGeom>
                    <a:noFill/>
                    <a:ln>
                      <a:noFill/>
                    </a:ln>
                  </pic:spPr>
                </pic:pic>
              </a:graphicData>
            </a:graphic>
          </wp:inline>
        </w:drawing>
      </w:r>
    </w:p>
    <w:p w14:paraId="71927A75" w14:textId="302FBE38" w:rsidR="00F70D24" w:rsidRDefault="00F70D24" w:rsidP="00634A47">
      <w:pPr>
        <w:spacing w:line="360" w:lineRule="auto"/>
        <w:jc w:val="both"/>
        <w:rPr>
          <w:rFonts w:ascii="Calibri" w:eastAsia="Calibri" w:hAnsi="Calibri" w:cs="Calibri"/>
        </w:rPr>
      </w:pPr>
      <w:r>
        <w:rPr>
          <w:rFonts w:ascii="Calibri" w:eastAsia="Calibri" w:hAnsi="Calibri" w:cs="Calibri"/>
        </w:rPr>
        <w:t xml:space="preserve">In </w:t>
      </w:r>
      <w:r w:rsidRPr="00F70D24">
        <w:rPr>
          <w:rFonts w:ascii="Calibri" w:eastAsia="Calibri" w:hAnsi="Calibri" w:cs="Calibri"/>
        </w:rPr>
        <w:t xml:space="preserve">this study, the two </w:t>
      </w:r>
      <w:r w:rsidR="00EF4185">
        <w:rPr>
          <w:rFonts w:ascii="Calibri" w:eastAsia="Calibri" w:hAnsi="Calibri" w:cs="Calibri"/>
        </w:rPr>
        <w:t>Omics</w:t>
      </w:r>
      <w:r w:rsidRPr="00F70D24">
        <w:rPr>
          <w:rFonts w:ascii="Calibri" w:eastAsia="Calibri" w:hAnsi="Calibri" w:cs="Calibri"/>
        </w:rPr>
        <w:t xml:space="preserve"> datasets and the clinical phe</w:t>
      </w:r>
      <w:r w:rsidR="00222370">
        <w:rPr>
          <w:rFonts w:ascii="Calibri" w:eastAsia="Calibri" w:hAnsi="Calibri" w:cs="Calibri"/>
        </w:rPr>
        <w:t>n</w:t>
      </w:r>
      <w:r w:rsidRPr="00F70D24">
        <w:rPr>
          <w:rFonts w:ascii="Calibri" w:eastAsia="Calibri" w:hAnsi="Calibri" w:cs="Calibri"/>
        </w:rPr>
        <w:t>otype data share a cohort of 27 subjects, which consists of 13 uninfected and 14 untreated, chronic HIV-1-infected subjects (</w:t>
      </w:r>
      <w:r w:rsidRPr="00813445">
        <w:rPr>
          <w:rFonts w:ascii="Calibri" w:eastAsia="Calibri" w:hAnsi="Calibri" w:cs="Calibri"/>
          <w:b/>
          <w:bCs/>
        </w:rPr>
        <w:t xml:space="preserve">Table </w:t>
      </w:r>
      <w:r w:rsidR="00C01415">
        <w:rPr>
          <w:rFonts w:ascii="Calibri" w:eastAsia="Calibri" w:hAnsi="Calibri" w:cs="Calibri"/>
          <w:b/>
          <w:bCs/>
        </w:rPr>
        <w:t>2</w:t>
      </w:r>
      <w:r w:rsidRPr="00F70D24">
        <w:rPr>
          <w:rFonts w:ascii="Calibri" w:eastAsia="Calibri" w:hAnsi="Calibri" w:cs="Calibri"/>
        </w:rPr>
        <w:t xml:space="preserve">). The two groups are age, sex and </w:t>
      </w:r>
      <w:r w:rsidR="00FA51AA" w:rsidRPr="00F70D24">
        <w:rPr>
          <w:rFonts w:ascii="Calibri" w:eastAsia="Calibri" w:hAnsi="Calibri" w:cs="Calibri"/>
        </w:rPr>
        <w:t>race matched</w:t>
      </w:r>
      <w:r w:rsidRPr="00F70D24">
        <w:rPr>
          <w:rFonts w:ascii="Calibri" w:eastAsia="Calibri" w:hAnsi="Calibri" w:cs="Calibri"/>
        </w:rPr>
        <w:t>.</w:t>
      </w:r>
    </w:p>
    <w:p w14:paraId="41C92AB6" w14:textId="58DADD02" w:rsidR="00871B3B" w:rsidRPr="00C8118E" w:rsidRDefault="005229C6" w:rsidP="00C8118E">
      <w:pPr>
        <w:spacing w:line="360" w:lineRule="auto"/>
        <w:jc w:val="both"/>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75648" behindDoc="0" locked="0" layoutInCell="1" allowOverlap="1" wp14:anchorId="39F80BE5" wp14:editId="0B9FA348">
                <wp:simplePos x="0" y="0"/>
                <wp:positionH relativeFrom="margin">
                  <wp:posOffset>176530</wp:posOffset>
                </wp:positionH>
                <wp:positionV relativeFrom="paragraph">
                  <wp:posOffset>2342310</wp:posOffset>
                </wp:positionV>
                <wp:extent cx="5591810" cy="2864485"/>
                <wp:effectExtent l="0" t="0" r="8890" b="0"/>
                <wp:wrapTopAndBottom/>
                <wp:docPr id="31" name="Group 31"/>
                <wp:cNvGraphicFramePr/>
                <a:graphic xmlns:a="http://schemas.openxmlformats.org/drawingml/2006/main">
                  <a:graphicData uri="http://schemas.microsoft.com/office/word/2010/wordprocessingGroup">
                    <wpg:wgp>
                      <wpg:cNvGrpSpPr/>
                      <wpg:grpSpPr>
                        <a:xfrm>
                          <a:off x="0" y="0"/>
                          <a:ext cx="5591810" cy="2864485"/>
                          <a:chOff x="0" y="0"/>
                          <a:chExt cx="5591810" cy="2864485"/>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1810" cy="1918970"/>
                          </a:xfrm>
                          <a:prstGeom prst="rect">
                            <a:avLst/>
                          </a:prstGeom>
                          <a:noFill/>
                        </pic:spPr>
                      </pic:pic>
                      <wps:wsp>
                        <wps:cNvPr id="18" name="Text Box 2"/>
                        <wps:cNvSpPr txBox="1">
                          <a:spLocks noChangeArrowheads="1"/>
                        </wps:cNvSpPr>
                        <wps:spPr bwMode="auto">
                          <a:xfrm>
                            <a:off x="0" y="2034540"/>
                            <a:ext cx="5568315" cy="829945"/>
                          </a:xfrm>
                          <a:prstGeom prst="rect">
                            <a:avLst/>
                          </a:prstGeom>
                          <a:noFill/>
                          <a:ln w="9525">
                            <a:noFill/>
                            <a:miter lim="800000"/>
                            <a:headEnd/>
                            <a:tailEnd/>
                          </a:ln>
                        </wps:spPr>
                        <wps:txbx>
                          <w:txbxContent>
                            <w:p w14:paraId="42AE0F16" w14:textId="2FBE7941" w:rsidR="00EC2022" w:rsidRPr="00813445" w:rsidRDefault="00EC2022" w:rsidP="00813445">
                              <w:pPr>
                                <w:spacing w:line="360" w:lineRule="auto"/>
                                <w:jc w:val="both"/>
                                <w:rPr>
                                  <w:rFonts w:ascii="Calibri" w:eastAsia="Calibri" w:hAnsi="Calibri" w:cs="Calibri"/>
                                  <w:i/>
                                  <w:iCs/>
                                  <w:sz w:val="18"/>
                                  <w:szCs w:val="18"/>
                                </w:rPr>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4</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(A) Volcano Plot showing the FDR and fold-change criteria for altered core-ISGs. Majority of the core-ISGs were upregulated in PLWH relative to HIV-uninfected controls. (B) Volcano Plot for beta-ISGs. Majority of the beta-ISGs were downregulated in PLWH relative to HIV-uninfected controls.</w:t>
                              </w:r>
                            </w:p>
                          </w:txbxContent>
                        </wps:txbx>
                        <wps:bodyPr rot="0" vert="horz" wrap="square" lIns="91440" tIns="45720" rIns="91440" bIns="45720" anchor="t" anchorCtr="0">
                          <a:spAutoFit/>
                        </wps:bodyPr>
                      </wps:wsp>
                    </wpg:wgp>
                  </a:graphicData>
                </a:graphic>
              </wp:anchor>
            </w:drawing>
          </mc:Choice>
          <mc:Fallback>
            <w:pict>
              <v:group w14:anchorId="39F80BE5" id="Group 31" o:spid="_x0000_s1033" style="position:absolute;left:0;text-align:left;margin-left:13.9pt;margin-top:184.45pt;width:440.3pt;height:225.55pt;z-index:251675648;mso-position-horizontal-relative:margin" coordsize="55918,2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">
                <v:shape id="Picture 14" o:spid="_x0000_s1034" type="#_x0000_t75" style="position:absolute;width:55918;height:19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">
                  <v:imagedata r:id="rId20" o:title=""/>
                </v:shape>
                <v:shape id="_x0000_s1035" type="#_x0000_t202" style="position:absolute;top:20345;width:55683;height:8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42AE0F16" w14:textId="2FBE7941" w:rsidR="00EC2022" w:rsidRPr="00813445" w:rsidRDefault="00EC2022" w:rsidP="00813445">
                        <w:pPr>
                          <w:spacing w:line="360" w:lineRule="auto"/>
                          <w:jc w:val="both"/>
                          <w:rPr>
                            <w:rFonts w:ascii="Calibri" w:eastAsia="Calibri" w:hAnsi="Calibri" w:cs="Calibri"/>
                            <w:i/>
                            <w:iCs/>
                            <w:sz w:val="18"/>
                            <w:szCs w:val="18"/>
                          </w:rPr>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4</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(A) Volcano Plot showing the FDR and fold-change criteria for altered core-ISGs. Majority of the core-ISGs were upregulated in PLWH relative to HIV-uninfected controls. (B) Volcano Plot for beta-ISGs. Majority of the beta-ISGs were downregulated in PLWH relative to HIV-uninfected controls.</w:t>
                        </w:r>
                      </w:p>
                    </w:txbxContent>
                  </v:textbox>
                </v:shape>
                <w10:wrap type="topAndBottom" anchorx="margin"/>
              </v:group>
            </w:pict>
          </mc:Fallback>
        </mc:AlternateContent>
      </w:r>
      <w:r w:rsidR="009D704B" w:rsidRPr="009D704B">
        <w:rPr>
          <w:rFonts w:ascii="Calibri" w:eastAsia="Calibri" w:hAnsi="Calibri" w:cs="Calibri"/>
        </w:rPr>
        <w:t>Two subsets of genes were selected from the ho</w:t>
      </w:r>
      <w:r w:rsidR="00D237CC">
        <w:rPr>
          <w:rFonts w:ascii="Calibri" w:eastAsia="Calibri" w:hAnsi="Calibri" w:cs="Calibri"/>
        </w:rPr>
        <w:t>st gut transcriptome, core-ISGs (</w:t>
      </w:r>
      <m:oMath>
        <m:r>
          <w:rPr>
            <w:rFonts w:ascii="Cambria Math" w:eastAsia="Calibri" w:hAnsi="Cambria Math" w:cs="Calibri"/>
          </w:rPr>
          <m:t>n</m:t>
        </m:r>
        <m:r>
          <m:rPr>
            <m:sty m:val="p"/>
          </m:rPr>
          <w:rPr>
            <w:rFonts w:ascii="Cambria Math" w:eastAsia="Calibri" w:hAnsi="Cambria Math" w:cs="Calibri"/>
          </w:rPr>
          <m:t>=246</m:t>
        </m:r>
      </m:oMath>
      <w:r w:rsidR="00D237CC">
        <w:rPr>
          <w:rFonts w:ascii="Calibri" w:eastAsia="Calibri" w:hAnsi="Calibri" w:cs="Calibri"/>
        </w:rPr>
        <w:t xml:space="preserve"> after filtering) and beta-ISGs (</w:t>
      </w:r>
      <m:oMath>
        <m:r>
          <w:rPr>
            <w:rFonts w:ascii="Cambria Math" w:eastAsia="Calibri" w:hAnsi="Cambria Math" w:cs="Calibri"/>
          </w:rPr>
          <m:t>n</m:t>
        </m:r>
        <m:r>
          <m:rPr>
            <m:sty m:val="p"/>
          </m:rPr>
          <w:rPr>
            <w:rFonts w:ascii="Cambria Math" w:eastAsia="Calibri" w:hAnsi="Cambria Math" w:cs="Calibri"/>
          </w:rPr>
          <m:t>=406</m:t>
        </m:r>
      </m:oMath>
      <w:r w:rsidR="00D237CC">
        <w:rPr>
          <w:rFonts w:ascii="Calibri" w:eastAsia="Calibri" w:hAnsi="Calibri" w:cs="Calibri"/>
        </w:rPr>
        <w:t xml:space="preserve"> after filtering)</w:t>
      </w:r>
      <w:r w:rsidR="003B1D6B">
        <w:rPr>
          <w:rFonts w:ascii="Calibri" w:eastAsia="Calibri" w:hAnsi="Calibri" w:cs="Calibri"/>
        </w:rPr>
        <w:t xml:space="preserve">. </w:t>
      </w:r>
      <w:r w:rsidR="003E0094">
        <w:rPr>
          <w:rFonts w:ascii="Calibri" w:eastAsia="Calibri" w:hAnsi="Calibri" w:cs="Calibri"/>
        </w:rPr>
        <w:t xml:space="preserve">Both subsets have shown </w:t>
      </w:r>
      <w:r w:rsidR="00A0332C">
        <w:rPr>
          <w:rFonts w:ascii="Calibri" w:eastAsia="Calibri" w:hAnsi="Calibri" w:cs="Calibri"/>
        </w:rPr>
        <w:t xml:space="preserve">obvious </w:t>
      </w:r>
      <w:r w:rsidR="00FA2B69">
        <w:rPr>
          <w:rFonts w:ascii="Calibri" w:eastAsia="Calibri" w:hAnsi="Calibri" w:cs="Calibri"/>
        </w:rPr>
        <w:t xml:space="preserve">alterations during HIV-1 infection and there is a qualitative difference in expression patterns between these two gene lists. </w:t>
      </w:r>
      <w:r w:rsidR="00FA2B69" w:rsidRPr="00FA2B69">
        <w:rPr>
          <w:rFonts w:ascii="Calibri" w:eastAsia="Calibri" w:hAnsi="Calibri" w:cs="Calibri"/>
        </w:rPr>
        <w:t>Of these 246 core ISGs, 126 (51%) were significantly altered in HIV-1 infected versus uninfected individuals at 5% FDR (</w:t>
      </w:r>
      <w:r w:rsidR="00FA2B69" w:rsidRPr="00265461">
        <w:rPr>
          <w:rFonts w:ascii="Calibri" w:eastAsia="Calibri" w:hAnsi="Calibri" w:cs="Calibri"/>
          <w:b/>
          <w:bCs/>
        </w:rPr>
        <w:t xml:space="preserve">Fig. </w:t>
      </w:r>
      <w:r w:rsidR="00AC08A4">
        <w:rPr>
          <w:rFonts w:ascii="Calibri" w:eastAsia="Calibri" w:hAnsi="Calibri" w:cs="Calibri"/>
          <w:b/>
          <w:bCs/>
        </w:rPr>
        <w:t>4</w:t>
      </w:r>
      <w:r w:rsidR="00FA2B69" w:rsidRPr="00265461">
        <w:rPr>
          <w:rFonts w:ascii="Calibri" w:eastAsia="Calibri" w:hAnsi="Calibri" w:cs="Calibri"/>
          <w:b/>
          <w:bCs/>
        </w:rPr>
        <w:t>A</w:t>
      </w:r>
      <w:r w:rsidR="00FA2B69" w:rsidRPr="00FA2B69">
        <w:rPr>
          <w:rFonts w:ascii="Calibri" w:eastAsia="Calibri" w:hAnsi="Calibri" w:cs="Calibri"/>
        </w:rPr>
        <w:t>). Majority (89%) of these altered core ISGs were upregulated in chronic HIV-1 infection.</w:t>
      </w:r>
      <w:r w:rsidR="001D2EC0">
        <w:rPr>
          <w:rFonts w:ascii="Calibri" w:eastAsia="Calibri" w:hAnsi="Calibri" w:cs="Calibri"/>
        </w:rPr>
        <w:t xml:space="preserve"> For beta-ISGs, </w:t>
      </w:r>
      <w:r w:rsidR="001D2EC0" w:rsidRPr="001D2EC0">
        <w:rPr>
          <w:rFonts w:ascii="Calibri" w:eastAsia="Calibri" w:hAnsi="Calibri" w:cs="Calibri"/>
        </w:rPr>
        <w:t>112</w:t>
      </w:r>
      <w:r w:rsidR="001D2EC0">
        <w:rPr>
          <w:rFonts w:ascii="Calibri" w:eastAsia="Calibri" w:hAnsi="Calibri" w:cs="Calibri"/>
        </w:rPr>
        <w:t xml:space="preserve"> out of 406 genes </w:t>
      </w:r>
      <w:r w:rsidR="001D2EC0" w:rsidRPr="001D2EC0">
        <w:rPr>
          <w:rFonts w:ascii="Calibri" w:eastAsia="Calibri" w:hAnsi="Calibri" w:cs="Calibri"/>
        </w:rPr>
        <w:t>were significantly altered in HIV-1 infection in the gut</w:t>
      </w:r>
      <w:r w:rsidR="001D2EC0">
        <w:rPr>
          <w:rFonts w:ascii="Calibri" w:eastAsia="Calibri" w:hAnsi="Calibri" w:cs="Calibri"/>
        </w:rPr>
        <w:t xml:space="preserve"> </w:t>
      </w:r>
      <w:r w:rsidR="001D2EC0" w:rsidRPr="00FA2B69">
        <w:rPr>
          <w:rFonts w:ascii="Calibri" w:eastAsia="Calibri" w:hAnsi="Calibri" w:cs="Calibri"/>
        </w:rPr>
        <w:t>(</w:t>
      </w:r>
      <w:r w:rsidR="001D2EC0" w:rsidRPr="00265461">
        <w:rPr>
          <w:rFonts w:ascii="Calibri" w:eastAsia="Calibri" w:hAnsi="Calibri" w:cs="Calibri"/>
          <w:b/>
          <w:bCs/>
        </w:rPr>
        <w:t xml:space="preserve">Fig. </w:t>
      </w:r>
      <w:r w:rsidR="00AC08A4">
        <w:rPr>
          <w:rFonts w:ascii="Calibri" w:eastAsia="Calibri" w:hAnsi="Calibri" w:cs="Calibri"/>
          <w:b/>
          <w:bCs/>
        </w:rPr>
        <w:t>4</w:t>
      </w:r>
      <w:r w:rsidR="001D2EC0">
        <w:rPr>
          <w:rFonts w:ascii="Calibri" w:eastAsia="Calibri" w:hAnsi="Calibri" w:cs="Calibri"/>
          <w:b/>
          <w:bCs/>
        </w:rPr>
        <w:t>B</w:t>
      </w:r>
      <w:r w:rsidR="001D2EC0" w:rsidRPr="00FA2B69">
        <w:rPr>
          <w:rFonts w:ascii="Calibri" w:eastAsia="Calibri" w:hAnsi="Calibri" w:cs="Calibri"/>
        </w:rPr>
        <w:t>)</w:t>
      </w:r>
      <w:r w:rsidR="001D2EC0">
        <w:rPr>
          <w:rFonts w:ascii="Calibri" w:eastAsia="Calibri" w:hAnsi="Calibri" w:cs="Calibri"/>
        </w:rPr>
        <w:t>.</w:t>
      </w:r>
      <w:r w:rsidR="00CE63C7">
        <w:rPr>
          <w:rFonts w:ascii="Calibri" w:eastAsia="Calibri" w:hAnsi="Calibri" w:cs="Calibri"/>
        </w:rPr>
        <w:t xml:space="preserve"> In contrast</w:t>
      </w:r>
      <w:r w:rsidR="00CE63C7" w:rsidRPr="00CE63C7">
        <w:rPr>
          <w:rFonts w:ascii="Calibri" w:eastAsia="Calibri" w:hAnsi="Calibri" w:cs="Calibri"/>
        </w:rPr>
        <w:t xml:space="preserve">, majority </w:t>
      </w:r>
      <w:r w:rsidR="0004427A">
        <w:rPr>
          <w:rFonts w:ascii="Calibri" w:eastAsia="Calibri" w:hAnsi="Calibri" w:cs="Calibri"/>
        </w:rPr>
        <w:t>(</w:t>
      </w:r>
      <m:oMath>
        <m:r>
          <w:rPr>
            <w:rFonts w:ascii="Cambria Math" w:eastAsia="Calibri" w:hAnsi="Cambria Math" w:cs="Calibri"/>
          </w:rPr>
          <m:t>&gt;90%, n=102</m:t>
        </m:r>
      </m:oMath>
      <w:r w:rsidR="00CE63C7" w:rsidRPr="00CE63C7">
        <w:rPr>
          <w:rFonts w:ascii="Calibri" w:eastAsia="Calibri" w:hAnsi="Calibri" w:cs="Calibri"/>
        </w:rPr>
        <w:t>) of altered beta-ISGs were downregulated</w:t>
      </w:r>
      <w:r w:rsidR="0004427A">
        <w:rPr>
          <w:rFonts w:ascii="Calibri" w:eastAsia="Calibri" w:hAnsi="Calibri" w:cs="Calibri"/>
        </w:rPr>
        <w:t>.</w:t>
      </w:r>
      <w:r w:rsidR="00F65E68">
        <w:rPr>
          <w:rFonts w:ascii="Calibri" w:eastAsia="Calibri" w:hAnsi="Calibri" w:cs="Calibri"/>
        </w:rPr>
        <w:t xml:space="preserve"> Therefore, </w:t>
      </w:r>
      <w:r w:rsidR="006E1475">
        <w:rPr>
          <w:rFonts w:ascii="Calibri" w:eastAsia="Calibri" w:hAnsi="Calibri" w:cs="Calibri"/>
        </w:rPr>
        <w:t xml:space="preserve">the ISGs </w:t>
      </w:r>
      <w:r w:rsidR="006E1475" w:rsidRPr="006E1475">
        <w:rPr>
          <w:rFonts w:ascii="Calibri" w:eastAsia="Calibri" w:hAnsi="Calibri" w:cs="Calibri"/>
        </w:rPr>
        <w:t>may have a</w:t>
      </w:r>
      <w:r w:rsidR="00B8547A">
        <w:rPr>
          <w:rFonts w:ascii="Calibri" w:eastAsia="Calibri" w:hAnsi="Calibri" w:cs="Calibri"/>
        </w:rPr>
        <w:t>n</w:t>
      </w:r>
      <w:r w:rsidR="006E1475" w:rsidRPr="006E1475">
        <w:rPr>
          <w:rFonts w:ascii="Calibri" w:eastAsia="Calibri" w:hAnsi="Calibri" w:cs="Calibri"/>
        </w:rPr>
        <w:t xml:space="preserve"> </w:t>
      </w:r>
      <w:r w:rsidR="00B8547A">
        <w:rPr>
          <w:rFonts w:ascii="Calibri" w:eastAsia="Calibri" w:hAnsi="Calibri" w:cs="Calibri"/>
        </w:rPr>
        <w:t>important</w:t>
      </w:r>
      <w:r w:rsidR="006E1475">
        <w:rPr>
          <w:rFonts w:ascii="Calibri" w:eastAsia="Calibri" w:hAnsi="Calibri" w:cs="Calibri"/>
        </w:rPr>
        <w:t xml:space="preserve"> </w:t>
      </w:r>
      <w:r w:rsidR="006E1475" w:rsidRPr="006E1475">
        <w:rPr>
          <w:rFonts w:ascii="Calibri" w:eastAsia="Calibri" w:hAnsi="Calibri" w:cs="Calibri"/>
        </w:rPr>
        <w:t>role during chronic HIV-1 immunopathogenesis in the gut</w:t>
      </w:r>
      <w:r w:rsidR="00D81110">
        <w:rPr>
          <w:rFonts w:ascii="Calibri" w:eastAsia="Calibri" w:hAnsi="Calibri" w:cs="Calibri"/>
        </w:rPr>
        <w:t xml:space="preserve">, </w:t>
      </w:r>
      <w:r w:rsidR="00985B12">
        <w:rPr>
          <w:rFonts w:ascii="Calibri" w:eastAsia="Calibri" w:hAnsi="Calibri" w:cs="Calibri"/>
        </w:rPr>
        <w:t>which may be further addressed using the integrative network analysis approach.</w:t>
      </w:r>
    </w:p>
    <w:p w14:paraId="4B2D880A" w14:textId="7FBC6C38" w:rsidR="00B52CC0" w:rsidRDefault="00871B3B" w:rsidP="00EC4A4C">
      <w:pPr>
        <w:spacing w:line="360" w:lineRule="auto"/>
        <w:jc w:val="both"/>
        <w:rPr>
          <w:rFonts w:ascii="Calibri" w:eastAsia="Calibri" w:hAnsi="Calibri" w:cs="Calibri"/>
        </w:rPr>
      </w:pPr>
      <w:r w:rsidRPr="00EC4A4C">
        <w:rPr>
          <w:rFonts w:ascii="Calibri" w:eastAsia="Calibri" w:hAnsi="Calibri" w:cs="Calibri"/>
        </w:rPr>
        <w:t xml:space="preserve">For the transcriptome data, </w:t>
      </w:r>
      <w:r w:rsidR="00EC4A4C">
        <w:rPr>
          <w:rFonts w:ascii="Calibri" w:eastAsia="Calibri" w:hAnsi="Calibri" w:cs="Calibri"/>
        </w:rPr>
        <w:t xml:space="preserve">compared with other popular normalization methods, </w:t>
      </w:r>
      <w:r w:rsidRPr="00EC4A4C">
        <w:rPr>
          <w:rFonts w:ascii="Calibri" w:eastAsia="Calibri" w:hAnsi="Calibri" w:cs="Calibri"/>
        </w:rPr>
        <w:t xml:space="preserve">the TMM normalization is </w:t>
      </w:r>
      <w:r w:rsidR="00EC4A4C" w:rsidRPr="00EC4A4C">
        <w:rPr>
          <w:rFonts w:ascii="Calibri" w:eastAsia="Calibri" w:hAnsi="Calibri" w:cs="Calibri"/>
        </w:rPr>
        <w:t>the most effective method on removing the unwanted</w:t>
      </w:r>
      <w:r w:rsidR="00EC4A4C">
        <w:rPr>
          <w:rFonts w:ascii="Calibri" w:eastAsia="Calibri" w:hAnsi="Calibri" w:cs="Calibri"/>
        </w:rPr>
        <w:t xml:space="preserve"> variations in this study, according to the RLE plots (figures not shown here).</w:t>
      </w:r>
      <w:r w:rsidR="00244723">
        <w:rPr>
          <w:rFonts w:ascii="Calibri" w:eastAsia="Calibri" w:hAnsi="Calibri" w:cs="Calibri"/>
        </w:rPr>
        <w:t xml:space="preserve"> Through the rlog transformation, </w:t>
      </w:r>
      <w:r w:rsidR="00936F48">
        <w:rPr>
          <w:rFonts w:ascii="Calibri" w:eastAsia="Calibri" w:hAnsi="Calibri" w:cs="Calibri"/>
        </w:rPr>
        <w:t xml:space="preserve">the overall distribution of the transformed read counts is roughly symmetric, compared with the heavily right skewed distribution before transformation (figure not shown here). </w:t>
      </w:r>
    </w:p>
    <w:p w14:paraId="0346F1C6" w14:textId="2C06C4CB" w:rsidR="00A843D6" w:rsidRPr="00E86F80" w:rsidRDefault="00326968" w:rsidP="00EC4A4C">
      <w:pPr>
        <w:spacing w:line="360" w:lineRule="auto"/>
        <w:jc w:val="both"/>
        <w:rPr>
          <w:rFonts w:ascii="Calibri" w:eastAsia="Calibri" w:hAnsi="Calibri" w:cs="Calibri"/>
        </w:rPr>
      </w:pPr>
      <w:r>
        <w:rPr>
          <w:rFonts w:ascii="Calibri" w:eastAsia="Calibri" w:hAnsi="Calibri" w:cs="Calibri"/>
        </w:rPr>
        <w:t>In terms of the microbiome data, we focused on the Genus level in this study, since the resolution of the data is limited to this level.</w:t>
      </w:r>
      <w:r w:rsidR="00CE5C8F">
        <w:rPr>
          <w:rFonts w:ascii="Calibri" w:eastAsia="Calibri" w:hAnsi="Calibri" w:cs="Calibri"/>
        </w:rPr>
        <w:t xml:space="preserve"> </w:t>
      </w:r>
      <w:r w:rsidR="00FA0EF9">
        <w:rPr>
          <w:rFonts w:ascii="Calibri" w:eastAsia="Calibri" w:hAnsi="Calibri" w:cs="Calibri"/>
        </w:rPr>
        <w:t xml:space="preserve">The data was filtered by RA and prevalence at the same time. </w:t>
      </w:r>
      <w:r w:rsidR="00E86F80">
        <w:rPr>
          <w:rFonts w:ascii="Calibri" w:eastAsia="Calibri" w:hAnsi="Calibri" w:cs="Calibri"/>
        </w:rPr>
        <w:t xml:space="preserve">The RA thresholding requires that, for a given taxon, RA of at least one library (sample) is greater than the cutoff. The prevalence cutoff requires a proportion of samples have non-zero counts for a given taxon. </w:t>
      </w:r>
      <w:r w:rsidR="00DE7A70">
        <w:rPr>
          <w:rFonts w:ascii="Calibri" w:eastAsia="Calibri" w:hAnsi="Calibri" w:cs="Calibri"/>
        </w:rPr>
        <w:t xml:space="preserve">The idea of elbow plot comes from the elbow method for the K-means clustering, which is a </w:t>
      </w:r>
      <w:r w:rsidR="00DE7A70">
        <w:t xml:space="preserve">heuristic method to </w:t>
      </w:r>
      <w:r w:rsidR="009709CF">
        <w:t xml:space="preserve">identify the optimal </w:t>
      </w:r>
      <w:r w:rsidR="00640FEA">
        <w:t xml:space="preserve">cutoff. </w:t>
      </w:r>
      <w:r w:rsidR="00DE7A70">
        <w:t xml:space="preserve"> </w:t>
      </w:r>
      <w:r w:rsidR="00C52461">
        <w:t xml:space="preserve">The two cutoffs were tested separated by the </w:t>
      </w:r>
      <w:r w:rsidR="00A02AAC">
        <w:t>elbow method</w:t>
      </w:r>
      <w:r w:rsidR="00716465">
        <w:t xml:space="preserve">, where </w:t>
      </w:r>
      <w:r w:rsidR="00F3301E">
        <w:t xml:space="preserve">the </w:t>
      </w:r>
      <w:r w:rsidR="00F3301E">
        <w:lastRenderedPageBreak/>
        <w:t xml:space="preserve">threshold of the </w:t>
      </w:r>
      <w:r w:rsidR="00BE5D0A">
        <w:t>RA was identified as 2% and the prevalence as 40%</w:t>
      </w:r>
      <w:r w:rsidR="00F3301E">
        <w:t xml:space="preserve"> </w:t>
      </w:r>
      <w:r w:rsidR="00716465">
        <w:t>(</w:t>
      </w:r>
      <w:r w:rsidR="00716465" w:rsidRPr="00716465">
        <w:rPr>
          <w:b/>
          <w:bCs/>
        </w:rPr>
        <w:t xml:space="preserve">Figure </w:t>
      </w:r>
      <w:r w:rsidR="00111571">
        <w:rPr>
          <w:b/>
          <w:bCs/>
        </w:rPr>
        <w:t>5</w:t>
      </w:r>
      <w:r w:rsidR="00BE5D0A">
        <w:rPr>
          <w:b/>
          <w:bCs/>
        </w:rPr>
        <w:t xml:space="preserve">, Table </w:t>
      </w:r>
      <w:r w:rsidR="00186C34">
        <w:rPr>
          <w:b/>
          <w:bCs/>
        </w:rPr>
        <w:t>3</w:t>
      </w:r>
      <w:r w:rsidR="00716465">
        <w:t>)</w:t>
      </w:r>
      <w:r w:rsidR="00A02AAC">
        <w:t>.</w:t>
      </w:r>
      <w:r w:rsidR="00FF1FE1">
        <w:t xml:space="preserve"> </w:t>
      </w:r>
      <w:r w:rsidR="00A843D6">
        <w:t>As a result, 54 out of 270 taxa at the Genus level were kept for SmCCNet.</w:t>
      </w:r>
    </w:p>
    <w:p w14:paraId="21E8F4F6" w14:textId="77E790BA" w:rsidR="00BE5D0A" w:rsidRDefault="005D3B93" w:rsidP="00DE52E1">
      <w:pPr>
        <w:spacing w:line="360" w:lineRule="auto"/>
        <w:jc w:val="both"/>
      </w:pPr>
      <w:r>
        <w:rPr>
          <w:noProof/>
        </w:rPr>
        <mc:AlternateContent>
          <mc:Choice Requires="wpg">
            <w:drawing>
              <wp:anchor distT="0" distB="0" distL="114300" distR="114300" simplePos="0" relativeHeight="251679744" behindDoc="0" locked="0" layoutInCell="1" allowOverlap="1" wp14:anchorId="4040E300" wp14:editId="0647BC6E">
                <wp:simplePos x="0" y="0"/>
                <wp:positionH relativeFrom="column">
                  <wp:posOffset>213360</wp:posOffset>
                </wp:positionH>
                <wp:positionV relativeFrom="paragraph">
                  <wp:posOffset>1028700</wp:posOffset>
                </wp:positionV>
                <wp:extent cx="5461000" cy="3122295"/>
                <wp:effectExtent l="0" t="0" r="0" b="1905"/>
                <wp:wrapTopAndBottom/>
                <wp:docPr id="30" name="Group 30"/>
                <wp:cNvGraphicFramePr/>
                <a:graphic xmlns:a="http://schemas.openxmlformats.org/drawingml/2006/main">
                  <a:graphicData uri="http://schemas.microsoft.com/office/word/2010/wordprocessingGroup">
                    <wpg:wgp>
                      <wpg:cNvGrpSpPr/>
                      <wpg:grpSpPr>
                        <a:xfrm>
                          <a:off x="0" y="0"/>
                          <a:ext cx="5461000" cy="3122295"/>
                          <a:chOff x="0" y="0"/>
                          <a:chExt cx="5461000" cy="3122295"/>
                        </a:xfrm>
                      </wpg:grpSpPr>
                      <wps:wsp>
                        <wps:cNvPr id="21" name="Text Box 2"/>
                        <wps:cNvSpPr txBox="1">
                          <a:spLocks noChangeArrowheads="1"/>
                        </wps:cNvSpPr>
                        <wps:spPr bwMode="auto">
                          <a:xfrm>
                            <a:off x="60960" y="2468880"/>
                            <a:ext cx="5400040" cy="653415"/>
                          </a:xfrm>
                          <a:prstGeom prst="rect">
                            <a:avLst/>
                          </a:prstGeom>
                          <a:noFill/>
                          <a:ln w="9525">
                            <a:noFill/>
                            <a:miter lim="800000"/>
                            <a:headEnd/>
                            <a:tailEnd/>
                          </a:ln>
                        </wps:spPr>
                        <wps:txbx>
                          <w:txbxContent>
                            <w:p w14:paraId="4E0E5FD5" w14:textId="393E772C" w:rsidR="00EC2022" w:rsidRDefault="00EC2022" w:rsidP="008157ED">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5</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 xml:space="preserve">(A) </w:t>
                              </w:r>
                              <w:r>
                                <w:rPr>
                                  <w:rFonts w:ascii="Calibri" w:eastAsia="Calibri" w:hAnsi="Calibri" w:cs="Calibri"/>
                                  <w:i/>
                                  <w:iCs/>
                                  <w:sz w:val="18"/>
                                  <w:szCs w:val="18"/>
                                </w:rPr>
                                <w:t>Elbow</w:t>
                              </w:r>
                              <w:r w:rsidRPr="00813445">
                                <w:rPr>
                                  <w:rFonts w:ascii="Calibri" w:eastAsia="Calibri" w:hAnsi="Calibri" w:cs="Calibri"/>
                                  <w:i/>
                                  <w:iCs/>
                                  <w:sz w:val="18"/>
                                  <w:szCs w:val="18"/>
                                </w:rPr>
                                <w:t xml:space="preserve"> </w:t>
                              </w:r>
                              <w:r>
                                <w:rPr>
                                  <w:rFonts w:ascii="Calibri" w:eastAsia="Calibri" w:hAnsi="Calibri" w:cs="Calibri"/>
                                  <w:i/>
                                  <w:iCs/>
                                  <w:sz w:val="18"/>
                                  <w:szCs w:val="18"/>
                                </w:rPr>
                                <w:t>p</w:t>
                              </w:r>
                              <w:r w:rsidRPr="00813445">
                                <w:rPr>
                                  <w:rFonts w:ascii="Calibri" w:eastAsia="Calibri" w:hAnsi="Calibri" w:cs="Calibri"/>
                                  <w:i/>
                                  <w:iCs/>
                                  <w:sz w:val="18"/>
                                  <w:szCs w:val="18"/>
                                </w:rPr>
                                <w:t>lot showing</w:t>
                              </w:r>
                              <w:r>
                                <w:rPr>
                                  <w:rFonts w:ascii="Calibri" w:eastAsia="Calibri" w:hAnsi="Calibri" w:cs="Calibri"/>
                                  <w:i/>
                                  <w:iCs/>
                                  <w:sz w:val="18"/>
                                  <w:szCs w:val="18"/>
                                </w:rPr>
                                <w:t xml:space="preserve"> the number of taxa left as the RA cutoff becoming more stringent, while the prevalence cutoff remains at 0%</w:t>
                              </w:r>
                              <w:r w:rsidRPr="00813445">
                                <w:rPr>
                                  <w:rFonts w:ascii="Calibri" w:eastAsia="Calibri" w:hAnsi="Calibri" w:cs="Calibri"/>
                                  <w:i/>
                                  <w:iCs/>
                                  <w:sz w:val="18"/>
                                  <w:szCs w:val="18"/>
                                </w:rPr>
                                <w:t xml:space="preserve">. </w:t>
                              </w:r>
                              <w:r>
                                <w:rPr>
                                  <w:rFonts w:ascii="Calibri" w:eastAsia="Calibri" w:hAnsi="Calibri" w:cs="Calibri"/>
                                  <w:i/>
                                  <w:iCs/>
                                  <w:sz w:val="18"/>
                                  <w:szCs w:val="18"/>
                                </w:rPr>
                                <w:t xml:space="preserve">(B) Elbow plot showing the </w:t>
                              </w:r>
                              <w:r w:rsidRPr="00D906C3">
                                <w:rPr>
                                  <w:rFonts w:ascii="Calibri" w:eastAsia="Calibri" w:hAnsi="Calibri" w:cs="Calibri"/>
                                  <w:i/>
                                  <w:iCs/>
                                  <w:sz w:val="18"/>
                                  <w:szCs w:val="18"/>
                                </w:rPr>
                                <w:t xml:space="preserve">number of taxa left as the </w:t>
                              </w:r>
                              <w:r>
                                <w:rPr>
                                  <w:rFonts w:ascii="Calibri" w:eastAsia="Calibri" w:hAnsi="Calibri" w:cs="Calibri"/>
                                  <w:i/>
                                  <w:iCs/>
                                  <w:sz w:val="18"/>
                                  <w:szCs w:val="18"/>
                                </w:rPr>
                                <w:t>prevalence</w:t>
                              </w:r>
                              <w:r w:rsidRPr="00D906C3">
                                <w:rPr>
                                  <w:rFonts w:ascii="Calibri" w:eastAsia="Calibri" w:hAnsi="Calibri" w:cs="Calibri"/>
                                  <w:i/>
                                  <w:iCs/>
                                  <w:sz w:val="18"/>
                                  <w:szCs w:val="18"/>
                                </w:rPr>
                                <w:t xml:space="preserve"> cutoff becoming more stringent</w:t>
                              </w:r>
                              <w:r>
                                <w:rPr>
                                  <w:rFonts w:ascii="Calibri" w:eastAsia="Calibri" w:hAnsi="Calibri" w:cs="Calibri"/>
                                  <w:i/>
                                  <w:iCs/>
                                  <w:sz w:val="18"/>
                                  <w:szCs w:val="18"/>
                                </w:rPr>
                                <w:t xml:space="preserve">, while the RA cutoff remains at 0%. </w:t>
                              </w:r>
                            </w:p>
                          </w:txbxContent>
                        </wps:txbx>
                        <wps:bodyPr rot="0" vert="horz" wrap="square" lIns="91440" tIns="45720" rIns="91440" bIns="45720" anchor="t" anchorCtr="0">
                          <a:spAutoFit/>
                        </wps:bodyPr>
                      </wps:wsp>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9560" cy="2450465"/>
                          </a:xfrm>
                          <a:prstGeom prst="rect">
                            <a:avLst/>
                          </a:prstGeom>
                          <a:noFill/>
                        </pic:spPr>
                      </pic:pic>
                    </wpg:wgp>
                  </a:graphicData>
                </a:graphic>
              </wp:anchor>
            </w:drawing>
          </mc:Choice>
          <mc:Fallback>
            <w:pict>
              <v:group w14:anchorId="4040E300" id="Group 30" o:spid="_x0000_s1036" style="position:absolute;left:0;text-align:left;margin-left:16.8pt;margin-top:81pt;width:430pt;height:245.85pt;z-index:251679744" coordsize="54610,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">
                <v:shape id="_x0000_s1037" type="#_x0000_t202" style="position:absolute;left:609;top:24688;width:54001;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4E0E5FD5" w14:textId="393E772C" w:rsidR="00EC2022" w:rsidRDefault="00EC2022" w:rsidP="008157ED">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5</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 xml:space="preserve">(A) </w:t>
                        </w:r>
                        <w:r>
                          <w:rPr>
                            <w:rFonts w:ascii="Calibri" w:eastAsia="Calibri" w:hAnsi="Calibri" w:cs="Calibri"/>
                            <w:i/>
                            <w:iCs/>
                            <w:sz w:val="18"/>
                            <w:szCs w:val="18"/>
                          </w:rPr>
                          <w:t>Elbow</w:t>
                        </w:r>
                        <w:r w:rsidRPr="00813445">
                          <w:rPr>
                            <w:rFonts w:ascii="Calibri" w:eastAsia="Calibri" w:hAnsi="Calibri" w:cs="Calibri"/>
                            <w:i/>
                            <w:iCs/>
                            <w:sz w:val="18"/>
                            <w:szCs w:val="18"/>
                          </w:rPr>
                          <w:t xml:space="preserve"> </w:t>
                        </w:r>
                        <w:r>
                          <w:rPr>
                            <w:rFonts w:ascii="Calibri" w:eastAsia="Calibri" w:hAnsi="Calibri" w:cs="Calibri"/>
                            <w:i/>
                            <w:iCs/>
                            <w:sz w:val="18"/>
                            <w:szCs w:val="18"/>
                          </w:rPr>
                          <w:t>p</w:t>
                        </w:r>
                        <w:r w:rsidRPr="00813445">
                          <w:rPr>
                            <w:rFonts w:ascii="Calibri" w:eastAsia="Calibri" w:hAnsi="Calibri" w:cs="Calibri"/>
                            <w:i/>
                            <w:iCs/>
                            <w:sz w:val="18"/>
                            <w:szCs w:val="18"/>
                          </w:rPr>
                          <w:t>lot showing</w:t>
                        </w:r>
                        <w:r>
                          <w:rPr>
                            <w:rFonts w:ascii="Calibri" w:eastAsia="Calibri" w:hAnsi="Calibri" w:cs="Calibri"/>
                            <w:i/>
                            <w:iCs/>
                            <w:sz w:val="18"/>
                            <w:szCs w:val="18"/>
                          </w:rPr>
                          <w:t xml:space="preserve"> the number of taxa left as the RA cutoff becoming more stringent, while the prevalence cutoff remains at 0%</w:t>
                        </w:r>
                        <w:r w:rsidRPr="00813445">
                          <w:rPr>
                            <w:rFonts w:ascii="Calibri" w:eastAsia="Calibri" w:hAnsi="Calibri" w:cs="Calibri"/>
                            <w:i/>
                            <w:iCs/>
                            <w:sz w:val="18"/>
                            <w:szCs w:val="18"/>
                          </w:rPr>
                          <w:t xml:space="preserve">. </w:t>
                        </w:r>
                        <w:r>
                          <w:rPr>
                            <w:rFonts w:ascii="Calibri" w:eastAsia="Calibri" w:hAnsi="Calibri" w:cs="Calibri"/>
                            <w:i/>
                            <w:iCs/>
                            <w:sz w:val="18"/>
                            <w:szCs w:val="18"/>
                          </w:rPr>
                          <w:t xml:space="preserve">(B) Elbow plot showing the </w:t>
                        </w:r>
                        <w:r w:rsidRPr="00D906C3">
                          <w:rPr>
                            <w:rFonts w:ascii="Calibri" w:eastAsia="Calibri" w:hAnsi="Calibri" w:cs="Calibri"/>
                            <w:i/>
                            <w:iCs/>
                            <w:sz w:val="18"/>
                            <w:szCs w:val="18"/>
                          </w:rPr>
                          <w:t xml:space="preserve">number of taxa left as the </w:t>
                        </w:r>
                        <w:r>
                          <w:rPr>
                            <w:rFonts w:ascii="Calibri" w:eastAsia="Calibri" w:hAnsi="Calibri" w:cs="Calibri"/>
                            <w:i/>
                            <w:iCs/>
                            <w:sz w:val="18"/>
                            <w:szCs w:val="18"/>
                          </w:rPr>
                          <w:t>prevalence</w:t>
                        </w:r>
                        <w:r w:rsidRPr="00D906C3">
                          <w:rPr>
                            <w:rFonts w:ascii="Calibri" w:eastAsia="Calibri" w:hAnsi="Calibri" w:cs="Calibri"/>
                            <w:i/>
                            <w:iCs/>
                            <w:sz w:val="18"/>
                            <w:szCs w:val="18"/>
                          </w:rPr>
                          <w:t xml:space="preserve"> cutoff becoming more stringent</w:t>
                        </w:r>
                        <w:r>
                          <w:rPr>
                            <w:rFonts w:ascii="Calibri" w:eastAsia="Calibri" w:hAnsi="Calibri" w:cs="Calibri"/>
                            <w:i/>
                            <w:iCs/>
                            <w:sz w:val="18"/>
                            <w:szCs w:val="18"/>
                          </w:rPr>
                          <w:t xml:space="preserve">, while the RA cutoff remains at 0%. </w:t>
                        </w:r>
                      </w:p>
                    </w:txbxContent>
                  </v:textbox>
                </v:shape>
                <v:shape id="Picture 19" o:spid="_x0000_s1038" type="#_x0000_t75" style="position:absolute;width:53695;height:2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">
                  <v:imagedata r:id="rId22" o:title=""/>
                </v:shape>
                <w10:wrap type="topAndBottom"/>
              </v:group>
            </w:pict>
          </mc:Fallback>
        </mc:AlternateContent>
      </w:r>
      <w:r w:rsidR="00B73E13">
        <w:t xml:space="preserve">The weights were decided </w:t>
      </w:r>
      <w:r w:rsidR="00065440">
        <w:t>empirically</w:t>
      </w:r>
      <w:r w:rsidR="00A71713">
        <w:t xml:space="preserve"> by the </w:t>
      </w:r>
      <w:r w:rsidR="00BE5C7A">
        <w:t>strengths of pairwise Pearson correlations among the three datasets (</w:t>
      </w:r>
      <w:r w:rsidR="00BE5C7A" w:rsidRPr="00BE5C7A">
        <w:rPr>
          <w:b/>
          <w:bCs/>
        </w:rPr>
        <w:t xml:space="preserve">Figure </w:t>
      </w:r>
      <w:r w:rsidR="00111571">
        <w:rPr>
          <w:b/>
          <w:bCs/>
        </w:rPr>
        <w:t>6</w:t>
      </w:r>
      <w:r w:rsidR="00BE5C7A">
        <w:t>).</w:t>
      </w:r>
      <w:r w:rsidR="008157ED">
        <w:t xml:space="preserve"> The results of core-ISGs subset </w:t>
      </w:r>
      <w:r w:rsidR="007155A5">
        <w:t xml:space="preserve">of host transcriptome were shown here as the </w:t>
      </w:r>
      <w:r w:rsidR="00425895">
        <w:t xml:space="preserve">example. </w:t>
      </w:r>
      <w:r w:rsidR="00AC2D59">
        <w:t xml:space="preserve">For each </w:t>
      </w:r>
      <w:r w:rsidR="00AC2D59" w:rsidRPr="00AC2D59">
        <w:t>pair of datasets</w:t>
      </w:r>
      <w:r w:rsidR="00AC2D59">
        <w:t xml:space="preserve">, the Pearson’s correlation coefficients were calculated for all possible pairs of features </w:t>
      </w:r>
      <w:r w:rsidR="008F0D21">
        <w:t xml:space="preserve">from two different datasets, and then the results were summarized by </w:t>
      </w:r>
      <w:r w:rsidR="00ED6644">
        <w:t xml:space="preserve">a </w:t>
      </w:r>
      <w:r w:rsidR="008F0D21">
        <w:t xml:space="preserve">boxplot and density plot. </w:t>
      </w:r>
      <w:commentRangeStart w:id="130"/>
      <w:commentRangeStart w:id="131"/>
      <w:r w:rsidR="00ED6644">
        <w:t>T</w:t>
      </w:r>
      <w:r w:rsidR="00EF38D9">
        <w:t>he</w:t>
      </w:r>
      <w:commentRangeEnd w:id="130"/>
      <w:r w:rsidR="00ED6644">
        <w:rPr>
          <w:rStyle w:val="CommentReference"/>
        </w:rPr>
        <w:commentReference w:id="130"/>
      </w:r>
      <w:commentRangeEnd w:id="131"/>
      <w:r w:rsidR="00DA5AC4">
        <w:rPr>
          <w:rStyle w:val="CommentReference"/>
        </w:rPr>
        <w:commentReference w:id="131"/>
      </w:r>
      <w:r w:rsidR="00EF38D9">
        <w:t xml:space="preserve"> summary plots suggest that </w:t>
      </w:r>
      <w:r w:rsidR="008F0D21">
        <w:t xml:space="preserve">the </w:t>
      </w:r>
      <w:r w:rsidR="00E70A2E">
        <w:t>overall correlation between core-ISGs expression level and the plasma LPS level is much stronger than the others</w:t>
      </w:r>
      <w:r w:rsidR="004B0CC7">
        <w:t xml:space="preserve"> and </w:t>
      </w:r>
      <w:r w:rsidR="00F04C32">
        <w:t xml:space="preserve">the </w:t>
      </w:r>
      <w:r w:rsidR="00D32E4C">
        <w:t xml:space="preserve">gut </w:t>
      </w:r>
      <w:r w:rsidR="00F04C32">
        <w:t xml:space="preserve">microbiome </w:t>
      </w:r>
      <w:r w:rsidR="00FB474C">
        <w:t xml:space="preserve">is not </w:t>
      </w:r>
      <w:r w:rsidR="00EF38D9">
        <w:t xml:space="preserve">closely related to the </w:t>
      </w:r>
      <w:r w:rsidR="005E50E8">
        <w:t xml:space="preserve">other datasets. Therefore, we can upweight the microbiome data in the SmCCNet framework, which is one of the advantages </w:t>
      </w:r>
      <w:r w:rsidR="00567F6D">
        <w:t>offered by this algorithm</w:t>
      </w:r>
      <w:r w:rsidR="005E50E8">
        <w:t xml:space="preserve">. </w:t>
      </w:r>
      <w:r w:rsidR="00D64D51">
        <w:t xml:space="preserve">A very similar pattern is also observed for </w:t>
      </w:r>
      <w:r w:rsidR="00314EDD">
        <w:t xml:space="preserve">the </w:t>
      </w:r>
      <w:r w:rsidR="00D64D51">
        <w:lastRenderedPageBreak/>
        <w:t xml:space="preserve">beta-ISGs </w:t>
      </w:r>
      <w:r w:rsidR="00314EDD">
        <w:t xml:space="preserve">subset </w:t>
      </w:r>
      <w:r w:rsidR="00D64D51">
        <w:t xml:space="preserve">while </w:t>
      </w:r>
      <w:r w:rsidR="0039652F">
        <w:rPr>
          <w:noProof/>
        </w:rPr>
        <w:drawing>
          <wp:anchor distT="0" distB="0" distL="114300" distR="114300" simplePos="0" relativeHeight="251681792" behindDoc="0" locked="0" layoutInCell="1" allowOverlap="1" wp14:anchorId="6F5B0215" wp14:editId="09146F14">
            <wp:simplePos x="0" y="0"/>
            <wp:positionH relativeFrom="margin">
              <wp:align>center</wp:align>
            </wp:positionH>
            <wp:positionV relativeFrom="margin">
              <wp:align>top</wp:align>
            </wp:positionV>
            <wp:extent cx="5408930" cy="2535555"/>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8930" cy="2535555"/>
                    </a:xfrm>
                    <a:prstGeom prst="rect">
                      <a:avLst/>
                    </a:prstGeom>
                    <a:noFill/>
                  </pic:spPr>
                </pic:pic>
              </a:graphicData>
            </a:graphic>
          </wp:anchor>
        </w:drawing>
      </w:r>
      <w:r w:rsidR="00D64D51">
        <w:t xml:space="preserve">the other two datasets were kept </w:t>
      </w:r>
      <w:r w:rsidR="00470CB9">
        <w:t xml:space="preserve">as </w:t>
      </w:r>
      <w:r w:rsidR="005920BC">
        <w:rPr>
          <w:noProof/>
        </w:rPr>
        <mc:AlternateContent>
          <mc:Choice Requires="wpg">
            <w:drawing>
              <wp:anchor distT="0" distB="0" distL="114300" distR="114300" simplePos="0" relativeHeight="251687936" behindDoc="0" locked="0" layoutInCell="1" allowOverlap="1" wp14:anchorId="421A1F63" wp14:editId="6FF5FEB2">
                <wp:simplePos x="0" y="0"/>
                <wp:positionH relativeFrom="column">
                  <wp:posOffset>0</wp:posOffset>
                </wp:positionH>
                <wp:positionV relativeFrom="page">
                  <wp:posOffset>5008552</wp:posOffset>
                </wp:positionV>
                <wp:extent cx="5578475" cy="3270250"/>
                <wp:effectExtent l="0" t="0" r="3175" b="6350"/>
                <wp:wrapTopAndBottom/>
                <wp:docPr id="13" name="Group 13"/>
                <wp:cNvGraphicFramePr/>
                <a:graphic xmlns:a="http://schemas.openxmlformats.org/drawingml/2006/main">
                  <a:graphicData uri="http://schemas.microsoft.com/office/word/2010/wordprocessingGroup">
                    <wpg:wgp>
                      <wpg:cNvGrpSpPr/>
                      <wpg:grpSpPr>
                        <a:xfrm>
                          <a:off x="0" y="0"/>
                          <a:ext cx="5578475" cy="3270250"/>
                          <a:chOff x="0" y="0"/>
                          <a:chExt cx="5578475" cy="3270598"/>
                        </a:xfrm>
                      </wpg:grpSpPr>
                      <wps:wsp>
                        <wps:cNvPr id="27" name="Text Box 2"/>
                        <wps:cNvSpPr txBox="1">
                          <a:spLocks noChangeArrowheads="1"/>
                        </wps:cNvSpPr>
                        <wps:spPr bwMode="auto">
                          <a:xfrm>
                            <a:off x="147484" y="2165063"/>
                            <a:ext cx="5304790" cy="1105535"/>
                          </a:xfrm>
                          <a:prstGeom prst="rect">
                            <a:avLst/>
                          </a:prstGeom>
                          <a:noFill/>
                          <a:ln w="9525">
                            <a:noFill/>
                            <a:miter lim="800000"/>
                            <a:headEnd/>
                            <a:tailEnd/>
                          </a:ln>
                        </wps:spPr>
                        <wps:txbx>
                          <w:txbxContent>
                            <w:p w14:paraId="55FD20E1" w14:textId="2C6EB48B" w:rsidR="00EC2022" w:rsidRDefault="00EC2022" w:rsidP="000B6AD9">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7</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Pr>
                                  <w:rFonts w:ascii="Calibri" w:eastAsia="Calibri" w:hAnsi="Calibri" w:cs="Calibri"/>
                                  <w:i/>
                                  <w:iCs/>
                                  <w:sz w:val="18"/>
                                  <w:szCs w:val="18"/>
                                </w:rPr>
                                <w:t>Contour p</w:t>
                              </w:r>
                              <w:r w:rsidRPr="00813445">
                                <w:rPr>
                                  <w:rFonts w:ascii="Calibri" w:eastAsia="Calibri" w:hAnsi="Calibri" w:cs="Calibri"/>
                                  <w:i/>
                                  <w:iCs/>
                                  <w:sz w:val="18"/>
                                  <w:szCs w:val="18"/>
                                </w:rPr>
                                <w:t>lot</w:t>
                              </w:r>
                              <w:r>
                                <w:rPr>
                                  <w:rFonts w:ascii="Calibri" w:eastAsia="Calibri" w:hAnsi="Calibri" w:cs="Calibri"/>
                                  <w:i/>
                                  <w:iCs/>
                                  <w:sz w:val="18"/>
                                  <w:szCs w:val="18"/>
                                </w:rPr>
                                <w:t xml:space="preserve"> to identify the best penalty pair. The average prediction errors from 4-fold cross validation were shown for each combination of penalties, while the subsampling proportions were always 0.8 for transcriptome and 0.9 for microbiome. </w:t>
                              </w:r>
                              <w:r w:rsidRPr="00813445">
                                <w:rPr>
                                  <w:rFonts w:ascii="Calibri" w:eastAsia="Calibri" w:hAnsi="Calibri" w:cs="Calibri"/>
                                  <w:i/>
                                  <w:iCs/>
                                  <w:sz w:val="18"/>
                                  <w:szCs w:val="18"/>
                                </w:rPr>
                                <w:t>(A)</w:t>
                              </w:r>
                              <w:r>
                                <w:rPr>
                                  <w:rFonts w:ascii="Calibri" w:eastAsia="Calibri" w:hAnsi="Calibri" w:cs="Calibri"/>
                                  <w:i/>
                                  <w:iCs/>
                                  <w:sz w:val="18"/>
                                  <w:szCs w:val="18"/>
                                </w:rPr>
                                <w:t xml:space="preserve"> Contour plot of unweighted SmCCNet, using beta-ISGs transcriptome subset. (B) Contour plot of weighted </w:t>
                              </w:r>
                              <m:oMath>
                                <m:r>
                                  <w:rPr>
                                    <w:rFonts w:ascii="Cambria Math" w:eastAsia="Calibri" w:hAnsi="Cambria Math" w:cs="Calibri"/>
                                    <w:sz w:val="18"/>
                                    <w:szCs w:val="18"/>
                                  </w:rPr>
                                  <m:t>(a = 10, b = 1, c = 10)</m:t>
                                </m:r>
                              </m:oMath>
                              <w:r>
                                <w:rPr>
                                  <w:rFonts w:ascii="Calibri" w:eastAsia="Calibri" w:hAnsi="Calibri" w:cs="Calibri"/>
                                  <w:i/>
                                  <w:iCs/>
                                  <w:sz w:val="18"/>
                                  <w:szCs w:val="18"/>
                                </w:rPr>
                                <w:t xml:space="preserve"> SmCCNet, using beta-ISGs transcriptome subset. The dark blue represents smaller prediction errors, whose corresponding penalties are recommended for the algorithm. </w:t>
                              </w:r>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8475" cy="2121535"/>
                          </a:xfrm>
                          <a:prstGeom prst="rect">
                            <a:avLst/>
                          </a:prstGeom>
                          <a:noFill/>
                        </pic:spPr>
                      </pic:pic>
                    </wpg:wgp>
                  </a:graphicData>
                </a:graphic>
              </wp:anchor>
            </w:drawing>
          </mc:Choice>
          <mc:Fallback>
            <w:pict>
              <v:group w14:anchorId="421A1F63" id="Group 13" o:spid="_x0000_s1039" style="position:absolute;left:0;text-align:left;margin-left:0;margin-top:394.35pt;width:439.25pt;height:257.5pt;z-index:251687936;mso-position-vertical-relative:page" coordsize="55784,32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">
                <v:shape id="_x0000_s1040" type="#_x0000_t202" style="position:absolute;left:1474;top:21650;width:53048;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55FD20E1" w14:textId="2C6EB48B" w:rsidR="00EC2022" w:rsidRDefault="00EC2022" w:rsidP="000B6AD9">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7</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Pr>
                            <w:rFonts w:ascii="Calibri" w:eastAsia="Calibri" w:hAnsi="Calibri" w:cs="Calibri"/>
                            <w:i/>
                            <w:iCs/>
                            <w:sz w:val="18"/>
                            <w:szCs w:val="18"/>
                          </w:rPr>
                          <w:t>Contour p</w:t>
                        </w:r>
                        <w:r w:rsidRPr="00813445">
                          <w:rPr>
                            <w:rFonts w:ascii="Calibri" w:eastAsia="Calibri" w:hAnsi="Calibri" w:cs="Calibri"/>
                            <w:i/>
                            <w:iCs/>
                            <w:sz w:val="18"/>
                            <w:szCs w:val="18"/>
                          </w:rPr>
                          <w:t>lot</w:t>
                        </w:r>
                        <w:r>
                          <w:rPr>
                            <w:rFonts w:ascii="Calibri" w:eastAsia="Calibri" w:hAnsi="Calibri" w:cs="Calibri"/>
                            <w:i/>
                            <w:iCs/>
                            <w:sz w:val="18"/>
                            <w:szCs w:val="18"/>
                          </w:rPr>
                          <w:t xml:space="preserve"> to identify the best penalty pair. The average prediction errors from 4-fold cross validation were shown for each combination of penalties, while the subsampling proportions were always 0.8 for transcriptome and 0.9 for microbiome. </w:t>
                        </w:r>
                        <w:r w:rsidRPr="00813445">
                          <w:rPr>
                            <w:rFonts w:ascii="Calibri" w:eastAsia="Calibri" w:hAnsi="Calibri" w:cs="Calibri"/>
                            <w:i/>
                            <w:iCs/>
                            <w:sz w:val="18"/>
                            <w:szCs w:val="18"/>
                          </w:rPr>
                          <w:t>(A)</w:t>
                        </w:r>
                        <w:r>
                          <w:rPr>
                            <w:rFonts w:ascii="Calibri" w:eastAsia="Calibri" w:hAnsi="Calibri" w:cs="Calibri"/>
                            <w:i/>
                            <w:iCs/>
                            <w:sz w:val="18"/>
                            <w:szCs w:val="18"/>
                          </w:rPr>
                          <w:t xml:space="preserve"> Contour plot of unweighted </w:t>
                        </w:r>
                        <w:proofErr w:type="spellStart"/>
                        <w:r>
                          <w:rPr>
                            <w:rFonts w:ascii="Calibri" w:eastAsia="Calibri" w:hAnsi="Calibri" w:cs="Calibri"/>
                            <w:i/>
                            <w:iCs/>
                            <w:sz w:val="18"/>
                            <w:szCs w:val="18"/>
                          </w:rPr>
                          <w:t>SmCCNet</w:t>
                        </w:r>
                        <w:proofErr w:type="spellEnd"/>
                        <w:r>
                          <w:rPr>
                            <w:rFonts w:ascii="Calibri" w:eastAsia="Calibri" w:hAnsi="Calibri" w:cs="Calibri"/>
                            <w:i/>
                            <w:iCs/>
                            <w:sz w:val="18"/>
                            <w:szCs w:val="18"/>
                          </w:rPr>
                          <w:t xml:space="preserve">, using beta-ISGs transcriptome subset. (B) Contour plot of weighted </w:t>
                        </w:r>
                        <m:oMath>
                          <m:r>
                            <w:rPr>
                              <w:rFonts w:ascii="Cambria Math" w:eastAsia="Calibri" w:hAnsi="Cambria Math" w:cs="Calibri"/>
                              <w:sz w:val="18"/>
                              <w:szCs w:val="18"/>
                            </w:rPr>
                            <m:t>(a = 10, b = 1, c = 10)</m:t>
                          </m:r>
                        </m:oMath>
                        <w:r>
                          <w:rPr>
                            <w:rFonts w:ascii="Calibri" w:eastAsia="Calibri" w:hAnsi="Calibri" w:cs="Calibri"/>
                            <w:i/>
                            <w:iCs/>
                            <w:sz w:val="18"/>
                            <w:szCs w:val="18"/>
                          </w:rPr>
                          <w:t xml:space="preserve"> SmCCNet, using beta-ISGs transcriptome subset. The dark blue represents smaller prediction errors, whose corresponding penalties are recommended for the algorithm. </w:t>
                        </w:r>
                      </w:p>
                    </w:txbxContent>
                  </v:textbox>
                </v:shape>
                <v:shape id="Picture 16" o:spid="_x0000_s1041" type="#_x0000_t75" style="position:absolute;width:55784;height:2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">
                  <v:imagedata r:id="rId25" o:title=""/>
                </v:shape>
                <w10:wrap type="topAndBottom" anchory="page"/>
              </v:group>
            </w:pict>
          </mc:Fallback>
        </mc:AlternateContent>
      </w:r>
      <w:r w:rsidR="00D64D51">
        <w:t xml:space="preserve">the same. </w:t>
      </w:r>
      <w:r w:rsidR="00154FBD">
        <w:rPr>
          <w:noProof/>
        </w:rPr>
        <mc:AlternateContent>
          <mc:Choice Requires="wps">
            <w:drawing>
              <wp:anchor distT="45720" distB="45720" distL="114300" distR="114300" simplePos="0" relativeHeight="251683840" behindDoc="0" locked="0" layoutInCell="1" allowOverlap="1" wp14:anchorId="53DFDBDB" wp14:editId="4B38E7DA">
                <wp:simplePos x="0" y="0"/>
                <wp:positionH relativeFrom="margin">
                  <wp:align>left</wp:align>
                </wp:positionH>
                <wp:positionV relativeFrom="page">
                  <wp:posOffset>3540760</wp:posOffset>
                </wp:positionV>
                <wp:extent cx="5304790" cy="502920"/>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245" cy="502920"/>
                        </a:xfrm>
                        <a:prstGeom prst="rect">
                          <a:avLst/>
                        </a:prstGeom>
                        <a:noFill/>
                        <a:ln w="9525">
                          <a:noFill/>
                          <a:miter lim="800000"/>
                          <a:headEnd/>
                          <a:tailEnd/>
                        </a:ln>
                      </wps:spPr>
                      <wps:txbx>
                        <w:txbxContent>
                          <w:p w14:paraId="003E7533" w14:textId="2E10FF01" w:rsidR="00EC2022" w:rsidRDefault="00EC2022" w:rsidP="008157ED">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6</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(A</w:t>
                            </w:r>
                            <w:r>
                              <w:rPr>
                                <w:rFonts w:ascii="Calibri" w:eastAsia="Calibri" w:hAnsi="Calibri" w:cs="Calibri"/>
                                <w:i/>
                                <w:iCs/>
                                <w:sz w:val="18"/>
                                <w:szCs w:val="18"/>
                              </w:rPr>
                              <w:t>, B</w:t>
                            </w:r>
                            <w:r w:rsidRPr="00813445">
                              <w:rPr>
                                <w:rFonts w:ascii="Calibri" w:eastAsia="Calibri" w:hAnsi="Calibri" w:cs="Calibri"/>
                                <w:i/>
                                <w:iCs/>
                                <w:sz w:val="18"/>
                                <w:szCs w:val="18"/>
                              </w:rPr>
                              <w:t xml:space="preserve">) </w:t>
                            </w:r>
                            <w:r>
                              <w:rPr>
                                <w:rFonts w:ascii="Calibri" w:eastAsia="Calibri" w:hAnsi="Calibri" w:cs="Calibri"/>
                                <w:i/>
                                <w:iCs/>
                                <w:sz w:val="18"/>
                                <w:szCs w:val="18"/>
                              </w:rPr>
                              <w:t>Boxp</w:t>
                            </w:r>
                            <w:r w:rsidRPr="00813445">
                              <w:rPr>
                                <w:rFonts w:ascii="Calibri" w:eastAsia="Calibri" w:hAnsi="Calibri" w:cs="Calibri"/>
                                <w:i/>
                                <w:iCs/>
                                <w:sz w:val="18"/>
                                <w:szCs w:val="18"/>
                              </w:rPr>
                              <w:t>lot showing</w:t>
                            </w:r>
                            <w:r>
                              <w:rPr>
                                <w:rFonts w:ascii="Calibri" w:eastAsia="Calibri" w:hAnsi="Calibri" w:cs="Calibri"/>
                                <w:i/>
                                <w:iCs/>
                                <w:sz w:val="18"/>
                                <w:szCs w:val="18"/>
                              </w:rPr>
                              <w:t xml:space="preserve"> the quantiles and the median of pairwise Pearson’s correlation coefficients among three datasets. For each pair of datasets, all correlation coefficients at the feature level were summarized. The core-ISGs subset of host transcriptome was used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DFDBDB" id="_x0000_s1042" type="#_x0000_t202" style="position:absolute;left:0;text-align:left;margin-left:0;margin-top:278.8pt;width:417.7pt;height:39.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" filled="f" stroked="f">
                <v:textbox style="mso-fit-shape-to-text:t">
                  <w:txbxContent>
                    <w:p w14:paraId="003E7533" w14:textId="2E10FF01" w:rsidR="00EC2022" w:rsidRDefault="00EC2022" w:rsidP="008157ED">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6</w:t>
                      </w:r>
                      <w:r w:rsidRPr="00813445">
                        <w:rPr>
                          <w:rFonts w:ascii="Calibri" w:eastAsia="Calibri" w:hAnsi="Calibri" w:cs="Calibri"/>
                          <w:b/>
                          <w:bCs/>
                          <w:i/>
                          <w:iCs/>
                          <w:sz w:val="18"/>
                          <w:szCs w:val="18"/>
                        </w:rPr>
                        <w:t>.</w:t>
                      </w:r>
                      <w:r w:rsidRPr="00813445">
                        <w:rPr>
                          <w:rFonts w:ascii="Calibri" w:eastAsia="Calibri" w:hAnsi="Calibri" w:cs="Calibri"/>
                          <w:sz w:val="18"/>
                          <w:szCs w:val="18"/>
                        </w:rPr>
                        <w:t xml:space="preserve"> </w:t>
                      </w:r>
                      <w:r w:rsidRPr="00813445">
                        <w:rPr>
                          <w:rFonts w:ascii="Calibri" w:eastAsia="Calibri" w:hAnsi="Calibri" w:cs="Calibri"/>
                          <w:i/>
                          <w:iCs/>
                          <w:sz w:val="18"/>
                          <w:szCs w:val="18"/>
                        </w:rPr>
                        <w:t>(A</w:t>
                      </w:r>
                      <w:r>
                        <w:rPr>
                          <w:rFonts w:ascii="Calibri" w:eastAsia="Calibri" w:hAnsi="Calibri" w:cs="Calibri"/>
                          <w:i/>
                          <w:iCs/>
                          <w:sz w:val="18"/>
                          <w:szCs w:val="18"/>
                        </w:rPr>
                        <w:t>, B</w:t>
                      </w:r>
                      <w:r w:rsidRPr="00813445">
                        <w:rPr>
                          <w:rFonts w:ascii="Calibri" w:eastAsia="Calibri" w:hAnsi="Calibri" w:cs="Calibri"/>
                          <w:i/>
                          <w:iCs/>
                          <w:sz w:val="18"/>
                          <w:szCs w:val="18"/>
                        </w:rPr>
                        <w:t xml:space="preserve">) </w:t>
                      </w:r>
                      <w:r>
                        <w:rPr>
                          <w:rFonts w:ascii="Calibri" w:eastAsia="Calibri" w:hAnsi="Calibri" w:cs="Calibri"/>
                          <w:i/>
                          <w:iCs/>
                          <w:sz w:val="18"/>
                          <w:szCs w:val="18"/>
                        </w:rPr>
                        <w:t>Boxp</w:t>
                      </w:r>
                      <w:r w:rsidRPr="00813445">
                        <w:rPr>
                          <w:rFonts w:ascii="Calibri" w:eastAsia="Calibri" w:hAnsi="Calibri" w:cs="Calibri"/>
                          <w:i/>
                          <w:iCs/>
                          <w:sz w:val="18"/>
                          <w:szCs w:val="18"/>
                        </w:rPr>
                        <w:t>lot showing</w:t>
                      </w:r>
                      <w:r>
                        <w:rPr>
                          <w:rFonts w:ascii="Calibri" w:eastAsia="Calibri" w:hAnsi="Calibri" w:cs="Calibri"/>
                          <w:i/>
                          <w:iCs/>
                          <w:sz w:val="18"/>
                          <w:szCs w:val="18"/>
                        </w:rPr>
                        <w:t xml:space="preserve"> the quantiles and the median of pairwise Pearson’s correlation coefficients among three datasets. For each pair of datasets, all correlation coefficients at the feature level were summarized. The core-ISGs subset of host transcriptome was used here.</w:t>
                      </w:r>
                    </w:p>
                  </w:txbxContent>
                </v:textbox>
                <w10:wrap type="topAndBottom" anchorx="margin" anchory="page"/>
              </v:shape>
            </w:pict>
          </mc:Fallback>
        </mc:AlternateContent>
      </w:r>
      <w:r w:rsidR="00A62F50">
        <w:t>Depend</w:t>
      </w:r>
      <w:r w:rsidR="00ED6644">
        <w:t>ing</w:t>
      </w:r>
      <w:r w:rsidR="00A62F50">
        <w:t xml:space="preserve"> on these results, weights </w:t>
      </w:r>
      <m:oMath>
        <m:r>
          <w:rPr>
            <w:rFonts w:ascii="Cambria Math" w:hAnsi="Cambria Math"/>
          </w:rPr>
          <m:t>(a = 5, b = 1, c = 5)</m:t>
        </m:r>
      </m:oMath>
      <w:r w:rsidR="00A62F50">
        <w:rPr>
          <w:rFonts w:eastAsiaTheme="minorEastAsia"/>
        </w:rPr>
        <w:t>,</w:t>
      </w:r>
      <w:r w:rsidR="00A62F50">
        <w:t xml:space="preserve"> </w:t>
      </w:r>
      <m:oMath>
        <m:r>
          <w:rPr>
            <w:rFonts w:ascii="Cambria Math" w:hAnsi="Cambria Math"/>
          </w:rPr>
          <m:t>(a = 10, b = 1, c = 10)</m:t>
        </m:r>
      </m:oMath>
      <w:r w:rsidR="00A62F50">
        <w:t xml:space="preserve"> and </w:t>
      </w:r>
      <m:oMath>
        <m:r>
          <w:rPr>
            <w:rFonts w:ascii="Cambria Math" w:hAnsi="Cambria Math"/>
          </w:rPr>
          <m:t>(a = 20, b = 1, c = 20)</m:t>
        </m:r>
      </m:oMath>
      <w:r w:rsidR="00A62F50">
        <w:t xml:space="preserve"> were tested for weighted SmCCNet.</w:t>
      </w:r>
      <w:r w:rsidR="00A62F50" w:rsidRPr="00A62F50">
        <w:t xml:space="preserve"> </w:t>
      </w:r>
    </w:p>
    <w:p w14:paraId="390C2F19" w14:textId="4CDE9D10" w:rsidR="00965012" w:rsidRPr="00714686" w:rsidRDefault="001A29F8" w:rsidP="00F80FDD">
      <w:pPr>
        <w:spacing w:line="360" w:lineRule="auto"/>
        <w:jc w:val="both"/>
        <w:rPr>
          <w:rFonts w:ascii="Calibri" w:eastAsia="Calibri" w:hAnsi="Calibri" w:cs="Calibri"/>
          <w:b/>
          <w:bCs/>
          <w:i/>
          <w:iCs/>
          <w:sz w:val="18"/>
          <w:szCs w:val="18"/>
        </w:rPr>
      </w:pPr>
      <w:r>
        <w:t xml:space="preserve">In this study, the host transcriptome subsets contain </w:t>
      </w:r>
      <m:oMath>
        <m:r>
          <m:rPr>
            <m:sty m:val="p"/>
          </m:rPr>
          <w:rPr>
            <w:rFonts w:ascii="Cambria Math" w:hAnsi="Cambria Math"/>
          </w:rPr>
          <m:t>200 –400</m:t>
        </m:r>
      </m:oMath>
      <w:r>
        <w:t xml:space="preserve"> features, while the gut microbiome only contains 54 taxa. </w:t>
      </w:r>
      <w:r w:rsidR="007F3D4F">
        <w:t xml:space="preserve">This indicates the transcriptome may contain more noise, thus requires a greater down-sampling in the </w:t>
      </w:r>
      <w:r w:rsidR="001152EA">
        <w:t xml:space="preserve">repeated subsampling procedure to guarantee the robustness of the algorithm. </w:t>
      </w:r>
      <w:r w:rsidR="00BF6B6E" w:rsidRPr="00BF6B6E">
        <w:rPr>
          <w:noProof/>
        </w:rPr>
        <w:lastRenderedPageBreak/>
        <w:drawing>
          <wp:anchor distT="0" distB="0" distL="114300" distR="114300" simplePos="0" relativeHeight="251702272" behindDoc="0" locked="0" layoutInCell="1" allowOverlap="1" wp14:anchorId="6448F8C5" wp14:editId="61237354">
            <wp:simplePos x="0" y="0"/>
            <wp:positionH relativeFrom="column">
              <wp:posOffset>0</wp:posOffset>
            </wp:positionH>
            <wp:positionV relativeFrom="page">
              <wp:posOffset>914400</wp:posOffset>
            </wp:positionV>
            <wp:extent cx="3094355" cy="23888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4355" cy="2388870"/>
                    </a:xfrm>
                    <a:prstGeom prst="rect">
                      <a:avLst/>
                    </a:prstGeom>
                    <a:noFill/>
                    <a:ln>
                      <a:noFill/>
                    </a:ln>
                  </pic:spPr>
                </pic:pic>
              </a:graphicData>
            </a:graphic>
          </wp:anchor>
        </w:drawing>
      </w:r>
      <w:r w:rsidR="001152EA">
        <w:t xml:space="preserve">Eventually, through the grid search method (data not shown here), the subsampling proportion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152EA">
        <w:t xml:space="preserve"> for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1152EA" w:rsidRPr="00F80FDD">
        <w:t xml:space="preserve"> (transcriptome)</w:t>
      </w:r>
      <w:r w:rsidR="007036CB" w:rsidRPr="00F80FDD">
        <w:t xml:space="preserve"> was confirmed as 0.8</w:t>
      </w:r>
      <w:r w:rsidR="00EF76E0">
        <w:t xml:space="preserve"> and 0.9 for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EF76E0">
        <w:t xml:space="preserve"> </w:t>
      </w:r>
      <w:r w:rsidR="001812CF">
        <w:t>of</w:t>
      </w:r>
      <w:r w:rsidR="00EF76E0">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1812CF">
        <w:rPr>
          <w:rFonts w:eastAsiaTheme="minorEastAsia"/>
        </w:rPr>
        <w:t xml:space="preserve"> (microbiome). </w:t>
      </w:r>
      <w:r w:rsidR="006303D1">
        <w:rPr>
          <w:rFonts w:eastAsiaTheme="minorEastAsia"/>
        </w:rPr>
        <w:t xml:space="preserve">The total number of repeated subsampling can be 500, 1000 and 2000, and 1000 was chosen according to the manual. </w:t>
      </w:r>
      <w:r w:rsidR="00E16133">
        <w:rPr>
          <w:rFonts w:eastAsiaTheme="minorEastAsia"/>
        </w:rPr>
        <w:t xml:space="preserve">The results of SmCCNet are very sensitive to the penalties. Therefore, the best penalty pair should always be identified through cross validation with respect to </w:t>
      </w:r>
      <w:r w:rsidR="00423BAB">
        <w:rPr>
          <w:rFonts w:eastAsiaTheme="minorEastAsia"/>
        </w:rPr>
        <w:t xml:space="preserve">specific </w:t>
      </w:r>
      <w:r w:rsidR="00E16133">
        <w:rPr>
          <w:rFonts w:eastAsiaTheme="minorEastAsia"/>
        </w:rPr>
        <w:t xml:space="preserve">datasets and </w:t>
      </w:r>
      <w:r w:rsidR="00423BAB">
        <w:rPr>
          <w:rFonts w:eastAsiaTheme="minorEastAsia"/>
        </w:rPr>
        <w:t xml:space="preserve">values of </w:t>
      </w:r>
      <w:r w:rsidR="00E16133">
        <w:rPr>
          <w:rFonts w:eastAsiaTheme="minorEastAsia"/>
        </w:rPr>
        <w:t xml:space="preserve">all the other </w:t>
      </w:r>
      <w:r w:rsidR="001B1635">
        <w:rPr>
          <w:rFonts w:eastAsiaTheme="minorEastAsia"/>
        </w:rPr>
        <w:t xml:space="preserve">tuning </w:t>
      </w:r>
      <w:r w:rsidR="00E16133">
        <w:rPr>
          <w:rFonts w:eastAsiaTheme="minorEastAsia"/>
        </w:rPr>
        <w:t xml:space="preserve">parameters. </w:t>
      </w:r>
      <w:r w:rsidR="00354F74">
        <w:rPr>
          <w:rFonts w:eastAsiaTheme="minorEastAsia"/>
        </w:rPr>
        <w:t xml:space="preserve">4-fold CV was always used in this study since the sample size of the cohort is 27. </w:t>
      </w:r>
      <w:r w:rsidR="00584B7E">
        <w:rPr>
          <w:rFonts w:eastAsiaTheme="minorEastAsia"/>
        </w:rPr>
        <w:t>The best penalty pair has the smallest average prediction error from the CV, which can be easily identified through the contour plot (</w:t>
      </w:r>
      <w:r w:rsidR="00584B7E" w:rsidRPr="00584B7E">
        <w:rPr>
          <w:rFonts w:eastAsiaTheme="minorEastAsia"/>
          <w:b/>
          <w:bCs/>
        </w:rPr>
        <w:t xml:space="preserve">Figure </w:t>
      </w:r>
      <w:r w:rsidR="00CF77CC">
        <w:rPr>
          <w:rFonts w:eastAsiaTheme="minorEastAsia"/>
          <w:b/>
          <w:bCs/>
        </w:rPr>
        <w:t>7</w:t>
      </w:r>
      <w:r w:rsidR="00584B7E">
        <w:rPr>
          <w:rFonts w:eastAsiaTheme="minorEastAsia"/>
        </w:rPr>
        <w:t>).</w:t>
      </w:r>
      <w:r w:rsidR="003D2C9D">
        <w:rPr>
          <w:rFonts w:eastAsiaTheme="minorEastAsia"/>
        </w:rPr>
        <w:t xml:space="preserve"> In this case,</w:t>
      </w:r>
      <w:r w:rsidR="00890C6D">
        <w:rPr>
          <w:rFonts w:eastAsiaTheme="minorEastAsia"/>
        </w:rPr>
        <w:t xml:space="preserve"> penalty terms of </w:t>
      </w:r>
      <m:oMath>
        <m:r>
          <w:rPr>
            <w:rFonts w:ascii="Cambria Math" w:eastAsiaTheme="minorEastAsia" w:hAnsi="Cambria Math"/>
          </w:rPr>
          <m:t>0.1</m:t>
        </m:r>
      </m:oMath>
      <w:r w:rsidR="000932A5">
        <w:rPr>
          <w:rFonts w:eastAsiaTheme="minorEastAsia"/>
        </w:rPr>
        <w:t xml:space="preserve"> for the microbiome and </w:t>
      </w:r>
      <m:oMath>
        <m:r>
          <w:rPr>
            <w:rFonts w:ascii="Cambria Math" w:eastAsiaTheme="minorEastAsia" w:hAnsi="Cambria Math"/>
          </w:rPr>
          <m:t>0.2</m:t>
        </m:r>
      </m:oMath>
      <w:r w:rsidR="000932A5">
        <w:rPr>
          <w:rFonts w:eastAsiaTheme="minorEastAsia"/>
        </w:rPr>
        <w:t xml:space="preserve"> for the beta-ISGs transcriptome should be applied in the unweighted SmCCNet. Meanwhile, penalty pair </w:t>
      </w:r>
      <m:oMath>
        <m:r>
          <w:rPr>
            <w:rFonts w:ascii="Cambria Math" w:eastAsiaTheme="minorEastAsia" w:hAnsi="Cambria Math"/>
          </w:rPr>
          <m:t>(0.05, 0.1)</m:t>
        </m:r>
      </m:oMath>
      <w:r w:rsidR="000932A5">
        <w:rPr>
          <w:rFonts w:eastAsiaTheme="minorEastAsia"/>
        </w:rPr>
        <w:t xml:space="preserve"> should be applied in the weighed SmCCNet with weights </w:t>
      </w:r>
      <m:oMath>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 10, </m:t>
        </m:r>
        <m:r>
          <w:rPr>
            <w:rFonts w:ascii="Cambria Math" w:eastAsiaTheme="minorEastAsia" w:hAnsi="Cambria Math"/>
          </w:rPr>
          <m:t>b</m:t>
        </m:r>
        <m:r>
          <m:rPr>
            <m:sty m:val="p"/>
          </m:rPr>
          <w:rPr>
            <w:rFonts w:ascii="Cambria Math" w:eastAsiaTheme="minorEastAsia" w:hAnsi="Cambria Math"/>
          </w:rPr>
          <m:t xml:space="preserve"> = 1, </m:t>
        </m:r>
        <m:r>
          <w:rPr>
            <w:rFonts w:ascii="Cambria Math" w:eastAsiaTheme="minorEastAsia" w:hAnsi="Cambria Math"/>
          </w:rPr>
          <m:t>c</m:t>
        </m:r>
        <m:r>
          <m:rPr>
            <m:sty m:val="p"/>
          </m:rPr>
          <w:rPr>
            <w:rFonts w:ascii="Cambria Math" w:eastAsiaTheme="minorEastAsia" w:hAnsi="Cambria Math"/>
          </w:rPr>
          <m:t xml:space="preserve"> = 10)</m:t>
        </m:r>
      </m:oMath>
      <w:r w:rsidR="000932A5">
        <w:rPr>
          <w:rFonts w:eastAsiaTheme="minorEastAsia"/>
        </w:rPr>
        <w:t>. The smaller penalty term (ranges from 0</w:t>
      </w:r>
      <w:r w:rsidR="00714686">
        <w:rPr>
          <w:rFonts w:eastAsiaTheme="minorEastAsia"/>
        </w:rPr>
        <w:t xml:space="preserve"> </w:t>
      </w:r>
      <w:r w:rsidR="00822E32">
        <w:rPr>
          <w:rFonts w:eastAsiaTheme="minorEastAsia"/>
          <w:noProof/>
        </w:rPr>
        <mc:AlternateContent>
          <mc:Choice Requires="wpg">
            <w:drawing>
              <wp:anchor distT="0" distB="0" distL="114300" distR="114300" simplePos="0" relativeHeight="251696128" behindDoc="0" locked="0" layoutInCell="1" allowOverlap="1" wp14:anchorId="462A9D5C" wp14:editId="280C5541">
                <wp:simplePos x="0" y="0"/>
                <wp:positionH relativeFrom="margin">
                  <wp:posOffset>1102483</wp:posOffset>
                </wp:positionH>
                <wp:positionV relativeFrom="page">
                  <wp:posOffset>5438508</wp:posOffset>
                </wp:positionV>
                <wp:extent cx="3953510" cy="3987800"/>
                <wp:effectExtent l="0" t="0" r="8890" b="0"/>
                <wp:wrapTopAndBottom/>
                <wp:docPr id="17" name="Group 17"/>
                <wp:cNvGraphicFramePr/>
                <a:graphic xmlns:a="http://schemas.openxmlformats.org/drawingml/2006/main">
                  <a:graphicData uri="http://schemas.microsoft.com/office/word/2010/wordprocessingGroup">
                    <wpg:wgp>
                      <wpg:cNvGrpSpPr/>
                      <wpg:grpSpPr>
                        <a:xfrm>
                          <a:off x="0" y="0"/>
                          <a:ext cx="3953510" cy="3987800"/>
                          <a:chOff x="0" y="0"/>
                          <a:chExt cx="3953694" cy="3988459"/>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5899" y="0"/>
                            <a:ext cx="3947795" cy="3291840"/>
                          </a:xfrm>
                          <a:prstGeom prst="rect">
                            <a:avLst/>
                          </a:prstGeom>
                          <a:noFill/>
                        </pic:spPr>
                      </pic:pic>
                      <wps:wsp>
                        <wps:cNvPr id="15" name="Text Box 2"/>
                        <wps:cNvSpPr txBox="1">
                          <a:spLocks noChangeArrowheads="1"/>
                        </wps:cNvSpPr>
                        <wps:spPr bwMode="auto">
                          <a:xfrm>
                            <a:off x="0" y="3285899"/>
                            <a:ext cx="3917496" cy="702560"/>
                          </a:xfrm>
                          <a:prstGeom prst="rect">
                            <a:avLst/>
                          </a:prstGeom>
                          <a:noFill/>
                          <a:ln w="9525">
                            <a:noFill/>
                            <a:miter lim="800000"/>
                            <a:headEnd/>
                            <a:tailEnd/>
                          </a:ln>
                        </wps:spPr>
                        <wps:txbx>
                          <w:txbxContent>
                            <w:p w14:paraId="7008159D" w14:textId="5D13A047" w:rsidR="00EC2022" w:rsidRDefault="00EC2022" w:rsidP="005920BC">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8</w:t>
                              </w:r>
                              <w:r w:rsidRPr="00813445">
                                <w:rPr>
                                  <w:rFonts w:ascii="Calibri" w:eastAsia="Calibri" w:hAnsi="Calibri" w:cs="Calibri"/>
                                  <w:b/>
                                  <w:bCs/>
                                  <w:i/>
                                  <w:iCs/>
                                  <w:sz w:val="18"/>
                                  <w:szCs w:val="18"/>
                                </w:rPr>
                                <w:t>.</w:t>
                              </w:r>
                              <w:r>
                                <w:rPr>
                                  <w:rFonts w:ascii="Calibri" w:eastAsia="Calibri" w:hAnsi="Calibri" w:cs="Calibri"/>
                                  <w:sz w:val="18"/>
                                  <w:szCs w:val="18"/>
                                </w:rPr>
                                <w:t xml:space="preserve"> </w:t>
                              </w:r>
                              <w:r w:rsidRPr="007C416D">
                                <w:rPr>
                                  <w:rFonts w:ascii="Calibri" w:eastAsia="Calibri" w:hAnsi="Calibri" w:cs="Calibri"/>
                                  <w:i/>
                                  <w:iCs/>
                                  <w:sz w:val="18"/>
                                  <w:szCs w:val="18"/>
                                </w:rPr>
                                <w:t>The network generated with preprocessed data and given hyperparameters of the SmCCNet model. The network is the integrated network of outliers removed core-ISGs and Genus level</w:t>
                              </w:r>
                              <w:r>
                                <w:rPr>
                                  <w:rFonts w:ascii="Calibri" w:eastAsia="Calibri" w:hAnsi="Calibri" w:cs="Calibri"/>
                                  <w:sz w:val="18"/>
                                  <w:szCs w:val="18"/>
                                </w:rPr>
                                <w:t xml:space="preserve"> microbiome data, with respect to LPS.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62A9D5C" id="Group 17" o:spid="_x0000_s1043" style="position:absolute;left:0;text-align:left;margin-left:86.8pt;margin-top:428.25pt;width:311.3pt;height:314pt;z-index:251696128;mso-position-horizontal-relative:margin;mso-position-vertical-relative:page;mso-height-relative:margin" coordsize="39536,3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">
                <v:shape id="Picture 12" o:spid="_x0000_s1044" type="#_x0000_t75" style="position:absolute;left:58;width:39478;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">
                  <v:imagedata r:id="rId28" o:title=""/>
                </v:shape>
                <v:shape id="_x0000_s1045" type="#_x0000_t202" style="position:absolute;top:32858;width:39174;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008159D" w14:textId="5D13A047" w:rsidR="00EC2022" w:rsidRDefault="00EC2022" w:rsidP="005920BC">
                        <w:pPr>
                          <w:jc w:val="both"/>
                        </w:pPr>
                        <w:r w:rsidRPr="00813445">
                          <w:rPr>
                            <w:rFonts w:ascii="Calibri" w:eastAsia="Calibri" w:hAnsi="Calibri" w:cs="Calibri"/>
                            <w:b/>
                            <w:bCs/>
                            <w:i/>
                            <w:iCs/>
                            <w:sz w:val="18"/>
                            <w:szCs w:val="18"/>
                          </w:rPr>
                          <w:t xml:space="preserve">Figure </w:t>
                        </w:r>
                        <w:r>
                          <w:rPr>
                            <w:rFonts w:ascii="Calibri" w:eastAsia="Calibri" w:hAnsi="Calibri" w:cs="Calibri"/>
                            <w:b/>
                            <w:bCs/>
                            <w:i/>
                            <w:iCs/>
                            <w:sz w:val="18"/>
                            <w:szCs w:val="18"/>
                          </w:rPr>
                          <w:t>8</w:t>
                        </w:r>
                        <w:r w:rsidRPr="00813445">
                          <w:rPr>
                            <w:rFonts w:ascii="Calibri" w:eastAsia="Calibri" w:hAnsi="Calibri" w:cs="Calibri"/>
                            <w:b/>
                            <w:bCs/>
                            <w:i/>
                            <w:iCs/>
                            <w:sz w:val="18"/>
                            <w:szCs w:val="18"/>
                          </w:rPr>
                          <w:t>.</w:t>
                        </w:r>
                        <w:r>
                          <w:rPr>
                            <w:rFonts w:ascii="Calibri" w:eastAsia="Calibri" w:hAnsi="Calibri" w:cs="Calibri"/>
                            <w:sz w:val="18"/>
                            <w:szCs w:val="18"/>
                          </w:rPr>
                          <w:t xml:space="preserve"> </w:t>
                        </w:r>
                        <w:r w:rsidRPr="007C416D">
                          <w:rPr>
                            <w:rFonts w:ascii="Calibri" w:eastAsia="Calibri" w:hAnsi="Calibri" w:cs="Calibri"/>
                            <w:i/>
                            <w:iCs/>
                            <w:sz w:val="18"/>
                            <w:szCs w:val="18"/>
                          </w:rPr>
                          <w:t xml:space="preserve">The network generated with preprocessed data and given hyperparameters of the </w:t>
                        </w:r>
                        <w:proofErr w:type="spellStart"/>
                        <w:r w:rsidRPr="007C416D">
                          <w:rPr>
                            <w:rFonts w:ascii="Calibri" w:eastAsia="Calibri" w:hAnsi="Calibri" w:cs="Calibri"/>
                            <w:i/>
                            <w:iCs/>
                            <w:sz w:val="18"/>
                            <w:szCs w:val="18"/>
                          </w:rPr>
                          <w:t>SmCCNet</w:t>
                        </w:r>
                        <w:proofErr w:type="spellEnd"/>
                        <w:r w:rsidRPr="007C416D">
                          <w:rPr>
                            <w:rFonts w:ascii="Calibri" w:eastAsia="Calibri" w:hAnsi="Calibri" w:cs="Calibri"/>
                            <w:i/>
                            <w:iCs/>
                            <w:sz w:val="18"/>
                            <w:szCs w:val="18"/>
                          </w:rPr>
                          <w:t xml:space="preserve"> model. The network is the integrated network of outliers removed core-ISGs and Genus level</w:t>
                        </w:r>
                        <w:r>
                          <w:rPr>
                            <w:rFonts w:ascii="Calibri" w:eastAsia="Calibri" w:hAnsi="Calibri" w:cs="Calibri"/>
                            <w:sz w:val="18"/>
                            <w:szCs w:val="18"/>
                          </w:rPr>
                          <w:t xml:space="preserve"> microbiome data, with respect to LPS. </w:t>
                        </w:r>
                      </w:p>
                    </w:txbxContent>
                  </v:textbox>
                </v:shape>
                <w10:wrap type="topAndBottom" anchorx="margin" anchory="page"/>
              </v:group>
            </w:pict>
          </mc:Fallback>
        </mc:AlternateContent>
      </w:r>
      <w:r w:rsidR="000932A5">
        <w:rPr>
          <w:rFonts w:eastAsiaTheme="minorEastAsia"/>
        </w:rPr>
        <w:t>to 1) means</w:t>
      </w:r>
      <w:r w:rsidR="00BC21E0">
        <w:rPr>
          <w:rFonts w:eastAsiaTheme="minorEastAsia"/>
        </w:rPr>
        <w:t xml:space="preserve"> the corresponding </w:t>
      </w:r>
      <w:r w:rsidR="00EF4185">
        <w:rPr>
          <w:rFonts w:eastAsiaTheme="minorEastAsia"/>
        </w:rPr>
        <w:t>Omics</w:t>
      </w:r>
      <w:r w:rsidR="00BC21E0">
        <w:rPr>
          <w:rFonts w:eastAsiaTheme="minorEastAsia"/>
        </w:rPr>
        <w:t xml:space="preserve"> data will be </w:t>
      </w:r>
      <w:r w:rsidR="003444FE">
        <w:rPr>
          <w:rFonts w:eastAsiaTheme="minorEastAsia"/>
        </w:rPr>
        <w:t>sparser</w:t>
      </w:r>
      <w:r w:rsidR="00BC21E0">
        <w:rPr>
          <w:rFonts w:eastAsiaTheme="minorEastAsia"/>
        </w:rPr>
        <w:t xml:space="preserve"> in the generated subnetworks. </w:t>
      </w:r>
    </w:p>
    <w:p w14:paraId="06E4BC9E" w14:textId="4429DD44" w:rsidR="005920BC" w:rsidRDefault="007D7E0F" w:rsidP="00F80FDD">
      <w:pPr>
        <w:spacing w:line="360" w:lineRule="auto"/>
        <w:jc w:val="both"/>
        <w:rPr>
          <w:rFonts w:eastAsiaTheme="minorEastAsia"/>
        </w:rPr>
      </w:pPr>
      <w:r>
        <w:rPr>
          <w:rFonts w:eastAsiaTheme="minorEastAsia"/>
        </w:rPr>
        <w:lastRenderedPageBreak/>
        <w:t xml:space="preserve">Given all the hyperparameters, the networks were generated through the SmCCNet. </w:t>
      </w:r>
      <w:r w:rsidR="003A1F65">
        <w:rPr>
          <w:rFonts w:eastAsiaTheme="minorEastAsia"/>
        </w:rPr>
        <w:t xml:space="preserve">One of the networks was shown in </w:t>
      </w:r>
      <w:r w:rsidR="003A1F65" w:rsidRPr="003A1F65">
        <w:rPr>
          <w:rFonts w:eastAsiaTheme="minorEastAsia"/>
          <w:b/>
          <w:bCs/>
        </w:rPr>
        <w:t xml:space="preserve">Figure </w:t>
      </w:r>
      <w:r w:rsidR="00CF77CC">
        <w:rPr>
          <w:rFonts w:eastAsiaTheme="minorEastAsia"/>
          <w:b/>
          <w:bCs/>
        </w:rPr>
        <w:t>8</w:t>
      </w:r>
      <w:r w:rsidR="003A1F65">
        <w:rPr>
          <w:rFonts w:eastAsiaTheme="minorEastAsia"/>
        </w:rPr>
        <w:t xml:space="preserve">, where </w:t>
      </w:r>
      <w:r w:rsidR="001F7F4E">
        <w:rPr>
          <w:rFonts w:eastAsiaTheme="minorEastAsia"/>
        </w:rPr>
        <w:t xml:space="preserve">the red line represents the </w:t>
      </w:r>
      <w:r w:rsidR="003458F4">
        <w:rPr>
          <w:rFonts w:eastAsiaTheme="minorEastAsia"/>
        </w:rPr>
        <w:t xml:space="preserve">positive correlation and the gray line represents the negative correlation, and the strength of the correlations were measured with the width of edges. </w:t>
      </w:r>
      <w:r w:rsidR="00FB2866">
        <w:rPr>
          <w:rFonts w:eastAsiaTheme="minorEastAsia"/>
        </w:rPr>
        <w:t>The Prevotella tax</w:t>
      </w:r>
      <w:r w:rsidR="00B84071">
        <w:rPr>
          <w:rFonts w:eastAsiaTheme="minorEastAsia"/>
        </w:rPr>
        <w:t>on</w:t>
      </w:r>
      <w:r w:rsidR="00FB2866">
        <w:rPr>
          <w:rFonts w:eastAsiaTheme="minorEastAsia"/>
        </w:rPr>
        <w:t xml:space="preserve"> at the genus level together with </w:t>
      </w:r>
      <w:r w:rsidR="00CA066A">
        <w:rPr>
          <w:rFonts w:eastAsiaTheme="minorEastAsia"/>
        </w:rPr>
        <w:t xml:space="preserve">transcripts such as CHMP5, SCARB2 and RAVER2 might play an important role in the microbial translocation occurred during the chronic HIV-1 infection. </w:t>
      </w:r>
    </w:p>
    <w:p w14:paraId="7739C2BC" w14:textId="0E3215B7" w:rsidR="00885843" w:rsidRPr="0032179B" w:rsidRDefault="007C416D" w:rsidP="0032179B">
      <w:pPr>
        <w:pStyle w:val="Heading1"/>
        <w:rPr>
          <w:rFonts w:eastAsiaTheme="minorEastAsia"/>
          <w:color w:val="000000" w:themeColor="text1"/>
        </w:rPr>
      </w:pPr>
      <w:bookmarkStart w:id="132" w:name="_Toc19020058"/>
      <w:r w:rsidRPr="0032179B">
        <w:rPr>
          <w:rFonts w:eastAsiaTheme="minorEastAsia"/>
          <w:color w:val="000000" w:themeColor="text1"/>
        </w:rPr>
        <w:t>Conclusions</w:t>
      </w:r>
      <w:bookmarkEnd w:id="132"/>
    </w:p>
    <w:p w14:paraId="2E6BA4A8" w14:textId="650F090B" w:rsidR="00CC4226" w:rsidRDefault="00885843" w:rsidP="00C7081D">
      <w:pPr>
        <w:spacing w:line="360" w:lineRule="auto"/>
        <w:jc w:val="both"/>
        <w:rPr>
          <w:ins w:id="133" w:author="Guannan Shen" w:date="2019-09-23T18:45:00Z"/>
          <w:rFonts w:eastAsiaTheme="minorEastAsia"/>
        </w:rPr>
      </w:pPr>
      <w:commentRangeStart w:id="134"/>
      <w:r w:rsidRPr="0032179B">
        <w:rPr>
          <w:rFonts w:eastAsiaTheme="minorEastAsia"/>
        </w:rPr>
        <w:t xml:space="preserve">Through the </w:t>
      </w:r>
      <w:r w:rsidR="00E55DD7" w:rsidRPr="0032179B">
        <w:rPr>
          <w:rFonts w:eastAsiaTheme="minorEastAsia"/>
        </w:rPr>
        <w:t xml:space="preserve">preliminary study, the pipeline of data preprocessing and </w:t>
      </w:r>
      <w:r w:rsidR="009A6855" w:rsidRPr="0032179B">
        <w:rPr>
          <w:rFonts w:eastAsiaTheme="minorEastAsia"/>
        </w:rPr>
        <w:t>model tuning has been</w:t>
      </w:r>
      <w:r w:rsidR="00426E75" w:rsidRPr="0032179B">
        <w:rPr>
          <w:rFonts w:eastAsiaTheme="minorEastAsia"/>
        </w:rPr>
        <w:t xml:space="preserve"> </w:t>
      </w:r>
      <w:r w:rsidR="009A6855" w:rsidRPr="0032179B">
        <w:rPr>
          <w:rFonts w:eastAsiaTheme="minorEastAsia"/>
        </w:rPr>
        <w:t xml:space="preserve">established. </w:t>
      </w:r>
      <w:r w:rsidR="00AD4C4D" w:rsidRPr="0032179B">
        <w:rPr>
          <w:rFonts w:eastAsiaTheme="minorEastAsia"/>
        </w:rPr>
        <w:t xml:space="preserve">The networks generated </w:t>
      </w:r>
      <w:r w:rsidR="00B84071" w:rsidRPr="0032179B">
        <w:rPr>
          <w:rFonts w:eastAsiaTheme="minorEastAsia"/>
        </w:rPr>
        <w:t xml:space="preserve">shows the taxon </w:t>
      </w:r>
      <w:r w:rsidR="00426E75" w:rsidRPr="0032179B">
        <w:rPr>
          <w:rFonts w:eastAsiaTheme="minorEastAsia"/>
        </w:rPr>
        <w:t xml:space="preserve">Prevotella and several transcripts such as </w:t>
      </w:r>
      <w:r w:rsidR="00426E75">
        <w:rPr>
          <w:rFonts w:eastAsiaTheme="minorEastAsia"/>
        </w:rPr>
        <w:t>CHMP5, SCARB2 and RAVER2</w:t>
      </w:r>
      <w:r w:rsidR="0032179B">
        <w:rPr>
          <w:rFonts w:eastAsiaTheme="minorEastAsia"/>
        </w:rPr>
        <w:t xml:space="preserve"> might be vital in HIV pathogenesis. </w:t>
      </w:r>
      <w:del w:id="135" w:author="Guannan Shen" w:date="2019-09-23T18:45:00Z">
        <w:r w:rsidR="0032179B" w:rsidDel="006B5F5F">
          <w:rPr>
            <w:rFonts w:eastAsiaTheme="minorEastAsia"/>
          </w:rPr>
          <w:delText>In future, other micr</w:delText>
        </w:r>
        <w:r w:rsidR="00AC084A" w:rsidDel="006B5F5F">
          <w:rPr>
            <w:rFonts w:eastAsiaTheme="minorEastAsia"/>
          </w:rPr>
          <w:delText xml:space="preserve">obial translocation markers such as sCD14 might be incorporated into this framework and the host-transcriptome at the global level should also be evaluated through this approach. </w:delText>
        </w:r>
        <w:commentRangeEnd w:id="134"/>
        <w:r w:rsidR="00A87119" w:rsidDel="006B5F5F">
          <w:rPr>
            <w:rStyle w:val="CommentReference"/>
          </w:rPr>
          <w:commentReference w:id="134"/>
        </w:r>
      </w:del>
    </w:p>
    <w:p w14:paraId="0CDAD972" w14:textId="4681C48D" w:rsidR="006B5F5F" w:rsidRDefault="006B5F5F" w:rsidP="00C7081D">
      <w:pPr>
        <w:spacing w:line="360" w:lineRule="auto"/>
        <w:jc w:val="both"/>
        <w:rPr>
          <w:ins w:id="136" w:author="Guannan Shen" w:date="2019-09-23T18:52:00Z"/>
          <w:rFonts w:eastAsiaTheme="minorEastAsia"/>
        </w:rPr>
      </w:pPr>
      <w:ins w:id="137" w:author="Guannan Shen" w:date="2019-09-23T18:45:00Z">
        <w:r>
          <w:rPr>
            <w:rFonts w:eastAsiaTheme="minorEastAsia"/>
          </w:rPr>
          <w:t xml:space="preserve">For the next step, </w:t>
        </w:r>
      </w:ins>
      <w:ins w:id="138" w:author="Guannan Shen" w:date="2019-09-23T18:46:00Z">
        <w:r w:rsidR="0087230F">
          <w:rPr>
            <w:rFonts w:eastAsiaTheme="minorEastAsia"/>
          </w:rPr>
          <w:t>th</w:t>
        </w:r>
        <w:r w:rsidR="0039142B">
          <w:rPr>
            <w:rFonts w:eastAsiaTheme="minorEastAsia"/>
          </w:rPr>
          <w:t>e SmCCNet al</w:t>
        </w:r>
      </w:ins>
      <w:ins w:id="139" w:author="Guannan Shen" w:date="2019-09-23T18:47:00Z">
        <w:r w:rsidR="0039142B">
          <w:rPr>
            <w:rFonts w:eastAsiaTheme="minorEastAsia"/>
          </w:rPr>
          <w:t xml:space="preserve">gorithm will be applied on the global level of host-gut-transcriptome, genus </w:t>
        </w:r>
      </w:ins>
      <w:ins w:id="140" w:author="Guannan Shen" w:date="2019-09-23T18:48:00Z">
        <w:r w:rsidR="0039142B">
          <w:rPr>
            <w:rFonts w:eastAsiaTheme="minorEastAsia"/>
          </w:rPr>
          <w:t xml:space="preserve">level of microbiome and clinical phenotypes such as </w:t>
        </w:r>
      </w:ins>
      <w:ins w:id="141" w:author="Guannan Shen" w:date="2019-09-23T18:51:00Z">
        <w:r w:rsidR="0039142B">
          <w:rPr>
            <w:rFonts w:eastAsiaTheme="minorEastAsia"/>
          </w:rPr>
          <w:t xml:space="preserve">sCD14, </w:t>
        </w:r>
      </w:ins>
      <w:ins w:id="142" w:author="Guannan Shen" w:date="2019-09-23T18:48:00Z">
        <w:r w:rsidR="0039142B">
          <w:rPr>
            <w:rFonts w:eastAsiaTheme="minorEastAsia"/>
          </w:rPr>
          <w:t>LPS</w:t>
        </w:r>
      </w:ins>
      <w:ins w:id="143" w:author="Guannan Shen" w:date="2019-09-23T18:51:00Z">
        <w:r w:rsidR="0039142B">
          <w:rPr>
            <w:rFonts w:eastAsiaTheme="minorEastAsia"/>
          </w:rPr>
          <w:t xml:space="preserve"> and </w:t>
        </w:r>
      </w:ins>
      <w:ins w:id="144" w:author="Guannan Shen" w:date="2019-09-23T18:50:00Z">
        <w:r w:rsidR="0039142B" w:rsidRPr="0039142B">
          <w:rPr>
            <w:rFonts w:eastAsiaTheme="minorEastAsia"/>
          </w:rPr>
          <w:t xml:space="preserve">Lipoteichoic acid </w:t>
        </w:r>
        <w:r w:rsidR="0039142B">
          <w:rPr>
            <w:rFonts w:eastAsiaTheme="minorEastAsia"/>
          </w:rPr>
          <w:t>(</w:t>
        </w:r>
      </w:ins>
      <w:ins w:id="145" w:author="Guannan Shen" w:date="2019-09-23T18:49:00Z">
        <w:r w:rsidR="0039142B">
          <w:rPr>
            <w:rFonts w:eastAsiaTheme="minorEastAsia"/>
          </w:rPr>
          <w:t>LTA</w:t>
        </w:r>
      </w:ins>
      <w:ins w:id="146" w:author="Guannan Shen" w:date="2019-09-23T18:50:00Z">
        <w:r w:rsidR="0039142B">
          <w:rPr>
            <w:rFonts w:eastAsiaTheme="minorEastAsia"/>
          </w:rPr>
          <w:t>)</w:t>
        </w:r>
      </w:ins>
      <w:ins w:id="147" w:author="Guannan Shen" w:date="2019-09-23T18:51:00Z">
        <w:r w:rsidR="0039142B">
          <w:rPr>
            <w:rFonts w:eastAsiaTheme="minorEastAsia"/>
          </w:rPr>
          <w:t xml:space="preserve"> respectively. </w:t>
        </w:r>
        <w:r w:rsidR="00BF7B6B">
          <w:rPr>
            <w:rFonts w:eastAsiaTheme="minorEastAsia"/>
          </w:rPr>
          <w:t xml:space="preserve">Pathway analysis </w:t>
        </w:r>
      </w:ins>
      <w:ins w:id="148" w:author="Guannan Shen" w:date="2019-09-23T18:55:00Z">
        <w:r w:rsidR="00BF7B6B">
          <w:rPr>
            <w:rFonts w:eastAsiaTheme="minorEastAsia"/>
          </w:rPr>
          <w:t xml:space="preserve">of gene sets </w:t>
        </w:r>
      </w:ins>
      <w:ins w:id="149" w:author="Guannan Shen" w:date="2019-09-23T18:51:00Z">
        <w:r w:rsidR="00BF7B6B">
          <w:rPr>
            <w:rFonts w:eastAsiaTheme="minorEastAsia"/>
          </w:rPr>
          <w:t xml:space="preserve">and literature search on hubs </w:t>
        </w:r>
      </w:ins>
      <w:ins w:id="150" w:author="Guannan Shen" w:date="2019-09-23T18:52:00Z">
        <w:r w:rsidR="00BF7B6B">
          <w:rPr>
            <w:rFonts w:eastAsiaTheme="minorEastAsia"/>
          </w:rPr>
          <w:t>will be used to explore the biological mechanisms of generated sub-networks.</w:t>
        </w:r>
      </w:ins>
    </w:p>
    <w:p w14:paraId="64B736A4" w14:textId="20EE1947" w:rsidR="00BF7B6B" w:rsidRPr="00C7081D" w:rsidRDefault="00BF7B6B" w:rsidP="00C7081D">
      <w:pPr>
        <w:spacing w:line="360" w:lineRule="auto"/>
        <w:jc w:val="both"/>
        <w:rPr>
          <w:rFonts w:eastAsiaTheme="minorEastAsia"/>
        </w:rPr>
      </w:pPr>
      <w:ins w:id="151" w:author="Guannan Shen" w:date="2019-09-23T18:53:00Z">
        <w:r>
          <w:rPr>
            <w:rFonts w:eastAsiaTheme="minorEastAsia"/>
          </w:rPr>
          <w:t xml:space="preserve">Eventually, I will compare networks generated </w:t>
        </w:r>
      </w:ins>
      <w:ins w:id="152" w:author="Guannan Shen" w:date="2019-09-23T18:58:00Z">
        <w:r w:rsidR="004C4820">
          <w:rPr>
            <w:rFonts w:eastAsiaTheme="minorEastAsia"/>
          </w:rPr>
          <w:t>by</w:t>
        </w:r>
      </w:ins>
      <w:ins w:id="153" w:author="Guannan Shen" w:date="2019-09-23T18:53:00Z">
        <w:r>
          <w:rPr>
            <w:rFonts w:eastAsiaTheme="minorEastAsia"/>
          </w:rPr>
          <w:t xml:space="preserve"> </w:t>
        </w:r>
      </w:ins>
      <w:ins w:id="154" w:author="Guannan Shen" w:date="2019-09-23T18:54:00Z">
        <w:r>
          <w:rPr>
            <w:rFonts w:eastAsiaTheme="minorEastAsia"/>
          </w:rPr>
          <w:t xml:space="preserve">different thresholds </w:t>
        </w:r>
      </w:ins>
      <w:ins w:id="155" w:author="Guannan Shen" w:date="2019-09-23T18:55:00Z">
        <w:r w:rsidR="004C4820">
          <w:rPr>
            <w:rFonts w:eastAsiaTheme="minorEastAsia"/>
          </w:rPr>
          <w:t>in microbiome down-sampling process a</w:t>
        </w:r>
      </w:ins>
      <w:ins w:id="156" w:author="Guannan Shen" w:date="2019-09-23T18:56:00Z">
        <w:r w:rsidR="004C4820">
          <w:rPr>
            <w:rFonts w:eastAsiaTheme="minorEastAsia"/>
          </w:rPr>
          <w:t xml:space="preserve">nd networks generated </w:t>
        </w:r>
      </w:ins>
      <w:ins w:id="157" w:author="Guannan Shen" w:date="2019-09-23T18:58:00Z">
        <w:r w:rsidR="004C4820">
          <w:rPr>
            <w:rFonts w:eastAsiaTheme="minorEastAsia"/>
          </w:rPr>
          <w:t>by different hyperparameters of SmCCNet algorithm such as the sub-sampling</w:t>
        </w:r>
      </w:ins>
      <w:ins w:id="158" w:author="Guannan Shen" w:date="2019-09-23T18:59:00Z">
        <w:r w:rsidR="004C4820">
          <w:rPr>
            <w:rFonts w:eastAsiaTheme="minorEastAsia"/>
          </w:rPr>
          <w:t xml:space="preserve"> </w:t>
        </w:r>
      </w:ins>
      <w:ins w:id="159" w:author="Guannan Shen" w:date="2019-09-23T18:58:00Z">
        <w:r w:rsidR="004C4820">
          <w:rPr>
            <w:rFonts w:eastAsiaTheme="minorEastAsia"/>
          </w:rPr>
          <w:t>proportions</w:t>
        </w:r>
      </w:ins>
      <w:ins w:id="160" w:author="Guannan Shen" w:date="2019-09-23T18:59:00Z">
        <w:r w:rsidR="004C4820">
          <w:rPr>
            <w:rFonts w:eastAsiaTheme="minorEastAsia"/>
          </w:rPr>
          <w:t xml:space="preserve">, which </w:t>
        </w:r>
      </w:ins>
      <w:ins w:id="161" w:author="Guannan Shen" w:date="2019-09-23T19:00:00Z">
        <w:r w:rsidR="004C4820">
          <w:rPr>
            <w:rFonts w:eastAsiaTheme="minorEastAsia"/>
          </w:rPr>
          <w:t xml:space="preserve">hopefully </w:t>
        </w:r>
      </w:ins>
      <w:ins w:id="162" w:author="Guannan Shen" w:date="2019-09-23T18:59:00Z">
        <w:r w:rsidR="004C4820">
          <w:rPr>
            <w:rFonts w:eastAsiaTheme="minorEastAsia"/>
          </w:rPr>
          <w:t xml:space="preserve">will show </w:t>
        </w:r>
      </w:ins>
      <w:ins w:id="163" w:author="Guannan Shen" w:date="2019-09-23T19:00:00Z">
        <w:r w:rsidR="004C4820">
          <w:rPr>
            <w:rFonts w:eastAsiaTheme="minorEastAsia"/>
          </w:rPr>
          <w:t xml:space="preserve">the internal robustness of the SmCCNet pipeline when incorporating the microbiome data. </w:t>
        </w:r>
      </w:ins>
    </w:p>
    <w:p w14:paraId="33625F4E" w14:textId="6396E211" w:rsidR="00CF3A3F" w:rsidRPr="00C7081D" w:rsidRDefault="00CF3A3F" w:rsidP="00C7081D">
      <w:pPr>
        <w:pStyle w:val="Heading1"/>
        <w:rPr>
          <w:color w:val="000000" w:themeColor="text1"/>
        </w:rPr>
      </w:pPr>
      <w:bookmarkStart w:id="164" w:name="_Toc19020059"/>
      <w:r w:rsidRPr="00C7081D">
        <w:rPr>
          <w:color w:val="000000" w:themeColor="text1"/>
        </w:rPr>
        <w:t>References</w:t>
      </w:r>
      <w:bookmarkEnd w:id="164"/>
    </w:p>
    <w:p w14:paraId="656E5381" w14:textId="77777777" w:rsidR="00D81215" w:rsidRPr="00D81215" w:rsidRDefault="0002768E" w:rsidP="00D81215">
      <w:pPr>
        <w:pStyle w:val="EndNoteBibliography"/>
        <w:spacing w:after="240"/>
        <w:ind w:left="280" w:hanging="280"/>
      </w:pPr>
      <w:r>
        <w:fldChar w:fldCharType="begin"/>
      </w:r>
      <w:r>
        <w:instrText xml:space="preserve"> ADDIN EN.REFLIST </w:instrText>
      </w:r>
      <w:r>
        <w:fldChar w:fldCharType="separate"/>
      </w:r>
      <w:r w:rsidR="00D81215" w:rsidRPr="00D81215">
        <w:t>1.</w:t>
      </w:r>
      <w:r w:rsidR="00D81215" w:rsidRPr="00D81215">
        <w:tab/>
        <w:t xml:space="preserve">Crakes KR, Jiang G: </w:t>
      </w:r>
      <w:r w:rsidR="00D81215" w:rsidRPr="00D81215">
        <w:rPr>
          <w:b/>
        </w:rPr>
        <w:t>Gut Microbiome Alterations During HIV/SIV Infection: Implications for HIV Cure.</w:t>
      </w:r>
      <w:r w:rsidR="00D81215" w:rsidRPr="00D81215">
        <w:t xml:space="preserve"> </w:t>
      </w:r>
      <w:r w:rsidR="00D81215" w:rsidRPr="00D81215">
        <w:rPr>
          <w:i/>
        </w:rPr>
        <w:t xml:space="preserve">Front Microbiol </w:t>
      </w:r>
      <w:r w:rsidR="00D81215" w:rsidRPr="00D81215">
        <w:t xml:space="preserve">2019, </w:t>
      </w:r>
      <w:r w:rsidR="00D81215" w:rsidRPr="00D81215">
        <w:rPr>
          <w:b/>
        </w:rPr>
        <w:t>10:</w:t>
      </w:r>
      <w:r w:rsidR="00D81215" w:rsidRPr="00D81215">
        <w:t>1104.</w:t>
      </w:r>
    </w:p>
    <w:p w14:paraId="3453730C" w14:textId="77777777" w:rsidR="00D81215" w:rsidRPr="00D81215" w:rsidRDefault="00D81215" w:rsidP="00D81215">
      <w:pPr>
        <w:pStyle w:val="EndNoteBibliography"/>
        <w:spacing w:after="240"/>
        <w:ind w:left="280" w:hanging="280"/>
      </w:pPr>
      <w:r w:rsidRPr="00D81215">
        <w:t>2.</w:t>
      </w:r>
      <w:r w:rsidRPr="00D81215">
        <w:tab/>
        <w:t xml:space="preserve">Barr T, Sureshchandra S, Ruegger P, Zhang J, Ma W, Borneman J, Grant K, Messaoudi I: </w:t>
      </w:r>
      <w:r w:rsidRPr="00D81215">
        <w:rPr>
          <w:b/>
        </w:rPr>
        <w:t>Concurrent gut transcriptome and microbiota profiling following chronic ethanol consumption in nonhuman primates.</w:t>
      </w:r>
      <w:r w:rsidRPr="00D81215">
        <w:t xml:space="preserve"> </w:t>
      </w:r>
      <w:r w:rsidRPr="00D81215">
        <w:rPr>
          <w:i/>
        </w:rPr>
        <w:t xml:space="preserve">Gut Microbes </w:t>
      </w:r>
      <w:r w:rsidRPr="00D81215">
        <w:t xml:space="preserve">2018, </w:t>
      </w:r>
      <w:r w:rsidRPr="00D81215">
        <w:rPr>
          <w:b/>
        </w:rPr>
        <w:t>9:</w:t>
      </w:r>
      <w:r w:rsidRPr="00D81215">
        <w:t>338-356.</w:t>
      </w:r>
    </w:p>
    <w:p w14:paraId="782F6B17" w14:textId="77777777" w:rsidR="00D81215" w:rsidRPr="00D81215" w:rsidRDefault="00D81215" w:rsidP="00D81215">
      <w:pPr>
        <w:pStyle w:val="EndNoteBibliography"/>
        <w:spacing w:after="240"/>
        <w:ind w:left="280" w:hanging="280"/>
      </w:pPr>
      <w:r w:rsidRPr="00D81215">
        <w:t>3.</w:t>
      </w:r>
      <w:r w:rsidRPr="00D81215">
        <w:tab/>
        <w:t xml:space="preserve">Wang Q, Wang K, Wu W, Giannoulatou E, Ho JWK, Li L: </w:t>
      </w:r>
      <w:r w:rsidRPr="00D81215">
        <w:rPr>
          <w:b/>
        </w:rPr>
        <w:t>Host and microbiome multi-omics integration: applications and methodologies.</w:t>
      </w:r>
      <w:r w:rsidRPr="00D81215">
        <w:t xml:space="preserve"> </w:t>
      </w:r>
      <w:r w:rsidRPr="00D81215">
        <w:rPr>
          <w:i/>
        </w:rPr>
        <w:t xml:space="preserve">Biophys Rev </w:t>
      </w:r>
      <w:r w:rsidRPr="00D81215">
        <w:t xml:space="preserve">2019, </w:t>
      </w:r>
      <w:r w:rsidRPr="00D81215">
        <w:rPr>
          <w:b/>
        </w:rPr>
        <w:t>11:</w:t>
      </w:r>
      <w:r w:rsidRPr="00D81215">
        <w:t>55-65.</w:t>
      </w:r>
    </w:p>
    <w:p w14:paraId="1174A883" w14:textId="77777777" w:rsidR="00D81215" w:rsidRPr="00D81215" w:rsidRDefault="00D81215" w:rsidP="00D81215">
      <w:pPr>
        <w:pStyle w:val="EndNoteBibliography"/>
        <w:spacing w:after="240"/>
        <w:ind w:left="280" w:hanging="280"/>
      </w:pPr>
      <w:r w:rsidRPr="00D81215">
        <w:t>4.</w:t>
      </w:r>
      <w:r w:rsidRPr="00D81215">
        <w:tab/>
        <w:t xml:space="preserve">Byrd AL, Segre JA: </w:t>
      </w:r>
      <w:r w:rsidRPr="00D81215">
        <w:rPr>
          <w:b/>
        </w:rPr>
        <w:t>Integrating host gene expression and the microbiome to explore disease pathogenesis.</w:t>
      </w:r>
      <w:r w:rsidRPr="00D81215">
        <w:t xml:space="preserve"> </w:t>
      </w:r>
      <w:r w:rsidRPr="00D81215">
        <w:rPr>
          <w:i/>
        </w:rPr>
        <w:t xml:space="preserve">Genome Biol </w:t>
      </w:r>
      <w:r w:rsidRPr="00D81215">
        <w:t xml:space="preserve">2015, </w:t>
      </w:r>
      <w:r w:rsidRPr="00D81215">
        <w:rPr>
          <w:b/>
        </w:rPr>
        <w:t>16:</w:t>
      </w:r>
      <w:r w:rsidRPr="00D81215">
        <w:t>70.</w:t>
      </w:r>
    </w:p>
    <w:p w14:paraId="29F91F58" w14:textId="77777777" w:rsidR="00D81215" w:rsidRPr="00D81215" w:rsidRDefault="00D81215" w:rsidP="00D81215">
      <w:pPr>
        <w:pStyle w:val="EndNoteBibliography"/>
        <w:spacing w:after="240"/>
        <w:ind w:left="280" w:hanging="280"/>
      </w:pPr>
      <w:r w:rsidRPr="00D81215">
        <w:t>5.</w:t>
      </w:r>
      <w:r w:rsidRPr="00D81215">
        <w:tab/>
        <w:t xml:space="preserve">Dillon SM, Lee EJ, Kotter CV, Austin GL, Dong Z, Hecht DK, Gianella S, Siewe B, Smith DM, Landay AL, et al: </w:t>
      </w:r>
      <w:r w:rsidRPr="00D81215">
        <w:rPr>
          <w:b/>
        </w:rPr>
        <w:t>An altered intestinal mucosal microbiome in HIV-1 infection is associated with mucosal and systemic immune activation and endotoxemia.</w:t>
      </w:r>
      <w:r w:rsidRPr="00D81215">
        <w:t xml:space="preserve"> </w:t>
      </w:r>
      <w:r w:rsidRPr="00D81215">
        <w:rPr>
          <w:i/>
        </w:rPr>
        <w:t xml:space="preserve">Mucosal Immunol </w:t>
      </w:r>
      <w:r w:rsidRPr="00D81215">
        <w:t xml:space="preserve">2014, </w:t>
      </w:r>
      <w:r w:rsidRPr="00D81215">
        <w:rPr>
          <w:b/>
        </w:rPr>
        <w:t>7:</w:t>
      </w:r>
      <w:r w:rsidRPr="00D81215">
        <w:t>983-994.</w:t>
      </w:r>
    </w:p>
    <w:p w14:paraId="57A2F8E5" w14:textId="77777777" w:rsidR="00D81215" w:rsidRPr="00D81215" w:rsidRDefault="00D81215" w:rsidP="00D81215">
      <w:pPr>
        <w:pStyle w:val="EndNoteBibliography"/>
        <w:spacing w:after="240"/>
        <w:ind w:left="280" w:hanging="280"/>
      </w:pPr>
      <w:r w:rsidRPr="00D81215">
        <w:lastRenderedPageBreak/>
        <w:t>6.</w:t>
      </w:r>
      <w:r w:rsidRPr="00D81215">
        <w:tab/>
        <w:t xml:space="preserve">Dillon SM, Frank DN, Wilson CC: </w:t>
      </w:r>
      <w:r w:rsidRPr="00D81215">
        <w:rPr>
          <w:b/>
        </w:rPr>
        <w:t>The gut microbiome and HIV-1 pathogenesis: a two-way street.</w:t>
      </w:r>
      <w:r w:rsidRPr="00D81215">
        <w:t xml:space="preserve"> </w:t>
      </w:r>
      <w:r w:rsidRPr="00D81215">
        <w:rPr>
          <w:i/>
        </w:rPr>
        <w:t xml:space="preserve">AIDS </w:t>
      </w:r>
      <w:r w:rsidRPr="00D81215">
        <w:t xml:space="preserve">2016, </w:t>
      </w:r>
      <w:r w:rsidRPr="00D81215">
        <w:rPr>
          <w:b/>
        </w:rPr>
        <w:t>30:</w:t>
      </w:r>
      <w:r w:rsidRPr="00D81215">
        <w:t>2737-2751.</w:t>
      </w:r>
    </w:p>
    <w:p w14:paraId="27FD8946" w14:textId="77777777" w:rsidR="00D81215" w:rsidRPr="00D81215" w:rsidRDefault="00D81215" w:rsidP="00D81215">
      <w:pPr>
        <w:pStyle w:val="EndNoteBibliography"/>
        <w:spacing w:after="240"/>
        <w:ind w:left="280" w:hanging="280"/>
      </w:pPr>
      <w:r w:rsidRPr="00D81215">
        <w:t>7.</w:t>
      </w:r>
      <w:r w:rsidRPr="00D81215">
        <w:tab/>
        <w:t xml:space="preserve">Shi WJ, Zhuang Y, Russell PH, Hobbs BD, Parker MM, Castaldi PJ, Rudra P, Vestal B, Hersh CP, Saba LM, Kechris K: </w:t>
      </w:r>
      <w:r w:rsidRPr="00D81215">
        <w:rPr>
          <w:b/>
        </w:rPr>
        <w:t>Unsupervised discovery of phenotype specific multi-omics networks.</w:t>
      </w:r>
      <w:r w:rsidRPr="00D81215">
        <w:t xml:space="preserve"> </w:t>
      </w:r>
      <w:r w:rsidRPr="00D81215">
        <w:rPr>
          <w:i/>
        </w:rPr>
        <w:t xml:space="preserve">Bioinformatics </w:t>
      </w:r>
      <w:r w:rsidRPr="00D81215">
        <w:t>2019.</w:t>
      </w:r>
    </w:p>
    <w:p w14:paraId="638D82C4" w14:textId="77777777" w:rsidR="00D81215" w:rsidRPr="00D81215" w:rsidRDefault="00D81215" w:rsidP="00D81215">
      <w:pPr>
        <w:pStyle w:val="EndNoteBibliography"/>
        <w:spacing w:after="240"/>
        <w:ind w:left="280" w:hanging="280"/>
      </w:pPr>
      <w:r w:rsidRPr="00D81215">
        <w:t>8.</w:t>
      </w:r>
      <w:r w:rsidRPr="00D81215">
        <w:tab/>
        <w:t xml:space="preserve">Shive CL, Jiang W, Anthony DD, Lederman MM: </w:t>
      </w:r>
      <w:r w:rsidRPr="00D81215">
        <w:rPr>
          <w:b/>
        </w:rPr>
        <w:t>Soluble CD14 is a nonspecific marker of monocyte activation.</w:t>
      </w:r>
      <w:r w:rsidRPr="00D81215">
        <w:t xml:space="preserve"> </w:t>
      </w:r>
      <w:r w:rsidRPr="00D81215">
        <w:rPr>
          <w:i/>
        </w:rPr>
        <w:t xml:space="preserve">AIDS </w:t>
      </w:r>
      <w:r w:rsidRPr="00D81215">
        <w:t xml:space="preserve">2015, </w:t>
      </w:r>
      <w:r w:rsidRPr="00D81215">
        <w:rPr>
          <w:b/>
        </w:rPr>
        <w:t>29:</w:t>
      </w:r>
      <w:r w:rsidRPr="00D81215">
        <w:t>1263-1265.</w:t>
      </w:r>
    </w:p>
    <w:p w14:paraId="62FB101C" w14:textId="77777777" w:rsidR="00D81215" w:rsidRPr="00D81215" w:rsidRDefault="00D81215" w:rsidP="00D81215">
      <w:pPr>
        <w:pStyle w:val="EndNoteBibliography"/>
        <w:spacing w:after="240"/>
        <w:ind w:left="280" w:hanging="280"/>
      </w:pPr>
      <w:r w:rsidRPr="00D81215">
        <w:t>9.</w:t>
      </w:r>
      <w:r w:rsidRPr="00D81215">
        <w:tab/>
        <w:t xml:space="preserve">Huang S, Chaudhary K, Garmire LX: </w:t>
      </w:r>
      <w:r w:rsidRPr="00D81215">
        <w:rPr>
          <w:b/>
        </w:rPr>
        <w:t>More Is Better: Recent Progress in Multi-Omics Data Integration Methods.</w:t>
      </w:r>
      <w:r w:rsidRPr="00D81215">
        <w:t xml:space="preserve"> </w:t>
      </w:r>
      <w:r w:rsidRPr="00D81215">
        <w:rPr>
          <w:i/>
        </w:rPr>
        <w:t xml:space="preserve">Front Genet </w:t>
      </w:r>
      <w:r w:rsidRPr="00D81215">
        <w:t xml:space="preserve">2017, </w:t>
      </w:r>
      <w:r w:rsidRPr="00D81215">
        <w:rPr>
          <w:b/>
        </w:rPr>
        <w:t>8:</w:t>
      </w:r>
      <w:r w:rsidRPr="00D81215">
        <w:t>84.</w:t>
      </w:r>
    </w:p>
    <w:p w14:paraId="3D488484" w14:textId="77777777" w:rsidR="00D81215" w:rsidRPr="00D81215" w:rsidRDefault="00D81215" w:rsidP="00D81215">
      <w:pPr>
        <w:pStyle w:val="EndNoteBibliography"/>
        <w:spacing w:after="240"/>
        <w:ind w:left="280" w:hanging="280"/>
      </w:pPr>
      <w:r w:rsidRPr="00D81215">
        <w:t>10.</w:t>
      </w:r>
      <w:r w:rsidRPr="00D81215">
        <w:tab/>
        <w:t xml:space="preserve">Chong J, Xia J: </w:t>
      </w:r>
      <w:r w:rsidRPr="00D81215">
        <w:rPr>
          <w:b/>
        </w:rPr>
        <w:t>Computational Approaches for Integrative Analysis of the Metabolome and Microbiome.</w:t>
      </w:r>
      <w:r w:rsidRPr="00D81215">
        <w:t xml:space="preserve"> </w:t>
      </w:r>
      <w:r w:rsidRPr="00D81215">
        <w:rPr>
          <w:i/>
        </w:rPr>
        <w:t xml:space="preserve">Metabolites </w:t>
      </w:r>
      <w:r w:rsidRPr="00D81215">
        <w:t xml:space="preserve">2017, </w:t>
      </w:r>
      <w:r w:rsidRPr="00D81215">
        <w:rPr>
          <w:b/>
        </w:rPr>
        <w:t>7</w:t>
      </w:r>
      <w:r w:rsidRPr="00D81215">
        <w:t>.</w:t>
      </w:r>
    </w:p>
    <w:p w14:paraId="72ED4BCB" w14:textId="77777777" w:rsidR="00D81215" w:rsidRPr="00D81215" w:rsidRDefault="00D81215" w:rsidP="00D81215">
      <w:pPr>
        <w:pStyle w:val="EndNoteBibliography"/>
        <w:spacing w:after="240"/>
        <w:ind w:left="280" w:hanging="280"/>
      </w:pPr>
      <w:r w:rsidRPr="00D81215">
        <w:t>11.</w:t>
      </w:r>
      <w:r w:rsidRPr="00D81215">
        <w:tab/>
        <w:t xml:space="preserve">Faust K, Raes J: </w:t>
      </w:r>
      <w:r w:rsidRPr="00D81215">
        <w:rPr>
          <w:b/>
        </w:rPr>
        <w:t>Microbial interactions: from networks to models.</w:t>
      </w:r>
      <w:r w:rsidRPr="00D81215">
        <w:t xml:space="preserve"> </w:t>
      </w:r>
      <w:r w:rsidRPr="00D81215">
        <w:rPr>
          <w:i/>
        </w:rPr>
        <w:t xml:space="preserve">Nat Rev Microbiol </w:t>
      </w:r>
      <w:r w:rsidRPr="00D81215">
        <w:t xml:space="preserve">2012, </w:t>
      </w:r>
      <w:r w:rsidRPr="00D81215">
        <w:rPr>
          <w:b/>
        </w:rPr>
        <w:t>10:</w:t>
      </w:r>
      <w:r w:rsidRPr="00D81215">
        <w:t>538-550.</w:t>
      </w:r>
    </w:p>
    <w:p w14:paraId="7D7F4B6E" w14:textId="77777777" w:rsidR="00D81215" w:rsidRPr="00D81215" w:rsidRDefault="00D81215" w:rsidP="00D81215">
      <w:pPr>
        <w:pStyle w:val="EndNoteBibliography"/>
        <w:spacing w:after="240"/>
        <w:ind w:left="280" w:hanging="280"/>
      </w:pPr>
      <w:r w:rsidRPr="00D81215">
        <w:t>12.</w:t>
      </w:r>
      <w:r w:rsidRPr="00D81215">
        <w:tab/>
        <w:t xml:space="preserve">Pavlopoulos GA, Secrier M, Moschopoulos CN, Soldatos TG, Kossida S, Aerts J, Schneider R, Bagos PG: </w:t>
      </w:r>
      <w:r w:rsidRPr="00D81215">
        <w:rPr>
          <w:b/>
        </w:rPr>
        <w:t>Using graph theory to analyze biological networks.</w:t>
      </w:r>
      <w:r w:rsidRPr="00D81215">
        <w:t xml:space="preserve"> </w:t>
      </w:r>
      <w:r w:rsidRPr="00D81215">
        <w:rPr>
          <w:i/>
        </w:rPr>
        <w:t xml:space="preserve">BioData Min </w:t>
      </w:r>
      <w:r w:rsidRPr="00D81215">
        <w:t xml:space="preserve">2011, </w:t>
      </w:r>
      <w:r w:rsidRPr="00D81215">
        <w:rPr>
          <w:b/>
        </w:rPr>
        <w:t>4:</w:t>
      </w:r>
      <w:r w:rsidRPr="00D81215">
        <w:t>10.</w:t>
      </w:r>
    </w:p>
    <w:p w14:paraId="6B7B1839" w14:textId="77777777" w:rsidR="00D81215" w:rsidRPr="00D81215" w:rsidRDefault="00D81215" w:rsidP="00D81215">
      <w:pPr>
        <w:pStyle w:val="EndNoteBibliography"/>
        <w:spacing w:after="240"/>
        <w:ind w:left="280" w:hanging="280"/>
      </w:pPr>
      <w:r w:rsidRPr="00D81215">
        <w:t>13.</w:t>
      </w:r>
      <w:r w:rsidRPr="00D81215">
        <w:tab/>
        <w:t xml:space="preserve">Bauer E, Thiele I: </w:t>
      </w:r>
      <w:r w:rsidRPr="00D81215">
        <w:rPr>
          <w:b/>
        </w:rPr>
        <w:t>From Network Analysis to Functional Metabolic Modeling of the Human Gut Microbiota.</w:t>
      </w:r>
      <w:r w:rsidRPr="00D81215">
        <w:t xml:space="preserve"> </w:t>
      </w:r>
      <w:r w:rsidRPr="00D81215">
        <w:rPr>
          <w:i/>
        </w:rPr>
        <w:t xml:space="preserve">mSystems </w:t>
      </w:r>
      <w:r w:rsidRPr="00D81215">
        <w:t xml:space="preserve">2018, </w:t>
      </w:r>
      <w:r w:rsidRPr="00D81215">
        <w:rPr>
          <w:b/>
        </w:rPr>
        <w:t>3</w:t>
      </w:r>
      <w:r w:rsidRPr="00D81215">
        <w:t>.</w:t>
      </w:r>
    </w:p>
    <w:p w14:paraId="4E2515B0" w14:textId="77777777" w:rsidR="00D81215" w:rsidRPr="00D81215" w:rsidRDefault="00D81215" w:rsidP="00D81215">
      <w:pPr>
        <w:pStyle w:val="EndNoteBibliography"/>
        <w:spacing w:after="240"/>
        <w:ind w:left="280" w:hanging="280"/>
      </w:pPr>
      <w:r w:rsidRPr="00D81215">
        <w:t>14.</w:t>
      </w:r>
      <w:r w:rsidRPr="00D81215">
        <w:tab/>
        <w:t xml:space="preserve">Integrative HMPRNC: </w:t>
      </w:r>
      <w:r w:rsidRPr="00D81215">
        <w:rPr>
          <w:b/>
        </w:rPr>
        <w:t>The Integrative Human Microbiome Project.</w:t>
      </w:r>
      <w:r w:rsidRPr="00D81215">
        <w:t xml:space="preserve"> </w:t>
      </w:r>
      <w:r w:rsidRPr="00D81215">
        <w:rPr>
          <w:i/>
        </w:rPr>
        <w:t xml:space="preserve">Nature </w:t>
      </w:r>
      <w:r w:rsidRPr="00D81215">
        <w:t xml:space="preserve">2019, </w:t>
      </w:r>
      <w:r w:rsidRPr="00D81215">
        <w:rPr>
          <w:b/>
        </w:rPr>
        <w:t>569:</w:t>
      </w:r>
      <w:r w:rsidRPr="00D81215">
        <w:t>641-648.</w:t>
      </w:r>
    </w:p>
    <w:p w14:paraId="758AD0B7" w14:textId="77777777" w:rsidR="00D81215" w:rsidRPr="00D81215" w:rsidRDefault="00D81215" w:rsidP="00D81215">
      <w:pPr>
        <w:pStyle w:val="EndNoteBibliography"/>
        <w:spacing w:after="240"/>
        <w:ind w:left="280" w:hanging="280"/>
      </w:pPr>
      <w:r w:rsidRPr="00D81215">
        <w:t>15.</w:t>
      </w:r>
      <w:r w:rsidRPr="00D81215">
        <w:tab/>
        <w:t xml:space="preserve">Jovel J, Patterson J, Wang W, Hotte N, O'Keefe S, Mitchel T, Perry T, Kao D, Mason AL, Madsen KL, Wong GK: </w:t>
      </w:r>
      <w:r w:rsidRPr="00D81215">
        <w:rPr>
          <w:b/>
        </w:rPr>
        <w:t>Characterization of the Gut Microbiome Using 16S or Shotgun Metagenomics.</w:t>
      </w:r>
      <w:r w:rsidRPr="00D81215">
        <w:t xml:space="preserve"> </w:t>
      </w:r>
      <w:r w:rsidRPr="00D81215">
        <w:rPr>
          <w:i/>
        </w:rPr>
        <w:t xml:space="preserve">Front Microbiol </w:t>
      </w:r>
      <w:r w:rsidRPr="00D81215">
        <w:t xml:space="preserve">2016, </w:t>
      </w:r>
      <w:r w:rsidRPr="00D81215">
        <w:rPr>
          <w:b/>
        </w:rPr>
        <w:t>7:</w:t>
      </w:r>
      <w:r w:rsidRPr="00D81215">
        <w:t>459.</w:t>
      </w:r>
    </w:p>
    <w:p w14:paraId="6BC2560B" w14:textId="77777777" w:rsidR="00D81215" w:rsidRPr="00D81215" w:rsidRDefault="00D81215" w:rsidP="00D81215">
      <w:pPr>
        <w:pStyle w:val="EndNoteBibliography"/>
        <w:spacing w:after="240"/>
        <w:ind w:left="280" w:hanging="280"/>
      </w:pPr>
      <w:r w:rsidRPr="00D81215">
        <w:t>16.</w:t>
      </w:r>
      <w:r w:rsidRPr="00D81215">
        <w:tab/>
        <w:t xml:space="preserve">Goodrich JK, Di Rienzi SC, Poole AC, Koren O, Walters WA, Caporaso JG, Knight R, Ley RE: </w:t>
      </w:r>
      <w:r w:rsidRPr="00D81215">
        <w:rPr>
          <w:b/>
        </w:rPr>
        <w:t>Conducting a microbiome study.</w:t>
      </w:r>
      <w:r w:rsidRPr="00D81215">
        <w:t xml:space="preserve"> </w:t>
      </w:r>
      <w:r w:rsidRPr="00D81215">
        <w:rPr>
          <w:i/>
        </w:rPr>
        <w:t xml:space="preserve">Cell </w:t>
      </w:r>
      <w:r w:rsidRPr="00D81215">
        <w:t xml:space="preserve">2014, </w:t>
      </w:r>
      <w:r w:rsidRPr="00D81215">
        <w:rPr>
          <w:b/>
        </w:rPr>
        <w:t>158:</w:t>
      </w:r>
      <w:r w:rsidRPr="00D81215">
        <w:t>250-262.</w:t>
      </w:r>
    </w:p>
    <w:p w14:paraId="6B690043" w14:textId="77777777" w:rsidR="00D81215" w:rsidRPr="00D81215" w:rsidRDefault="00D81215" w:rsidP="00D81215">
      <w:pPr>
        <w:pStyle w:val="EndNoteBibliography"/>
        <w:spacing w:after="240"/>
        <w:ind w:left="280" w:hanging="280"/>
      </w:pPr>
      <w:r w:rsidRPr="00D81215">
        <w:t>17.</w:t>
      </w:r>
      <w:r w:rsidRPr="00D81215">
        <w:tab/>
        <w:t xml:space="preserve">Ames NJ, Ranucci A, Moriyama B, Wallen GR: </w:t>
      </w:r>
      <w:r w:rsidRPr="00D81215">
        <w:rPr>
          <w:b/>
        </w:rPr>
        <w:t>The Human Microbiome and Understanding the 16S rRNA Gene in Translational Nursing Science.</w:t>
      </w:r>
      <w:r w:rsidRPr="00D81215">
        <w:t xml:space="preserve"> </w:t>
      </w:r>
      <w:r w:rsidRPr="00D81215">
        <w:rPr>
          <w:i/>
        </w:rPr>
        <w:t xml:space="preserve">Nurs Res </w:t>
      </w:r>
      <w:r w:rsidRPr="00D81215">
        <w:t xml:space="preserve">2017, </w:t>
      </w:r>
      <w:r w:rsidRPr="00D81215">
        <w:rPr>
          <w:b/>
        </w:rPr>
        <w:t>66:</w:t>
      </w:r>
      <w:r w:rsidRPr="00D81215">
        <w:t>184-197.</w:t>
      </w:r>
    </w:p>
    <w:p w14:paraId="35C12706" w14:textId="77777777" w:rsidR="00D81215" w:rsidRPr="00D81215" w:rsidRDefault="00D81215" w:rsidP="00D81215">
      <w:pPr>
        <w:pStyle w:val="EndNoteBibliography"/>
        <w:spacing w:after="240"/>
        <w:ind w:left="280" w:hanging="280"/>
      </w:pPr>
      <w:r w:rsidRPr="00D81215">
        <w:t>18.</w:t>
      </w:r>
      <w:r w:rsidRPr="00D81215">
        <w:tab/>
        <w:t xml:space="preserve">Morgan XC, Huttenhower C: </w:t>
      </w:r>
      <w:r w:rsidRPr="00D81215">
        <w:rPr>
          <w:b/>
        </w:rPr>
        <w:t>Chapter 12: Human microbiome analysis.</w:t>
      </w:r>
      <w:r w:rsidRPr="00D81215">
        <w:t xml:space="preserve"> </w:t>
      </w:r>
      <w:r w:rsidRPr="00D81215">
        <w:rPr>
          <w:i/>
        </w:rPr>
        <w:t xml:space="preserve">PLoS Comput Biol </w:t>
      </w:r>
      <w:r w:rsidRPr="00D81215">
        <w:t xml:space="preserve">2012, </w:t>
      </w:r>
      <w:r w:rsidRPr="00D81215">
        <w:rPr>
          <w:b/>
        </w:rPr>
        <w:t>8:</w:t>
      </w:r>
      <w:r w:rsidRPr="00D81215">
        <w:t>e1002808.</w:t>
      </w:r>
    </w:p>
    <w:p w14:paraId="083AED90" w14:textId="77777777" w:rsidR="00D81215" w:rsidRPr="00D81215" w:rsidRDefault="00D81215" w:rsidP="00D81215">
      <w:pPr>
        <w:pStyle w:val="EndNoteBibliography"/>
        <w:spacing w:after="240"/>
        <w:ind w:left="280" w:hanging="280"/>
      </w:pPr>
      <w:r w:rsidRPr="00D81215">
        <w:t>19.</w:t>
      </w:r>
      <w:r w:rsidRPr="00D81215">
        <w:tab/>
        <w:t xml:space="preserve">Gloor GB, Macklaim JM, Pawlowsky-Glahn V, Egozcue JJ: </w:t>
      </w:r>
      <w:r w:rsidRPr="00D81215">
        <w:rPr>
          <w:b/>
        </w:rPr>
        <w:t>Microbiome Datasets Are Compositional: And This Is Not Optional.</w:t>
      </w:r>
      <w:r w:rsidRPr="00D81215">
        <w:t xml:space="preserve"> </w:t>
      </w:r>
      <w:r w:rsidRPr="00D81215">
        <w:rPr>
          <w:i/>
        </w:rPr>
        <w:t xml:space="preserve">Front Microbiol </w:t>
      </w:r>
      <w:r w:rsidRPr="00D81215">
        <w:t xml:space="preserve">2017, </w:t>
      </w:r>
      <w:r w:rsidRPr="00D81215">
        <w:rPr>
          <w:b/>
        </w:rPr>
        <w:t>8:</w:t>
      </w:r>
      <w:r w:rsidRPr="00D81215">
        <w:t>2224.</w:t>
      </w:r>
    </w:p>
    <w:p w14:paraId="0F1FEC44" w14:textId="77777777" w:rsidR="00D81215" w:rsidRPr="00D81215" w:rsidRDefault="00D81215" w:rsidP="00D81215">
      <w:pPr>
        <w:pStyle w:val="EndNoteBibliography"/>
        <w:spacing w:after="240"/>
        <w:ind w:left="280" w:hanging="280"/>
      </w:pPr>
      <w:r w:rsidRPr="00D81215">
        <w:t>20.</w:t>
      </w:r>
      <w:r w:rsidRPr="00D81215">
        <w:tab/>
        <w:t xml:space="preserve">Weiss S, Xu ZZ, Peddada S, Amir A, Bittinger K, Gonzalez A, Lozupone C, Zaneveld JR, Vazquez-Baeza Y, Birmingham A, et al: </w:t>
      </w:r>
      <w:r w:rsidRPr="00D81215">
        <w:rPr>
          <w:b/>
        </w:rPr>
        <w:t>Normalization and microbial differential abundance strategies depend upon data characteristics.</w:t>
      </w:r>
      <w:r w:rsidRPr="00D81215">
        <w:t xml:space="preserve"> </w:t>
      </w:r>
      <w:r w:rsidRPr="00D81215">
        <w:rPr>
          <w:i/>
        </w:rPr>
        <w:t xml:space="preserve">Microbiome </w:t>
      </w:r>
      <w:r w:rsidRPr="00D81215">
        <w:t xml:space="preserve">2017, </w:t>
      </w:r>
      <w:r w:rsidRPr="00D81215">
        <w:rPr>
          <w:b/>
        </w:rPr>
        <w:t>5:</w:t>
      </w:r>
      <w:r w:rsidRPr="00D81215">
        <w:t>27.</w:t>
      </w:r>
    </w:p>
    <w:p w14:paraId="60EFCF32" w14:textId="77777777" w:rsidR="00D81215" w:rsidRPr="00D81215" w:rsidRDefault="00D81215" w:rsidP="00D81215">
      <w:pPr>
        <w:pStyle w:val="EndNoteBibliography"/>
        <w:spacing w:after="240"/>
        <w:ind w:left="280" w:hanging="280"/>
      </w:pPr>
      <w:r w:rsidRPr="00D81215">
        <w:t>21.</w:t>
      </w:r>
      <w:r w:rsidRPr="00D81215">
        <w:tab/>
        <w:t xml:space="preserve">Lowe R, Shirley N, Bleackley M, Dolan S, Shafee T: </w:t>
      </w:r>
      <w:r w:rsidRPr="00D81215">
        <w:rPr>
          <w:b/>
        </w:rPr>
        <w:t>Transcriptomics technologies.</w:t>
      </w:r>
      <w:r w:rsidRPr="00D81215">
        <w:t xml:space="preserve"> </w:t>
      </w:r>
      <w:r w:rsidRPr="00D81215">
        <w:rPr>
          <w:i/>
        </w:rPr>
        <w:t xml:space="preserve">PLoS Comput Biol </w:t>
      </w:r>
      <w:r w:rsidRPr="00D81215">
        <w:t xml:space="preserve">2017, </w:t>
      </w:r>
      <w:r w:rsidRPr="00D81215">
        <w:rPr>
          <w:b/>
        </w:rPr>
        <w:t>13:</w:t>
      </w:r>
      <w:r w:rsidRPr="00D81215">
        <w:t>e1005457.</w:t>
      </w:r>
    </w:p>
    <w:p w14:paraId="12CF7F23" w14:textId="77777777" w:rsidR="00D81215" w:rsidRPr="00D81215" w:rsidRDefault="00D81215" w:rsidP="00D81215">
      <w:pPr>
        <w:pStyle w:val="EndNoteBibliography"/>
        <w:spacing w:after="240"/>
        <w:ind w:left="280" w:hanging="280"/>
      </w:pPr>
      <w:r w:rsidRPr="00D81215">
        <w:lastRenderedPageBreak/>
        <w:t>22.</w:t>
      </w:r>
      <w:r w:rsidRPr="00D81215">
        <w:tab/>
        <w:t xml:space="preserve">Sandler NG, Wand H, Roque A, Law M, Nason MC, Nixon DE, Pedersen C, Ruxrungtham K, Lewin SR, Emery S, et al: </w:t>
      </w:r>
      <w:r w:rsidRPr="00D81215">
        <w:rPr>
          <w:b/>
        </w:rPr>
        <w:t>Plasma levels of soluble CD14 independently predict mortality in HIV infection.</w:t>
      </w:r>
      <w:r w:rsidRPr="00D81215">
        <w:t xml:space="preserve"> </w:t>
      </w:r>
      <w:r w:rsidRPr="00D81215">
        <w:rPr>
          <w:i/>
        </w:rPr>
        <w:t xml:space="preserve">J Infect Dis </w:t>
      </w:r>
      <w:r w:rsidRPr="00D81215">
        <w:t xml:space="preserve">2011, </w:t>
      </w:r>
      <w:r w:rsidRPr="00D81215">
        <w:rPr>
          <w:b/>
        </w:rPr>
        <w:t>203:</w:t>
      </w:r>
      <w:r w:rsidRPr="00D81215">
        <w:t>780-790.</w:t>
      </w:r>
    </w:p>
    <w:p w14:paraId="71487F14" w14:textId="77777777" w:rsidR="00D81215" w:rsidRPr="00D81215" w:rsidRDefault="00D81215" w:rsidP="00D81215">
      <w:pPr>
        <w:pStyle w:val="EndNoteBibliography"/>
        <w:spacing w:after="240"/>
        <w:ind w:left="280" w:hanging="280"/>
      </w:pPr>
      <w:r w:rsidRPr="00D81215">
        <w:t>23.</w:t>
      </w:r>
      <w:r w:rsidRPr="00D81215">
        <w:tab/>
        <w:t xml:space="preserve">Lien E, Aukrust P, Sundan A, Muller F, Froland SS, Espevik T: </w:t>
      </w:r>
      <w:r w:rsidRPr="00D81215">
        <w:rPr>
          <w:b/>
        </w:rPr>
        <w:t>Elevated levels of serum-soluble CD14 in human immunodeficiency virus type 1 (HIV-1) infection: correlation to disease progression and clinical events.</w:t>
      </w:r>
      <w:r w:rsidRPr="00D81215">
        <w:t xml:space="preserve"> </w:t>
      </w:r>
      <w:r w:rsidRPr="00D81215">
        <w:rPr>
          <w:i/>
        </w:rPr>
        <w:t xml:space="preserve">Blood </w:t>
      </w:r>
      <w:r w:rsidRPr="00D81215">
        <w:t xml:space="preserve">1998, </w:t>
      </w:r>
      <w:r w:rsidRPr="00D81215">
        <w:rPr>
          <w:b/>
        </w:rPr>
        <w:t>92:</w:t>
      </w:r>
      <w:r w:rsidRPr="00D81215">
        <w:t>2084-2092.</w:t>
      </w:r>
    </w:p>
    <w:p w14:paraId="192DA098" w14:textId="77777777" w:rsidR="00D81215" w:rsidRPr="00D81215" w:rsidRDefault="00D81215" w:rsidP="00D81215">
      <w:pPr>
        <w:pStyle w:val="EndNoteBibliography"/>
        <w:spacing w:after="240"/>
        <w:ind w:left="280" w:hanging="280"/>
      </w:pPr>
      <w:r w:rsidRPr="00D81215">
        <w:t>24.</w:t>
      </w:r>
      <w:r w:rsidRPr="00D81215">
        <w:tab/>
        <w:t xml:space="preserve">Ruan JW, Statt S, Huang CT, Tsai YT, Kuo CC, Chan HL, Liao YC, Tan TH, Kao CY: </w:t>
      </w:r>
      <w:r w:rsidRPr="00D81215">
        <w:rPr>
          <w:b/>
        </w:rPr>
        <w:t>Dual-specificity phosphatase 6 deficiency regulates gut microbiome and transcriptome response against diet-induced obesity in mice.</w:t>
      </w:r>
      <w:r w:rsidRPr="00D81215">
        <w:t xml:space="preserve"> </w:t>
      </w:r>
      <w:r w:rsidRPr="00D81215">
        <w:rPr>
          <w:i/>
        </w:rPr>
        <w:t xml:space="preserve">Nat Microbiol </w:t>
      </w:r>
      <w:r w:rsidRPr="00D81215">
        <w:t xml:space="preserve">2016, </w:t>
      </w:r>
      <w:r w:rsidRPr="00D81215">
        <w:rPr>
          <w:b/>
        </w:rPr>
        <w:t>2:</w:t>
      </w:r>
      <w:r w:rsidRPr="00D81215">
        <w:t>16220.</w:t>
      </w:r>
    </w:p>
    <w:p w14:paraId="0F3749BA" w14:textId="77777777" w:rsidR="00D81215" w:rsidRPr="00D81215" w:rsidRDefault="00D81215" w:rsidP="00D81215">
      <w:pPr>
        <w:pStyle w:val="EndNoteBibliography"/>
        <w:spacing w:after="240"/>
        <w:ind w:left="280" w:hanging="280"/>
      </w:pPr>
      <w:r w:rsidRPr="00D81215">
        <w:t>25.</w:t>
      </w:r>
      <w:r w:rsidRPr="00D81215">
        <w:tab/>
        <w:t xml:space="preserve">Morgan XC, Kabakchiev B, Waldron L, Tyler AD, Tickle TL, Milgrom R, Stempak JM, Gevers D, Xavier RJ, Silverberg MS, Huttenhower C: </w:t>
      </w:r>
      <w:r w:rsidRPr="00D81215">
        <w:rPr>
          <w:b/>
        </w:rPr>
        <w:t>Associations between host gene expression, the mucosal microbiome, and clinical outcome in the pelvic pouch of patients with inflammatory bowel disease.</w:t>
      </w:r>
      <w:r w:rsidRPr="00D81215">
        <w:t xml:space="preserve"> </w:t>
      </w:r>
      <w:r w:rsidRPr="00D81215">
        <w:rPr>
          <w:i/>
        </w:rPr>
        <w:t xml:space="preserve">Genome Biol </w:t>
      </w:r>
      <w:r w:rsidRPr="00D81215">
        <w:t xml:space="preserve">2015, </w:t>
      </w:r>
      <w:r w:rsidRPr="00D81215">
        <w:rPr>
          <w:b/>
        </w:rPr>
        <w:t>16:</w:t>
      </w:r>
      <w:r w:rsidRPr="00D81215">
        <w:t>67.</w:t>
      </w:r>
    </w:p>
    <w:p w14:paraId="75C146BA" w14:textId="77777777" w:rsidR="00D81215" w:rsidRPr="00D81215" w:rsidRDefault="00D81215" w:rsidP="00D81215">
      <w:pPr>
        <w:pStyle w:val="EndNoteBibliography"/>
        <w:spacing w:after="240"/>
        <w:ind w:left="280" w:hanging="280"/>
      </w:pPr>
      <w:r w:rsidRPr="00D81215">
        <w:t>26.</w:t>
      </w:r>
      <w:r w:rsidRPr="00D81215">
        <w:tab/>
        <w:t xml:space="preserve">Castro-Nallar E, Shen Y, Freishtat RJ, Perez-Losada M, Manimaran S, Liu G, Johnson WE, Crandall KA: </w:t>
      </w:r>
      <w:r w:rsidRPr="00D81215">
        <w:rPr>
          <w:b/>
        </w:rPr>
        <w:t>Integrating microbial and host transcriptomics to characterize asthma-associated microbial communities.</w:t>
      </w:r>
      <w:r w:rsidRPr="00D81215">
        <w:t xml:space="preserve"> </w:t>
      </w:r>
      <w:r w:rsidRPr="00D81215">
        <w:rPr>
          <w:i/>
        </w:rPr>
        <w:t xml:space="preserve">BMC Med Genomics </w:t>
      </w:r>
      <w:r w:rsidRPr="00D81215">
        <w:t xml:space="preserve">2015, </w:t>
      </w:r>
      <w:r w:rsidRPr="00D81215">
        <w:rPr>
          <w:b/>
        </w:rPr>
        <w:t>8:</w:t>
      </w:r>
      <w:r w:rsidRPr="00D81215">
        <w:t>50.</w:t>
      </w:r>
    </w:p>
    <w:p w14:paraId="736C2442" w14:textId="77777777" w:rsidR="00D81215" w:rsidRPr="00D81215" w:rsidRDefault="00D81215" w:rsidP="00D81215">
      <w:pPr>
        <w:pStyle w:val="EndNoteBibliography"/>
        <w:spacing w:after="240"/>
        <w:ind w:left="280" w:hanging="280"/>
      </w:pPr>
      <w:r w:rsidRPr="00D81215">
        <w:t>27.</w:t>
      </w:r>
      <w:r w:rsidRPr="00D81215">
        <w:tab/>
        <w:t xml:space="preserve">Perez-Losada M, Castro-Nallar E, Bendall ML, Freishtat RJ, Crandall KA: </w:t>
      </w:r>
      <w:r w:rsidRPr="00D81215">
        <w:rPr>
          <w:b/>
        </w:rPr>
        <w:t>Dual Transcriptomic Profiling of Host and Microbiota during Health and Disease in Pediatric Asthma.</w:t>
      </w:r>
      <w:r w:rsidRPr="00D81215">
        <w:t xml:space="preserve"> </w:t>
      </w:r>
      <w:r w:rsidRPr="00D81215">
        <w:rPr>
          <w:i/>
        </w:rPr>
        <w:t xml:space="preserve">PLoS One </w:t>
      </w:r>
      <w:r w:rsidRPr="00D81215">
        <w:t xml:space="preserve">2015, </w:t>
      </w:r>
      <w:r w:rsidRPr="00D81215">
        <w:rPr>
          <w:b/>
        </w:rPr>
        <w:t>10:</w:t>
      </w:r>
      <w:r w:rsidRPr="00D81215">
        <w:t>e0131819.</w:t>
      </w:r>
    </w:p>
    <w:p w14:paraId="342F4F25" w14:textId="77777777" w:rsidR="00D81215" w:rsidRPr="00D81215" w:rsidRDefault="00D81215" w:rsidP="00D81215">
      <w:pPr>
        <w:pStyle w:val="EndNoteBibliography"/>
        <w:spacing w:after="240"/>
        <w:ind w:left="280" w:hanging="280"/>
      </w:pPr>
      <w:r w:rsidRPr="00D81215">
        <w:t>28.</w:t>
      </w:r>
      <w:r w:rsidRPr="00D81215">
        <w:tab/>
        <w:t xml:space="preserve">Langelier C, Kalantar KL, Moazed F, Wilson MR, Crawford ED, Deiss T, Belzer A, Bolourchi S, Caldera S, Fung M, et al: </w:t>
      </w:r>
      <w:r w:rsidRPr="00D81215">
        <w:rPr>
          <w:b/>
        </w:rPr>
        <w:t>Integrating host response and unbiased microbe detection for lower respiratory tract infection diagnosis in critically ill adults.</w:t>
      </w:r>
      <w:r w:rsidRPr="00D81215">
        <w:t xml:space="preserve"> </w:t>
      </w:r>
      <w:r w:rsidRPr="00D81215">
        <w:rPr>
          <w:i/>
        </w:rPr>
        <w:t xml:space="preserve">Proc Natl Acad Sci U S A </w:t>
      </w:r>
      <w:r w:rsidRPr="00D81215">
        <w:t xml:space="preserve">2018, </w:t>
      </w:r>
      <w:r w:rsidRPr="00D81215">
        <w:rPr>
          <w:b/>
        </w:rPr>
        <w:t>115:</w:t>
      </w:r>
      <w:r w:rsidRPr="00D81215">
        <w:t>E12353-E12362.</w:t>
      </w:r>
    </w:p>
    <w:p w14:paraId="016839C8" w14:textId="77777777" w:rsidR="00D81215" w:rsidRPr="00D81215" w:rsidRDefault="00D81215" w:rsidP="00D81215">
      <w:pPr>
        <w:pStyle w:val="EndNoteBibliography"/>
        <w:spacing w:after="240"/>
        <w:ind w:left="280" w:hanging="280"/>
      </w:pPr>
      <w:r w:rsidRPr="00D81215">
        <w:t>29.</w:t>
      </w:r>
      <w:r w:rsidRPr="00D81215">
        <w:tab/>
        <w:t xml:space="preserve">Langfelder P, Horvath S: </w:t>
      </w:r>
      <w:r w:rsidRPr="00D81215">
        <w:rPr>
          <w:b/>
        </w:rPr>
        <w:t>WGCNA: an R package for weighted correlation network analysis.</w:t>
      </w:r>
      <w:r w:rsidRPr="00D81215">
        <w:t xml:space="preserve"> </w:t>
      </w:r>
      <w:r w:rsidRPr="00D81215">
        <w:rPr>
          <w:i/>
        </w:rPr>
        <w:t xml:space="preserve">BMC Bioinformatics </w:t>
      </w:r>
      <w:r w:rsidRPr="00D81215">
        <w:t xml:space="preserve">2008, </w:t>
      </w:r>
      <w:r w:rsidRPr="00D81215">
        <w:rPr>
          <w:b/>
        </w:rPr>
        <w:t>9:</w:t>
      </w:r>
      <w:r w:rsidRPr="00D81215">
        <w:t>559.</w:t>
      </w:r>
    </w:p>
    <w:p w14:paraId="64C789B7" w14:textId="77777777" w:rsidR="00D81215" w:rsidRPr="00D81215" w:rsidRDefault="00D81215" w:rsidP="00D81215">
      <w:pPr>
        <w:pStyle w:val="EndNoteBibliography"/>
        <w:spacing w:after="240"/>
        <w:ind w:left="280" w:hanging="280"/>
      </w:pPr>
      <w:r w:rsidRPr="00D81215">
        <w:t>30.</w:t>
      </w:r>
      <w:r w:rsidRPr="00D81215">
        <w:tab/>
        <w:t xml:space="preserve">Zhu X, Gerstein M, Snyder M: </w:t>
      </w:r>
      <w:r w:rsidRPr="00D81215">
        <w:rPr>
          <w:b/>
        </w:rPr>
        <w:t>Getting connected: analysis and principles of biological networks.</w:t>
      </w:r>
      <w:r w:rsidRPr="00D81215">
        <w:t xml:space="preserve"> </w:t>
      </w:r>
      <w:r w:rsidRPr="00D81215">
        <w:rPr>
          <w:i/>
        </w:rPr>
        <w:t xml:space="preserve">Genes Dev </w:t>
      </w:r>
      <w:r w:rsidRPr="00D81215">
        <w:t xml:space="preserve">2007, </w:t>
      </w:r>
      <w:r w:rsidRPr="00D81215">
        <w:rPr>
          <w:b/>
        </w:rPr>
        <w:t>21:</w:t>
      </w:r>
      <w:r w:rsidRPr="00D81215">
        <w:t>1010-1024.</w:t>
      </w:r>
    </w:p>
    <w:p w14:paraId="58A567FE" w14:textId="77777777" w:rsidR="00D81215" w:rsidRPr="00D81215" w:rsidRDefault="00D81215" w:rsidP="00D81215">
      <w:pPr>
        <w:pStyle w:val="EndNoteBibliography"/>
        <w:spacing w:after="240"/>
        <w:ind w:left="280" w:hanging="280"/>
      </w:pPr>
      <w:r w:rsidRPr="00D81215">
        <w:t>31.</w:t>
      </w:r>
      <w:r w:rsidRPr="00D81215">
        <w:tab/>
        <w:t xml:space="preserve">Jackson MA, Bonder MJ, Kuncheva Z, Zierer J, Fu J, Kurilshikov A, Wijmenga C, Zhernakova A, Bell JT, Spector TD, Steves CJ: </w:t>
      </w:r>
      <w:r w:rsidRPr="00D81215">
        <w:rPr>
          <w:b/>
        </w:rPr>
        <w:t>Detection of stable community structures within gut microbiota co-occurrence networks from different human populations.</w:t>
      </w:r>
      <w:r w:rsidRPr="00D81215">
        <w:t xml:space="preserve"> </w:t>
      </w:r>
      <w:r w:rsidRPr="00D81215">
        <w:rPr>
          <w:i/>
        </w:rPr>
        <w:t xml:space="preserve">PeerJ </w:t>
      </w:r>
      <w:r w:rsidRPr="00D81215">
        <w:t xml:space="preserve">2018, </w:t>
      </w:r>
      <w:r w:rsidRPr="00D81215">
        <w:rPr>
          <w:b/>
        </w:rPr>
        <w:t>6:</w:t>
      </w:r>
      <w:r w:rsidRPr="00D81215">
        <w:t>e4303.</w:t>
      </w:r>
    </w:p>
    <w:p w14:paraId="0DDE4F6B" w14:textId="77777777" w:rsidR="00D81215" w:rsidRPr="00D81215" w:rsidRDefault="00D81215" w:rsidP="00D81215">
      <w:pPr>
        <w:pStyle w:val="EndNoteBibliography"/>
        <w:spacing w:after="240"/>
        <w:ind w:left="280" w:hanging="280"/>
      </w:pPr>
      <w:r w:rsidRPr="00D81215">
        <w:t>32.</w:t>
      </w:r>
      <w:r w:rsidRPr="00D81215">
        <w:tab/>
        <w:t xml:space="preserve">Witten DM, Tibshirani RJ: </w:t>
      </w:r>
      <w:r w:rsidRPr="00D81215">
        <w:rPr>
          <w:b/>
        </w:rPr>
        <w:t>Extension of Sparse Canonical Correlation Analysis with Applications to Genomic Data.</w:t>
      </w:r>
      <w:r w:rsidRPr="00D81215">
        <w:t xml:space="preserve"> </w:t>
      </w:r>
      <w:r w:rsidRPr="00D81215">
        <w:rPr>
          <w:i/>
        </w:rPr>
        <w:t xml:space="preserve">Statistical Applications in Genetics and Molecular Biology </w:t>
      </w:r>
      <w:r w:rsidRPr="00D81215">
        <w:t xml:space="preserve">2009, </w:t>
      </w:r>
      <w:r w:rsidRPr="00D81215">
        <w:rPr>
          <w:b/>
        </w:rPr>
        <w:t>8</w:t>
      </w:r>
      <w:r w:rsidRPr="00D81215">
        <w:t>.</w:t>
      </w:r>
    </w:p>
    <w:p w14:paraId="4CDF668B" w14:textId="77777777" w:rsidR="00D81215" w:rsidRPr="00D81215" w:rsidRDefault="00D81215" w:rsidP="00D81215">
      <w:pPr>
        <w:pStyle w:val="EndNoteBibliography"/>
        <w:spacing w:after="240"/>
        <w:ind w:left="280" w:hanging="280"/>
      </w:pPr>
      <w:r w:rsidRPr="00D81215">
        <w:t>33.</w:t>
      </w:r>
      <w:r w:rsidRPr="00D81215">
        <w:tab/>
        <w:t xml:space="preserve">Parkhomenko E, Tritchler D, Beyene J: </w:t>
      </w:r>
      <w:r w:rsidRPr="00D81215">
        <w:rPr>
          <w:b/>
        </w:rPr>
        <w:t>Sparse canonical correlation analysis with application to genomic data integration.</w:t>
      </w:r>
      <w:r w:rsidRPr="00D81215">
        <w:t xml:space="preserve"> </w:t>
      </w:r>
      <w:r w:rsidRPr="00D81215">
        <w:rPr>
          <w:i/>
        </w:rPr>
        <w:t xml:space="preserve">Stat Appl Genet Mol Biol </w:t>
      </w:r>
      <w:r w:rsidRPr="00D81215">
        <w:t xml:space="preserve">2009, </w:t>
      </w:r>
      <w:r w:rsidRPr="00D81215">
        <w:rPr>
          <w:b/>
        </w:rPr>
        <w:t>8:</w:t>
      </w:r>
      <w:r w:rsidRPr="00D81215">
        <w:t>Article 1.</w:t>
      </w:r>
    </w:p>
    <w:p w14:paraId="5B1E128F" w14:textId="77777777" w:rsidR="00D81215" w:rsidRPr="00D81215" w:rsidRDefault="00D81215" w:rsidP="00D81215">
      <w:pPr>
        <w:pStyle w:val="EndNoteBibliography"/>
        <w:spacing w:after="240"/>
        <w:ind w:left="280" w:hanging="280"/>
      </w:pPr>
      <w:r w:rsidRPr="00D81215">
        <w:t>34.</w:t>
      </w:r>
      <w:r w:rsidRPr="00D81215">
        <w:tab/>
        <w:t xml:space="preserve">Hotelling H: </w:t>
      </w:r>
      <w:r w:rsidRPr="00D81215">
        <w:rPr>
          <w:b/>
        </w:rPr>
        <w:t>Relations between two sets of variants.</w:t>
      </w:r>
      <w:r w:rsidRPr="00D81215">
        <w:t xml:space="preserve"> </w:t>
      </w:r>
      <w:r w:rsidRPr="00D81215">
        <w:rPr>
          <w:i/>
        </w:rPr>
        <w:t xml:space="preserve">Biometrika </w:t>
      </w:r>
      <w:r w:rsidRPr="00D81215">
        <w:t xml:space="preserve">1936, </w:t>
      </w:r>
      <w:r w:rsidRPr="00D81215">
        <w:rPr>
          <w:b/>
        </w:rPr>
        <w:t>28:</w:t>
      </w:r>
      <w:r w:rsidRPr="00D81215">
        <w:t>321-377.</w:t>
      </w:r>
    </w:p>
    <w:p w14:paraId="472F0CDE" w14:textId="77777777" w:rsidR="00D81215" w:rsidRPr="00D81215" w:rsidRDefault="00D81215" w:rsidP="00D81215">
      <w:pPr>
        <w:pStyle w:val="EndNoteBibliography"/>
        <w:spacing w:after="240"/>
        <w:ind w:left="280" w:hanging="280"/>
      </w:pPr>
      <w:r w:rsidRPr="00D81215">
        <w:t>35.</w:t>
      </w:r>
      <w:r w:rsidRPr="00D81215">
        <w:tab/>
        <w:t xml:space="preserve">Lin D, Calhoun VD, Wang YP: </w:t>
      </w:r>
      <w:r w:rsidRPr="00D81215">
        <w:rPr>
          <w:b/>
        </w:rPr>
        <w:t>Correspondence between fMRI and SNP data by group sparse canonical correlation analysis.</w:t>
      </w:r>
      <w:r w:rsidRPr="00D81215">
        <w:t xml:space="preserve"> </w:t>
      </w:r>
      <w:r w:rsidRPr="00D81215">
        <w:rPr>
          <w:i/>
        </w:rPr>
        <w:t xml:space="preserve">Med Image Anal </w:t>
      </w:r>
      <w:r w:rsidRPr="00D81215">
        <w:t xml:space="preserve">2014, </w:t>
      </w:r>
      <w:r w:rsidRPr="00D81215">
        <w:rPr>
          <w:b/>
        </w:rPr>
        <w:t>18:</w:t>
      </w:r>
      <w:r w:rsidRPr="00D81215">
        <w:t>891-902.</w:t>
      </w:r>
    </w:p>
    <w:p w14:paraId="41DB24ED" w14:textId="77777777" w:rsidR="00D81215" w:rsidRPr="00D81215" w:rsidRDefault="00D81215" w:rsidP="00D81215">
      <w:pPr>
        <w:pStyle w:val="EndNoteBibliography"/>
        <w:spacing w:after="240"/>
        <w:ind w:left="280" w:hanging="280"/>
      </w:pPr>
      <w:r w:rsidRPr="00D81215">
        <w:lastRenderedPageBreak/>
        <w:t>36.</w:t>
      </w:r>
      <w:r w:rsidRPr="00D81215">
        <w:tab/>
        <w:t xml:space="preserve">Chen J, Bushman FD, Lewis JD, Wu GD, Li H: </w:t>
      </w:r>
      <w:r w:rsidRPr="00D81215">
        <w:rPr>
          <w:b/>
        </w:rPr>
        <w:t>Structure-constrained sparse canonical correlation analysis with an application to microbiome data analysis.</w:t>
      </w:r>
      <w:r w:rsidRPr="00D81215">
        <w:t xml:space="preserve"> </w:t>
      </w:r>
      <w:r w:rsidRPr="00D81215">
        <w:rPr>
          <w:i/>
        </w:rPr>
        <w:t xml:space="preserve">Biostatistics </w:t>
      </w:r>
      <w:r w:rsidRPr="00D81215">
        <w:t xml:space="preserve">2013, </w:t>
      </w:r>
      <w:r w:rsidRPr="00D81215">
        <w:rPr>
          <w:b/>
        </w:rPr>
        <w:t>14:</w:t>
      </w:r>
      <w:r w:rsidRPr="00D81215">
        <w:t>244-258.</w:t>
      </w:r>
    </w:p>
    <w:p w14:paraId="03060371" w14:textId="77777777" w:rsidR="00D81215" w:rsidRPr="00D81215" w:rsidRDefault="00D81215" w:rsidP="00D81215">
      <w:pPr>
        <w:pStyle w:val="EndNoteBibliography"/>
        <w:spacing w:after="240"/>
        <w:ind w:left="280" w:hanging="280"/>
      </w:pPr>
      <w:r w:rsidRPr="00D81215">
        <w:t>37.</w:t>
      </w:r>
      <w:r w:rsidRPr="00D81215">
        <w:tab/>
        <w:t xml:space="preserve">Robinson MD, McCarthy DJ, Smyth GK: </w:t>
      </w:r>
      <w:r w:rsidRPr="00D81215">
        <w:rPr>
          <w:b/>
        </w:rPr>
        <w:t>edgeR: a Bioconductor package for differential expression analysis of digital gene expression data.</w:t>
      </w:r>
      <w:r w:rsidRPr="00D81215">
        <w:t xml:space="preserve"> </w:t>
      </w:r>
      <w:r w:rsidRPr="00D81215">
        <w:rPr>
          <w:i/>
        </w:rPr>
        <w:t xml:space="preserve">Bioinformatics </w:t>
      </w:r>
      <w:r w:rsidRPr="00D81215">
        <w:t xml:space="preserve">2010, </w:t>
      </w:r>
      <w:r w:rsidRPr="00D81215">
        <w:rPr>
          <w:b/>
        </w:rPr>
        <w:t>26:</w:t>
      </w:r>
      <w:r w:rsidRPr="00D81215">
        <w:t>139-140.</w:t>
      </w:r>
    </w:p>
    <w:p w14:paraId="24F4A4E5" w14:textId="77777777" w:rsidR="00D81215" w:rsidRPr="00D81215" w:rsidRDefault="00D81215" w:rsidP="00D81215">
      <w:pPr>
        <w:pStyle w:val="EndNoteBibliography"/>
        <w:spacing w:after="240"/>
        <w:ind w:left="280" w:hanging="280"/>
      </w:pPr>
      <w:r w:rsidRPr="00D81215">
        <w:t>38.</w:t>
      </w:r>
      <w:r w:rsidRPr="00D81215">
        <w:tab/>
        <w:t xml:space="preserve">Love MI, Huber W, Anders S: </w:t>
      </w:r>
      <w:r w:rsidRPr="00D81215">
        <w:rPr>
          <w:b/>
        </w:rPr>
        <w:t>Moderated estimation of fold change and dispersion for RNA-seq data with DESeq2.</w:t>
      </w:r>
      <w:r w:rsidRPr="00D81215">
        <w:t xml:space="preserve"> </w:t>
      </w:r>
      <w:r w:rsidRPr="00D81215">
        <w:rPr>
          <w:i/>
        </w:rPr>
        <w:t xml:space="preserve">Genome Biol </w:t>
      </w:r>
      <w:r w:rsidRPr="00D81215">
        <w:t xml:space="preserve">2014, </w:t>
      </w:r>
      <w:r w:rsidRPr="00D81215">
        <w:rPr>
          <w:b/>
        </w:rPr>
        <w:t>15:</w:t>
      </w:r>
      <w:r w:rsidRPr="00D81215">
        <w:t>550.</w:t>
      </w:r>
    </w:p>
    <w:p w14:paraId="779354E5" w14:textId="77777777" w:rsidR="00D81215" w:rsidRPr="00D81215" w:rsidRDefault="00D81215" w:rsidP="00D81215">
      <w:pPr>
        <w:pStyle w:val="EndNoteBibliography"/>
        <w:spacing w:after="240"/>
        <w:ind w:left="280" w:hanging="280"/>
      </w:pPr>
      <w:r w:rsidRPr="00D81215">
        <w:t>39.</w:t>
      </w:r>
      <w:r w:rsidRPr="00D81215">
        <w:tab/>
        <w:t xml:space="preserve">Robinson MD, Oshlack A: </w:t>
      </w:r>
      <w:r w:rsidRPr="00D81215">
        <w:rPr>
          <w:b/>
        </w:rPr>
        <w:t>A scaling normalization method for differential expression analysis of RNA-seq data.</w:t>
      </w:r>
      <w:r w:rsidRPr="00D81215">
        <w:t xml:space="preserve"> </w:t>
      </w:r>
      <w:r w:rsidRPr="00D81215">
        <w:rPr>
          <w:i/>
        </w:rPr>
        <w:t xml:space="preserve">Genome Biol </w:t>
      </w:r>
      <w:r w:rsidRPr="00D81215">
        <w:t xml:space="preserve">2010, </w:t>
      </w:r>
      <w:r w:rsidRPr="00D81215">
        <w:rPr>
          <w:b/>
        </w:rPr>
        <w:t>11:</w:t>
      </w:r>
      <w:r w:rsidRPr="00D81215">
        <w:t>R25.</w:t>
      </w:r>
    </w:p>
    <w:p w14:paraId="1D6194F7" w14:textId="77777777" w:rsidR="00D81215" w:rsidRPr="00D81215" w:rsidRDefault="00D81215" w:rsidP="00D81215">
      <w:pPr>
        <w:pStyle w:val="EndNoteBibliography"/>
        <w:spacing w:after="240"/>
        <w:ind w:left="280" w:hanging="280"/>
      </w:pPr>
      <w:r w:rsidRPr="00D81215">
        <w:t>40.</w:t>
      </w:r>
      <w:r w:rsidRPr="00D81215">
        <w:tab/>
        <w:t xml:space="preserve">Cao Y, Lin W, Li H: </w:t>
      </w:r>
      <w:r w:rsidRPr="00D81215">
        <w:rPr>
          <w:b/>
        </w:rPr>
        <w:t>Large Covariance Estimation for Compositional Data via Composition-Adjusted Thresholding.</w:t>
      </w:r>
      <w:r w:rsidRPr="00D81215">
        <w:t xml:space="preserve"> </w:t>
      </w:r>
      <w:r w:rsidRPr="00D81215">
        <w:rPr>
          <w:i/>
        </w:rPr>
        <w:t xml:space="preserve">arXiv Statistics Methodology </w:t>
      </w:r>
      <w:r w:rsidRPr="00D81215">
        <w:t>2016.</w:t>
      </w:r>
    </w:p>
    <w:p w14:paraId="69798085" w14:textId="77777777" w:rsidR="00D81215" w:rsidRPr="00D81215" w:rsidRDefault="00D81215" w:rsidP="00D81215">
      <w:pPr>
        <w:pStyle w:val="EndNoteBibliography"/>
        <w:spacing w:after="240"/>
        <w:ind w:left="280" w:hanging="280"/>
      </w:pPr>
      <w:r w:rsidRPr="00D81215">
        <w:t>41.</w:t>
      </w:r>
      <w:r w:rsidRPr="00D81215">
        <w:tab/>
        <w:t xml:space="preserve">Grubbs FE: </w:t>
      </w:r>
      <w:r w:rsidRPr="00D81215">
        <w:rPr>
          <w:b/>
        </w:rPr>
        <w:t>Sample Criteria for Testing Outlying Observations.</w:t>
      </w:r>
      <w:r w:rsidRPr="00D81215">
        <w:t xml:space="preserve"> </w:t>
      </w:r>
      <w:r w:rsidRPr="00D81215">
        <w:rPr>
          <w:i/>
        </w:rPr>
        <w:t xml:space="preserve">The Annals of Mathematical Statistics </w:t>
      </w:r>
      <w:r w:rsidRPr="00D81215">
        <w:t xml:space="preserve">1950, </w:t>
      </w:r>
      <w:r w:rsidRPr="00D81215">
        <w:rPr>
          <w:b/>
        </w:rPr>
        <w:t>21:</w:t>
      </w:r>
      <w:r w:rsidRPr="00D81215">
        <w:t>27-58.</w:t>
      </w:r>
    </w:p>
    <w:p w14:paraId="25C89713" w14:textId="77777777" w:rsidR="00D81215" w:rsidRPr="00D81215" w:rsidRDefault="00D81215" w:rsidP="00D81215">
      <w:pPr>
        <w:pStyle w:val="EndNoteBibliography"/>
        <w:spacing w:after="240"/>
        <w:ind w:left="280" w:hanging="280"/>
      </w:pPr>
      <w:r w:rsidRPr="00D81215">
        <w:t>42.</w:t>
      </w:r>
      <w:r w:rsidRPr="00D81215">
        <w:tab/>
        <w:t xml:space="preserve">Yu G, Wang LG, Han Y, He QY: </w:t>
      </w:r>
      <w:r w:rsidRPr="00D81215">
        <w:rPr>
          <w:b/>
        </w:rPr>
        <w:t>clusterProfiler: an R package for comparing biological themes among gene clusters.</w:t>
      </w:r>
      <w:r w:rsidRPr="00D81215">
        <w:t xml:space="preserve"> </w:t>
      </w:r>
      <w:r w:rsidRPr="00D81215">
        <w:rPr>
          <w:i/>
        </w:rPr>
        <w:t xml:space="preserve">OMICS </w:t>
      </w:r>
      <w:r w:rsidRPr="00D81215">
        <w:t xml:space="preserve">2012, </w:t>
      </w:r>
      <w:r w:rsidRPr="00D81215">
        <w:rPr>
          <w:b/>
        </w:rPr>
        <w:t>16:</w:t>
      </w:r>
      <w:r w:rsidRPr="00D81215">
        <w:t>284-287.</w:t>
      </w:r>
    </w:p>
    <w:p w14:paraId="2E42AF35" w14:textId="77777777" w:rsidR="00D81215" w:rsidRPr="00D81215" w:rsidRDefault="00D81215" w:rsidP="00D81215">
      <w:pPr>
        <w:pStyle w:val="EndNoteBibliography"/>
        <w:ind w:left="280" w:hanging="280"/>
      </w:pPr>
      <w:r w:rsidRPr="00D81215">
        <w:t>43.</w:t>
      </w:r>
      <w:r w:rsidRPr="00D81215">
        <w:tab/>
        <w:t xml:space="preserve">Tipney H, Hunter L: </w:t>
      </w:r>
      <w:r w:rsidRPr="00D81215">
        <w:rPr>
          <w:b/>
        </w:rPr>
        <w:t>An introduction to effective use of enrichment analysis software.</w:t>
      </w:r>
      <w:r w:rsidRPr="00D81215">
        <w:t xml:space="preserve"> </w:t>
      </w:r>
      <w:r w:rsidRPr="00D81215">
        <w:rPr>
          <w:i/>
        </w:rPr>
        <w:t xml:space="preserve">HUMAN GENOMICS </w:t>
      </w:r>
      <w:r w:rsidRPr="00D81215">
        <w:t xml:space="preserve">2010, </w:t>
      </w:r>
      <w:r w:rsidRPr="00D81215">
        <w:rPr>
          <w:b/>
        </w:rPr>
        <w:t>4:</w:t>
      </w:r>
      <w:r w:rsidRPr="00D81215">
        <w:t>202-206.</w:t>
      </w:r>
    </w:p>
    <w:p w14:paraId="402240BD" w14:textId="788975DE" w:rsidR="0AB0F4F0" w:rsidRDefault="0002768E" w:rsidP="00634A47">
      <w:pPr>
        <w:spacing w:line="360" w:lineRule="auto"/>
        <w:jc w:val="both"/>
      </w:pPr>
      <w:r>
        <w:fldChar w:fldCharType="end"/>
      </w:r>
    </w:p>
    <w:sectPr w:rsidR="0AB0F4F0">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antiago, Mario" w:date="2019-10-01T11:00:00Z" w:initials="SM">
    <w:p w14:paraId="48ED3016" w14:textId="5B53E12C" w:rsidR="00433D3F" w:rsidRDefault="00433D3F">
      <w:pPr>
        <w:pStyle w:val="CommentText"/>
      </w:pPr>
      <w:r>
        <w:rPr>
          <w:rStyle w:val="CommentReference"/>
        </w:rPr>
        <w:annotationRef/>
      </w:r>
      <w:r>
        <w:t xml:space="preserve">This statement is unclear. Maybe just remove/delete? </w:t>
      </w:r>
    </w:p>
  </w:comment>
  <w:comment w:id="12" w:author="Santiago, Mario" w:date="2019-10-01T11:01:00Z" w:initials="SM">
    <w:p w14:paraId="11B84FB8" w14:textId="5520C56C" w:rsidR="00433D3F" w:rsidRDefault="00433D3F">
      <w:pPr>
        <w:pStyle w:val="CommentText"/>
      </w:pPr>
      <w:r>
        <w:rPr>
          <w:rStyle w:val="CommentReference"/>
        </w:rPr>
        <w:annotationRef/>
      </w:r>
      <w:r>
        <w:t xml:space="preserve">Not sure what you mean … In what way is sCD14 a vital clinical parameter? </w:t>
      </w:r>
    </w:p>
  </w:comment>
  <w:comment w:id="13" w:author="Santiago, Mario" w:date="2019-10-01T11:03:00Z" w:initials="SM">
    <w:p w14:paraId="3FD8B641" w14:textId="3D33CACD" w:rsidR="00433D3F" w:rsidRDefault="00433D3F">
      <w:pPr>
        <w:pStyle w:val="CommentText"/>
      </w:pPr>
      <w:r>
        <w:rPr>
          <w:rStyle w:val="CommentReference"/>
        </w:rPr>
        <w:annotationRef/>
      </w:r>
      <w:r>
        <w:t xml:space="preserve">Instead of specific, maybe “anchored” or “linked” are better terms?   </w:t>
      </w:r>
    </w:p>
  </w:comment>
  <w:comment w:id="16" w:author="Kechris, Katerina" w:date="2019-09-16T17:25:00Z" w:initials="KK">
    <w:p w14:paraId="0E280ACC" w14:textId="79897F65" w:rsidR="00EC2022" w:rsidRDefault="00EC2022">
      <w:pPr>
        <w:pStyle w:val="CommentText"/>
      </w:pPr>
      <w:r>
        <w:rPr>
          <w:rStyle w:val="CommentReference"/>
        </w:rPr>
        <w:annotationRef/>
      </w:r>
      <w:r>
        <w:t xml:space="preserve">Be consistent with your  notation for Omics, sometimes I see “omics”. </w:t>
      </w:r>
    </w:p>
  </w:comment>
  <w:comment w:id="17" w:author="Guannan Shen" w:date="2019-09-23T16:36:00Z" w:initials="GS">
    <w:p w14:paraId="07A7A7F4" w14:textId="0C02C743" w:rsidR="00EC2022" w:rsidRDefault="00EC2022">
      <w:pPr>
        <w:pStyle w:val="CommentText"/>
      </w:pPr>
      <w:r>
        <w:rPr>
          <w:rStyle w:val="CommentReference"/>
        </w:rPr>
        <w:annotationRef/>
      </w:r>
      <w:r>
        <w:t>fixed</w:t>
      </w:r>
    </w:p>
  </w:comment>
  <w:comment w:id="24" w:author="Santiago, Mario" w:date="2019-10-01T11:11:00Z" w:initials="SM">
    <w:p w14:paraId="489D4036" w14:textId="2B6145A5" w:rsidR="00055659" w:rsidRDefault="00055659">
      <w:pPr>
        <w:pStyle w:val="CommentText"/>
      </w:pPr>
      <w:r>
        <w:rPr>
          <w:rStyle w:val="CommentReference"/>
        </w:rPr>
        <w:annotationRef/>
      </w:r>
      <w:r>
        <w:t xml:space="preserve">Are you not evaluating the entire transcriptome? If working on the interferome only, maybe it would be best to focus on those triggered by IFNbeta?  You may need to justify why you’re focusing on just the interferome with respect to the microbiome. There are papers that suggest some interactions between the type I IFN response and the microbiome in the context of viral infection – </w:t>
      </w:r>
      <w:r w:rsidR="00134F9E">
        <w:t xml:space="preserve">for example, check </w:t>
      </w:r>
      <w:r>
        <w:t>PMID 28774923; 31269444; 29380643; 31119977.</w:t>
      </w:r>
      <w:r w:rsidR="00134F9E">
        <w:t xml:space="preserve"> We also reported that enteric bacteria (specifically, Prevotella) can stimulate type I IFN responses in gut CD4 T cells (PMID: 28241075). </w:t>
      </w:r>
    </w:p>
  </w:comment>
  <w:comment w:id="51" w:author="Santiago, Mario" w:date="2019-10-01T11:20:00Z" w:initials="SM">
    <w:p w14:paraId="4924D530" w14:textId="2657318F" w:rsidR="00880C7A" w:rsidRDefault="00880C7A">
      <w:pPr>
        <w:pStyle w:val="CommentText"/>
      </w:pPr>
      <w:r>
        <w:rPr>
          <w:rStyle w:val="CommentReference"/>
        </w:rPr>
        <w:annotationRef/>
      </w:r>
      <w:r>
        <w:t xml:space="preserve">Need an ending statement to state that you’re using sCD14 in your analysis … not sure if I phrased it right … </w:t>
      </w:r>
    </w:p>
  </w:comment>
  <w:comment w:id="64" w:author="Santiago, Mario" w:date="2019-10-01T11:22:00Z" w:initials="SM">
    <w:p w14:paraId="1A42BD8E" w14:textId="358A4732" w:rsidR="00134F9E" w:rsidRDefault="00134F9E">
      <w:pPr>
        <w:pStyle w:val="CommentText"/>
      </w:pPr>
      <w:r>
        <w:rPr>
          <w:rStyle w:val="CommentReference"/>
        </w:rPr>
        <w:annotationRef/>
      </w:r>
      <w:r>
        <w:t xml:space="preserve">It may be a good idea to have a Table showing the pros/cons of these approaches relative to the SmCCNet approach? </w:t>
      </w:r>
    </w:p>
  </w:comment>
  <w:comment w:id="60" w:author="Kechris, Katerina" w:date="2019-09-16T18:12:00Z" w:initials="KK">
    <w:p w14:paraId="6A2DFDC2" w14:textId="4845EA54" w:rsidR="00EC2022" w:rsidRDefault="00EC2022">
      <w:pPr>
        <w:pStyle w:val="CommentText"/>
      </w:pPr>
      <w:r>
        <w:rPr>
          <w:rStyle w:val="CommentReference"/>
        </w:rPr>
        <w:annotationRef/>
      </w:r>
      <w:r>
        <w:t>Please condense this into 1-2 sentences, it seems repetitive.</w:t>
      </w:r>
    </w:p>
  </w:comment>
  <w:comment w:id="81" w:author="Kechris, Katerina" w:date="2019-09-16T18:12:00Z" w:initials="KK">
    <w:p w14:paraId="023D6B96" w14:textId="7FE48C60" w:rsidR="00EC2022" w:rsidRDefault="00EC2022">
      <w:pPr>
        <w:pStyle w:val="CommentText"/>
      </w:pPr>
      <w:r>
        <w:rPr>
          <w:rStyle w:val="CommentReference"/>
        </w:rPr>
        <w:annotationRef/>
      </w:r>
      <w:r>
        <w:t xml:space="preserve">Provide a transition summarize in one sentence what you plan to do </w:t>
      </w:r>
    </w:p>
  </w:comment>
  <w:comment w:id="90" w:author="Santiago, Mario" w:date="2019-10-01T11:25:00Z" w:initials="SM">
    <w:p w14:paraId="14DA2BFF" w14:textId="5D1810E7" w:rsidR="00134F9E" w:rsidRDefault="00134F9E">
      <w:pPr>
        <w:pStyle w:val="CommentText"/>
      </w:pPr>
      <w:r>
        <w:rPr>
          <w:rStyle w:val="CommentReference"/>
        </w:rPr>
        <w:annotationRef/>
      </w:r>
      <w:r>
        <w:t xml:space="preserve">The statement is not really a hypothesis.  A possible re-statement:  “SmCCNet will uncover previously confirmed and novel associations between the microbiome, transcriptome and host phenotype during chronic HIV infection in the gut”. For example, some microbial taxa (Proteobacteria) are associated with inflammation, whereas some (butyrate-producing bacteria) are associated with immunosuppression – these findings are known; the question is whether new associations will be uncovered for follow-up investigation. </w:t>
      </w:r>
    </w:p>
  </w:comment>
  <w:comment w:id="85" w:author="Guannan Shen" w:date="2019-09-17T08:54:00Z" w:initials="GS">
    <w:p w14:paraId="6F8CB410" w14:textId="3EFFE095" w:rsidR="00EC2022" w:rsidRDefault="00EC2022">
      <w:pPr>
        <w:pStyle w:val="CommentText"/>
      </w:pPr>
      <w:r>
        <w:rPr>
          <w:rStyle w:val="CommentReference"/>
        </w:rPr>
        <w:annotationRef/>
      </w:r>
      <w:r>
        <w:t xml:space="preserve">Frame this in terms of a scientific hypothesis.  What do Cara and Mario hypothesize and think they’ll gain from these networks?  Something with respect to the correlations / associations between the microbiome, transcriptome, and host phenotype.  </w:t>
      </w:r>
    </w:p>
    <w:p w14:paraId="79579323" w14:textId="77777777" w:rsidR="00EC2022" w:rsidRDefault="00EC2022">
      <w:pPr>
        <w:pStyle w:val="CommentText"/>
      </w:pPr>
    </w:p>
    <w:p w14:paraId="7868C85A" w14:textId="2E8F0001" w:rsidR="00EC2022" w:rsidRDefault="00EC2022">
      <w:pPr>
        <w:pStyle w:val="CommentText"/>
      </w:pPr>
      <w:r>
        <w:t>Miranda</w:t>
      </w:r>
    </w:p>
  </w:comment>
  <w:comment w:id="94" w:author="Kechris, Katerina" w:date="2019-09-16T18:13:00Z" w:initials="KK">
    <w:p w14:paraId="4FE10769" w14:textId="0EA32C57" w:rsidR="00EC2022" w:rsidRDefault="00EC2022">
      <w:pPr>
        <w:pStyle w:val="CommentText"/>
      </w:pPr>
      <w:r>
        <w:rPr>
          <w:rStyle w:val="CommentReference"/>
        </w:rPr>
        <w:annotationRef/>
      </w:r>
      <w:r>
        <w:t>Never use “systemic”, always “systems”</w:t>
      </w:r>
    </w:p>
  </w:comment>
  <w:comment w:id="109" w:author="Kechris, Katerina" w:date="2019-09-16T18:22:00Z" w:initials="KK">
    <w:p w14:paraId="28FFD7B9" w14:textId="0530CCEB" w:rsidR="00EC2022" w:rsidRDefault="00EC2022">
      <w:pPr>
        <w:pStyle w:val="CommentText"/>
      </w:pPr>
      <w:r>
        <w:rPr>
          <w:rStyle w:val="CommentReference"/>
        </w:rPr>
        <w:annotationRef/>
      </w:r>
      <w:r>
        <w:t>It’s not clear in this section, are you filtering samples or features?</w:t>
      </w:r>
    </w:p>
  </w:comment>
  <w:comment w:id="110" w:author="Guannan Shen" w:date="2019-09-23T18:23:00Z" w:initials="GS">
    <w:p w14:paraId="646A78C9" w14:textId="5F054B37" w:rsidR="00460124" w:rsidRDefault="00460124">
      <w:pPr>
        <w:pStyle w:val="CommentText"/>
      </w:pPr>
      <w:r>
        <w:rPr>
          <w:rStyle w:val="CommentReference"/>
        </w:rPr>
        <w:annotationRef/>
      </w:r>
      <w:r>
        <w:t>fixed</w:t>
      </w:r>
    </w:p>
  </w:comment>
  <w:comment w:id="118" w:author="Kechris, Katerina" w:date="2019-09-16T18:21:00Z" w:initials="KK">
    <w:p w14:paraId="30CE9FC2" w14:textId="7865AF78" w:rsidR="00EC2022" w:rsidRDefault="00EC2022">
      <w:pPr>
        <w:pStyle w:val="CommentText"/>
      </w:pPr>
      <w:r>
        <w:rPr>
          <w:rStyle w:val="CommentReference"/>
        </w:rPr>
        <w:annotationRef/>
      </w:r>
      <w:r>
        <w:t>Proper Endnote reference!</w:t>
      </w:r>
    </w:p>
  </w:comment>
  <w:comment w:id="121" w:author="Kechris, Katerina" w:date="2019-09-16T18:22:00Z" w:initials="KK">
    <w:p w14:paraId="76D59D0A" w14:textId="297B3FED" w:rsidR="00EC2022" w:rsidRDefault="00EC2022">
      <w:pPr>
        <w:pStyle w:val="CommentText"/>
      </w:pPr>
      <w:r>
        <w:rPr>
          <w:rStyle w:val="CommentReference"/>
        </w:rPr>
        <w:annotationRef/>
      </w:r>
      <w:r>
        <w:t>Move the table to this page or the next page, it’s too far away now</w:t>
      </w:r>
    </w:p>
  </w:comment>
  <w:comment w:id="127" w:author="Kechris, Katerina" w:date="2019-09-16T18:27:00Z" w:initials="KK">
    <w:p w14:paraId="0D6902CD" w14:textId="496D45F6" w:rsidR="00EC2022" w:rsidRDefault="00EC2022">
      <w:pPr>
        <w:pStyle w:val="CommentText"/>
      </w:pPr>
      <w:r>
        <w:rPr>
          <w:rStyle w:val="CommentReference"/>
        </w:rPr>
        <w:annotationRef/>
      </w:r>
      <w:r>
        <w:t>You discussed TMM in three different places so I cut this.</w:t>
      </w:r>
    </w:p>
  </w:comment>
  <w:comment w:id="130" w:author="Kechris, Katerina" w:date="2019-09-16T18:27:00Z" w:initials="KK">
    <w:p w14:paraId="484B5221" w14:textId="4BA41017" w:rsidR="00EC2022" w:rsidRDefault="00EC2022">
      <w:pPr>
        <w:pStyle w:val="CommentText"/>
      </w:pPr>
      <w:r>
        <w:rPr>
          <w:rStyle w:val="CommentReference"/>
        </w:rPr>
        <w:annotationRef/>
      </w:r>
      <w:r>
        <w:t>Never use “obviously”</w:t>
      </w:r>
    </w:p>
  </w:comment>
  <w:comment w:id="131" w:author="Guannan Shen" w:date="2019-09-23T18:25:00Z" w:initials="GS">
    <w:p w14:paraId="583E8C84" w14:textId="3BF7F63F" w:rsidR="00DA5AC4" w:rsidRDefault="00DA5AC4">
      <w:pPr>
        <w:pStyle w:val="CommentText"/>
      </w:pPr>
      <w:r>
        <w:rPr>
          <w:rStyle w:val="CommentReference"/>
        </w:rPr>
        <w:annotationRef/>
      </w:r>
      <w:r>
        <w:t>Sure</w:t>
      </w:r>
    </w:p>
  </w:comment>
  <w:comment w:id="134" w:author="Kechris, Katerina" w:date="2019-09-16T18:28:00Z" w:initials="KK">
    <w:p w14:paraId="5FDC8B17" w14:textId="55C7E25C" w:rsidR="00EC2022" w:rsidRDefault="00EC2022">
      <w:pPr>
        <w:pStyle w:val="CommentText"/>
      </w:pPr>
      <w:r>
        <w:rPr>
          <w:rStyle w:val="CommentReference"/>
        </w:rPr>
        <w:annotationRef/>
      </w:r>
      <w:r>
        <w:t>You need to conclude about what you have left to do for Aims 1 and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ED3016" w15:done="0"/>
  <w15:commentEx w15:paraId="11B84FB8" w15:done="0"/>
  <w15:commentEx w15:paraId="3FD8B641" w15:done="0"/>
  <w15:commentEx w15:paraId="0E280ACC" w15:done="0"/>
  <w15:commentEx w15:paraId="07A7A7F4" w15:paraIdParent="0E280ACC" w15:done="0"/>
  <w15:commentEx w15:paraId="489D4036" w15:done="0"/>
  <w15:commentEx w15:paraId="4924D530" w15:done="0"/>
  <w15:commentEx w15:paraId="1A42BD8E" w15:done="0"/>
  <w15:commentEx w15:paraId="6A2DFDC2" w15:done="0"/>
  <w15:commentEx w15:paraId="023D6B96" w15:done="0"/>
  <w15:commentEx w15:paraId="14DA2BFF" w15:done="0"/>
  <w15:commentEx w15:paraId="7868C85A" w15:done="0"/>
  <w15:commentEx w15:paraId="4FE10769" w15:done="0"/>
  <w15:commentEx w15:paraId="28FFD7B9" w15:done="0"/>
  <w15:commentEx w15:paraId="646A78C9" w15:paraIdParent="28FFD7B9" w15:done="0"/>
  <w15:commentEx w15:paraId="30CE9FC2" w15:done="0"/>
  <w15:commentEx w15:paraId="76D59D0A" w15:done="0"/>
  <w15:commentEx w15:paraId="0D6902CD" w15:done="0"/>
  <w15:commentEx w15:paraId="484B5221" w15:done="0"/>
  <w15:commentEx w15:paraId="583E8C84" w15:paraIdParent="484B5221" w15:done="0"/>
  <w15:commentEx w15:paraId="5FDC8B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ED3016" w16cid:durableId="213DB03A"/>
  <w16cid:commentId w16cid:paraId="11B84FB8" w16cid:durableId="213DB082"/>
  <w16cid:commentId w16cid:paraId="3FD8B641" w16cid:durableId="213DB102"/>
  <w16cid:commentId w16cid:paraId="0E280ACC" w16cid:durableId="212A441C"/>
  <w16cid:commentId w16cid:paraId="07A7A7F4" w16cid:durableId="21337313"/>
  <w16cid:commentId w16cid:paraId="489D4036" w16cid:durableId="213DB2CF"/>
  <w16cid:commentId w16cid:paraId="4924D530" w16cid:durableId="213DB507"/>
  <w16cid:commentId w16cid:paraId="1A42BD8E" w16cid:durableId="213DB56E"/>
  <w16cid:commentId w16cid:paraId="6A2DFDC2" w16cid:durableId="212A4F0D"/>
  <w16cid:commentId w16cid:paraId="023D6B96" w16cid:durableId="212A4F20"/>
  <w16cid:commentId w16cid:paraId="14DA2BFF" w16cid:durableId="213DB611"/>
  <w16cid:commentId w16cid:paraId="7868C85A" w16cid:durableId="212B1DBD"/>
  <w16cid:commentId w16cid:paraId="4FE10769" w16cid:durableId="212A4F4D"/>
  <w16cid:commentId w16cid:paraId="28FFD7B9" w16cid:durableId="212A5165"/>
  <w16cid:commentId w16cid:paraId="646A78C9" w16cid:durableId="21338C33"/>
  <w16cid:commentId w16cid:paraId="30CE9FC2" w16cid:durableId="212A5130"/>
  <w16cid:commentId w16cid:paraId="76D59D0A" w16cid:durableId="212A5150"/>
  <w16cid:commentId w16cid:paraId="0D6902CD" w16cid:durableId="212A5276"/>
  <w16cid:commentId w16cid:paraId="484B5221" w16cid:durableId="212A5292"/>
  <w16cid:commentId w16cid:paraId="583E8C84" w16cid:durableId="21338CA1"/>
  <w16cid:commentId w16cid:paraId="5FDC8B17" w16cid:durableId="212A52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7192F" w14:textId="77777777" w:rsidR="00FD4A61" w:rsidRDefault="00FD4A61" w:rsidP="00DF2787">
      <w:pPr>
        <w:spacing w:after="0" w:line="240" w:lineRule="auto"/>
      </w:pPr>
      <w:r>
        <w:separator/>
      </w:r>
    </w:p>
  </w:endnote>
  <w:endnote w:type="continuationSeparator" w:id="0">
    <w:p w14:paraId="1EE7198D" w14:textId="77777777" w:rsidR="00FD4A61" w:rsidRDefault="00FD4A61" w:rsidP="00DF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cgygdAdvTTb5929f4c">
    <w:altName w:val="Calibri"/>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877617"/>
      <w:docPartObj>
        <w:docPartGallery w:val="Page Numbers (Bottom of Page)"/>
        <w:docPartUnique/>
      </w:docPartObj>
    </w:sdtPr>
    <w:sdtEndPr>
      <w:rPr>
        <w:noProof/>
      </w:rPr>
    </w:sdtEndPr>
    <w:sdtContent>
      <w:p w14:paraId="2EC7AF03" w14:textId="25028019" w:rsidR="00EC2022" w:rsidRDefault="00EC20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D7B901" w14:textId="77777777" w:rsidR="00EC2022" w:rsidRDefault="00EC2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1B305" w14:textId="77777777" w:rsidR="00FD4A61" w:rsidRDefault="00FD4A61" w:rsidP="00DF2787">
      <w:pPr>
        <w:spacing w:after="0" w:line="240" w:lineRule="auto"/>
      </w:pPr>
      <w:r>
        <w:separator/>
      </w:r>
    </w:p>
  </w:footnote>
  <w:footnote w:type="continuationSeparator" w:id="0">
    <w:p w14:paraId="68258C8A" w14:textId="77777777" w:rsidR="00FD4A61" w:rsidRDefault="00FD4A61" w:rsidP="00DF2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403526"/>
    <w:multiLevelType w:val="hybridMultilevel"/>
    <w:tmpl w:val="7AA2F62A"/>
    <w:lvl w:ilvl="0" w:tplc="36A254CC">
      <w:start w:val="1"/>
      <w:numFmt w:val="decimal"/>
      <w:lvlText w:val="%1."/>
      <w:lvlJc w:val="left"/>
      <w:pPr>
        <w:ind w:left="720" w:hanging="360"/>
      </w:pPr>
    </w:lvl>
    <w:lvl w:ilvl="1" w:tplc="A9AA4DB8">
      <w:start w:val="1"/>
      <w:numFmt w:val="lowerLetter"/>
      <w:lvlText w:val="%2."/>
      <w:lvlJc w:val="left"/>
      <w:pPr>
        <w:ind w:left="1440" w:hanging="360"/>
      </w:pPr>
    </w:lvl>
    <w:lvl w:ilvl="2" w:tplc="168C3BAE">
      <w:start w:val="1"/>
      <w:numFmt w:val="lowerRoman"/>
      <w:lvlText w:val="%3."/>
      <w:lvlJc w:val="right"/>
      <w:pPr>
        <w:ind w:left="2160" w:hanging="180"/>
      </w:pPr>
    </w:lvl>
    <w:lvl w:ilvl="3" w:tplc="D6E0D290">
      <w:start w:val="1"/>
      <w:numFmt w:val="decimal"/>
      <w:lvlText w:val="%4."/>
      <w:lvlJc w:val="left"/>
      <w:pPr>
        <w:ind w:left="2880" w:hanging="360"/>
      </w:pPr>
    </w:lvl>
    <w:lvl w:ilvl="4" w:tplc="8096598E">
      <w:start w:val="1"/>
      <w:numFmt w:val="lowerLetter"/>
      <w:lvlText w:val="%5."/>
      <w:lvlJc w:val="left"/>
      <w:pPr>
        <w:ind w:left="3600" w:hanging="360"/>
      </w:pPr>
    </w:lvl>
    <w:lvl w:ilvl="5" w:tplc="10D899F8">
      <w:start w:val="1"/>
      <w:numFmt w:val="lowerRoman"/>
      <w:lvlText w:val="%6."/>
      <w:lvlJc w:val="right"/>
      <w:pPr>
        <w:ind w:left="4320" w:hanging="180"/>
      </w:pPr>
    </w:lvl>
    <w:lvl w:ilvl="6" w:tplc="600C14CC">
      <w:start w:val="1"/>
      <w:numFmt w:val="decimal"/>
      <w:lvlText w:val="%7."/>
      <w:lvlJc w:val="left"/>
      <w:pPr>
        <w:ind w:left="5040" w:hanging="360"/>
      </w:pPr>
    </w:lvl>
    <w:lvl w:ilvl="7" w:tplc="49025706">
      <w:start w:val="1"/>
      <w:numFmt w:val="lowerLetter"/>
      <w:lvlText w:val="%8."/>
      <w:lvlJc w:val="left"/>
      <w:pPr>
        <w:ind w:left="5760" w:hanging="360"/>
      </w:pPr>
    </w:lvl>
    <w:lvl w:ilvl="8" w:tplc="E80CA88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tiago, Mario">
    <w15:presenceInfo w15:providerId="AD" w15:userId="S::mario.santiago@ucdenver.edu::ff8b4f16-eb73-4fe5-b7d4-fe37350b12c5"/>
  </w15:person>
  <w15:person w15:author="Kechris, Katerina">
    <w15:presenceInfo w15:providerId="AD" w15:userId="S::katerina.kechris@ucdenver.edu::5a94566e-250a-46fa-ad13-819088869d05"/>
  </w15:person>
  <w15:person w15:author="Guannan Shen">
    <w15:presenceInfo w15:providerId="Windows Live" w15:userId="ed38a2278b1eb6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7"/>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Intl Health Hum Rts&lt;/Style&gt;&lt;LeftDelim&gt;{&lt;/LeftDelim&gt;&lt;RightDelim&gt;}&lt;/RightDelim&gt;&lt;FontName&gt;Calibri&lt;/FontName&gt;&lt;FontSize&gt;11&lt;/FontSize&gt;&lt;ReflistTitle&gt;&lt;/ReflistTitle&gt;&lt;StartingRefnum&gt;1&lt;/StartingRefnum&gt;&lt;FirstLineIndent&gt;0&lt;/FirstLineIndent&gt;&lt;HangingIndent&gt;288&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vf0x2t201sd9eaeeeesx5edapsvvsr0a20za&quot;&gt;BIOS_MS_Thesis&lt;record-ids&gt;&lt;item&gt;1&lt;/item&gt;&lt;item&gt;2&lt;/item&gt;&lt;item&gt;3&lt;/item&gt;&lt;item&gt;4&lt;/item&gt;&lt;item&gt;5&lt;/item&gt;&lt;item&gt;6&lt;/item&gt;&lt;item&gt;7&lt;/item&gt;&lt;item&gt;8&lt;/item&gt;&lt;item&gt;9&lt;/item&gt;&lt;item&gt;10&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5&lt;/item&gt;&lt;item&gt;46&lt;/item&gt;&lt;item&gt;47&lt;/item&gt;&lt;/record-ids&gt;&lt;/item&gt;&lt;/Libraries&gt;"/>
  </w:docVars>
  <w:rsids>
    <w:rsidRoot w:val="1D405F60"/>
    <w:rsid w:val="00002CFE"/>
    <w:rsid w:val="00002FE6"/>
    <w:rsid w:val="00003B93"/>
    <w:rsid w:val="00003FD3"/>
    <w:rsid w:val="00004045"/>
    <w:rsid w:val="00005ABA"/>
    <w:rsid w:val="00005CB4"/>
    <w:rsid w:val="00005DEC"/>
    <w:rsid w:val="00007015"/>
    <w:rsid w:val="00010550"/>
    <w:rsid w:val="00011E92"/>
    <w:rsid w:val="000121B9"/>
    <w:rsid w:val="00015C11"/>
    <w:rsid w:val="0001604C"/>
    <w:rsid w:val="00017311"/>
    <w:rsid w:val="00021CCB"/>
    <w:rsid w:val="00023D6F"/>
    <w:rsid w:val="000275E3"/>
    <w:rsid w:val="0002768E"/>
    <w:rsid w:val="00027FD5"/>
    <w:rsid w:val="00030351"/>
    <w:rsid w:val="00030DCC"/>
    <w:rsid w:val="00030F53"/>
    <w:rsid w:val="00031D36"/>
    <w:rsid w:val="00033A68"/>
    <w:rsid w:val="00033AFC"/>
    <w:rsid w:val="00033F2B"/>
    <w:rsid w:val="00034050"/>
    <w:rsid w:val="000378A6"/>
    <w:rsid w:val="00040171"/>
    <w:rsid w:val="000404A0"/>
    <w:rsid w:val="000431E6"/>
    <w:rsid w:val="00043F90"/>
    <w:rsid w:val="0004427A"/>
    <w:rsid w:val="000461E4"/>
    <w:rsid w:val="000502C1"/>
    <w:rsid w:val="00052E52"/>
    <w:rsid w:val="0005500A"/>
    <w:rsid w:val="000554CA"/>
    <w:rsid w:val="00055659"/>
    <w:rsid w:val="00057E3E"/>
    <w:rsid w:val="00060400"/>
    <w:rsid w:val="000607ED"/>
    <w:rsid w:val="000639E7"/>
    <w:rsid w:val="00063F69"/>
    <w:rsid w:val="00064419"/>
    <w:rsid w:val="00065440"/>
    <w:rsid w:val="000668D6"/>
    <w:rsid w:val="0006754D"/>
    <w:rsid w:val="00067A39"/>
    <w:rsid w:val="00072354"/>
    <w:rsid w:val="0007298D"/>
    <w:rsid w:val="00072A26"/>
    <w:rsid w:val="000758DB"/>
    <w:rsid w:val="00076B53"/>
    <w:rsid w:val="00080258"/>
    <w:rsid w:val="0008164E"/>
    <w:rsid w:val="000816B2"/>
    <w:rsid w:val="00081D3A"/>
    <w:rsid w:val="0008350E"/>
    <w:rsid w:val="000844E6"/>
    <w:rsid w:val="0008499C"/>
    <w:rsid w:val="00085268"/>
    <w:rsid w:val="00085D82"/>
    <w:rsid w:val="00086A86"/>
    <w:rsid w:val="00093042"/>
    <w:rsid w:val="000932A5"/>
    <w:rsid w:val="00093D98"/>
    <w:rsid w:val="00096B8E"/>
    <w:rsid w:val="000A3508"/>
    <w:rsid w:val="000A4881"/>
    <w:rsid w:val="000B46A0"/>
    <w:rsid w:val="000B5643"/>
    <w:rsid w:val="000B62D9"/>
    <w:rsid w:val="000B6AD9"/>
    <w:rsid w:val="000B7AE1"/>
    <w:rsid w:val="000C152E"/>
    <w:rsid w:val="000C3CA3"/>
    <w:rsid w:val="000C3F5C"/>
    <w:rsid w:val="000C4266"/>
    <w:rsid w:val="000C69D9"/>
    <w:rsid w:val="000C7457"/>
    <w:rsid w:val="000D1336"/>
    <w:rsid w:val="000D31B7"/>
    <w:rsid w:val="000D37CD"/>
    <w:rsid w:val="000D44C9"/>
    <w:rsid w:val="000E2137"/>
    <w:rsid w:val="000E4E83"/>
    <w:rsid w:val="000E4F35"/>
    <w:rsid w:val="000E62F3"/>
    <w:rsid w:val="000E7BF4"/>
    <w:rsid w:val="000F2A3F"/>
    <w:rsid w:val="000F44A0"/>
    <w:rsid w:val="000F62BA"/>
    <w:rsid w:val="000F6783"/>
    <w:rsid w:val="00101589"/>
    <w:rsid w:val="001048E6"/>
    <w:rsid w:val="0010710B"/>
    <w:rsid w:val="00111571"/>
    <w:rsid w:val="00111BFA"/>
    <w:rsid w:val="00112BDE"/>
    <w:rsid w:val="00114431"/>
    <w:rsid w:val="001152EA"/>
    <w:rsid w:val="0011718D"/>
    <w:rsid w:val="00121D39"/>
    <w:rsid w:val="00122B8A"/>
    <w:rsid w:val="00126D51"/>
    <w:rsid w:val="001271BE"/>
    <w:rsid w:val="00131200"/>
    <w:rsid w:val="00131322"/>
    <w:rsid w:val="00131C6D"/>
    <w:rsid w:val="00132CB0"/>
    <w:rsid w:val="00134F9E"/>
    <w:rsid w:val="001376F2"/>
    <w:rsid w:val="0014000E"/>
    <w:rsid w:val="001404B9"/>
    <w:rsid w:val="0014086D"/>
    <w:rsid w:val="001431BE"/>
    <w:rsid w:val="00143513"/>
    <w:rsid w:val="00143940"/>
    <w:rsid w:val="001445D3"/>
    <w:rsid w:val="00144C15"/>
    <w:rsid w:val="00144CE9"/>
    <w:rsid w:val="00146F7B"/>
    <w:rsid w:val="00151F00"/>
    <w:rsid w:val="00154F7F"/>
    <w:rsid w:val="00154FBD"/>
    <w:rsid w:val="0015616E"/>
    <w:rsid w:val="00156B24"/>
    <w:rsid w:val="001571D1"/>
    <w:rsid w:val="00162142"/>
    <w:rsid w:val="001621C0"/>
    <w:rsid w:val="001630D6"/>
    <w:rsid w:val="0016598F"/>
    <w:rsid w:val="0017142F"/>
    <w:rsid w:val="00171769"/>
    <w:rsid w:val="00174411"/>
    <w:rsid w:val="0017528C"/>
    <w:rsid w:val="00175C86"/>
    <w:rsid w:val="001812CF"/>
    <w:rsid w:val="00181424"/>
    <w:rsid w:val="00182D8A"/>
    <w:rsid w:val="00183A0C"/>
    <w:rsid w:val="00183B90"/>
    <w:rsid w:val="00184EE4"/>
    <w:rsid w:val="00186C34"/>
    <w:rsid w:val="00190AEB"/>
    <w:rsid w:val="00190EAD"/>
    <w:rsid w:val="00190F55"/>
    <w:rsid w:val="00192CC9"/>
    <w:rsid w:val="0019522C"/>
    <w:rsid w:val="00195999"/>
    <w:rsid w:val="00196594"/>
    <w:rsid w:val="001967C4"/>
    <w:rsid w:val="00197AC3"/>
    <w:rsid w:val="001A0A14"/>
    <w:rsid w:val="001A1368"/>
    <w:rsid w:val="001A28A4"/>
    <w:rsid w:val="001A2952"/>
    <w:rsid w:val="001A29F8"/>
    <w:rsid w:val="001A54F3"/>
    <w:rsid w:val="001A6CFA"/>
    <w:rsid w:val="001A7C00"/>
    <w:rsid w:val="001B1635"/>
    <w:rsid w:val="001B1FAF"/>
    <w:rsid w:val="001B2B0D"/>
    <w:rsid w:val="001B33D3"/>
    <w:rsid w:val="001B4246"/>
    <w:rsid w:val="001B6FDB"/>
    <w:rsid w:val="001B78F1"/>
    <w:rsid w:val="001C03FB"/>
    <w:rsid w:val="001C0E6F"/>
    <w:rsid w:val="001C1E8C"/>
    <w:rsid w:val="001C2A49"/>
    <w:rsid w:val="001D0F9B"/>
    <w:rsid w:val="001D2EC0"/>
    <w:rsid w:val="001D33A0"/>
    <w:rsid w:val="001D3A5A"/>
    <w:rsid w:val="001D446C"/>
    <w:rsid w:val="001D5D92"/>
    <w:rsid w:val="001D5F1B"/>
    <w:rsid w:val="001D7779"/>
    <w:rsid w:val="001E1F47"/>
    <w:rsid w:val="001E335B"/>
    <w:rsid w:val="001E3AD3"/>
    <w:rsid w:val="001E475E"/>
    <w:rsid w:val="001E699A"/>
    <w:rsid w:val="001E7354"/>
    <w:rsid w:val="001F071F"/>
    <w:rsid w:val="001F13BC"/>
    <w:rsid w:val="001F34CC"/>
    <w:rsid w:val="001F4494"/>
    <w:rsid w:val="001F62DF"/>
    <w:rsid w:val="001F70F5"/>
    <w:rsid w:val="001F7F4E"/>
    <w:rsid w:val="0020026C"/>
    <w:rsid w:val="00201A80"/>
    <w:rsid w:val="002025B3"/>
    <w:rsid w:val="002046BD"/>
    <w:rsid w:val="00206504"/>
    <w:rsid w:val="002120B6"/>
    <w:rsid w:val="00212771"/>
    <w:rsid w:val="0021420E"/>
    <w:rsid w:val="00215A59"/>
    <w:rsid w:val="00220671"/>
    <w:rsid w:val="00222370"/>
    <w:rsid w:val="00224A58"/>
    <w:rsid w:val="0022558A"/>
    <w:rsid w:val="00227DE9"/>
    <w:rsid w:val="002317C0"/>
    <w:rsid w:val="00232771"/>
    <w:rsid w:val="00235194"/>
    <w:rsid w:val="00240685"/>
    <w:rsid w:val="002421A2"/>
    <w:rsid w:val="002442FF"/>
    <w:rsid w:val="00244723"/>
    <w:rsid w:val="00247D7A"/>
    <w:rsid w:val="00250EFC"/>
    <w:rsid w:val="00250F08"/>
    <w:rsid w:val="00251CBA"/>
    <w:rsid w:val="00252367"/>
    <w:rsid w:val="002523C5"/>
    <w:rsid w:val="002523FF"/>
    <w:rsid w:val="00255D81"/>
    <w:rsid w:val="00257083"/>
    <w:rsid w:val="00257A40"/>
    <w:rsid w:val="002606BF"/>
    <w:rsid w:val="00265461"/>
    <w:rsid w:val="0026591B"/>
    <w:rsid w:val="002665FC"/>
    <w:rsid w:val="002676CB"/>
    <w:rsid w:val="0027075C"/>
    <w:rsid w:val="002708DA"/>
    <w:rsid w:val="0027436B"/>
    <w:rsid w:val="0027548B"/>
    <w:rsid w:val="002773F0"/>
    <w:rsid w:val="00277B85"/>
    <w:rsid w:val="002818DF"/>
    <w:rsid w:val="002827EE"/>
    <w:rsid w:val="0028297D"/>
    <w:rsid w:val="00282E40"/>
    <w:rsid w:val="002833A2"/>
    <w:rsid w:val="00283CFE"/>
    <w:rsid w:val="0028638A"/>
    <w:rsid w:val="00287478"/>
    <w:rsid w:val="00287597"/>
    <w:rsid w:val="00291085"/>
    <w:rsid w:val="00294464"/>
    <w:rsid w:val="002962D6"/>
    <w:rsid w:val="00296BBA"/>
    <w:rsid w:val="00297001"/>
    <w:rsid w:val="00297B7D"/>
    <w:rsid w:val="002A1FA1"/>
    <w:rsid w:val="002A2C44"/>
    <w:rsid w:val="002A39FB"/>
    <w:rsid w:val="002A49AF"/>
    <w:rsid w:val="002A5CF9"/>
    <w:rsid w:val="002A5E87"/>
    <w:rsid w:val="002B27AA"/>
    <w:rsid w:val="002B6563"/>
    <w:rsid w:val="002B72CF"/>
    <w:rsid w:val="002B76A5"/>
    <w:rsid w:val="002C012D"/>
    <w:rsid w:val="002C0B49"/>
    <w:rsid w:val="002C1259"/>
    <w:rsid w:val="002C1C71"/>
    <w:rsid w:val="002C303F"/>
    <w:rsid w:val="002C3CD8"/>
    <w:rsid w:val="002C43FD"/>
    <w:rsid w:val="002C5328"/>
    <w:rsid w:val="002C5909"/>
    <w:rsid w:val="002C7469"/>
    <w:rsid w:val="002D117A"/>
    <w:rsid w:val="002D2304"/>
    <w:rsid w:val="002D2DEE"/>
    <w:rsid w:val="002D5D02"/>
    <w:rsid w:val="002D63B3"/>
    <w:rsid w:val="002D6AA1"/>
    <w:rsid w:val="002D7D4B"/>
    <w:rsid w:val="002E3943"/>
    <w:rsid w:val="002E4701"/>
    <w:rsid w:val="002E49D7"/>
    <w:rsid w:val="002E6732"/>
    <w:rsid w:val="002E6C36"/>
    <w:rsid w:val="002F02D8"/>
    <w:rsid w:val="002F1D04"/>
    <w:rsid w:val="002F6637"/>
    <w:rsid w:val="002F6D64"/>
    <w:rsid w:val="00300D1D"/>
    <w:rsid w:val="00301FB8"/>
    <w:rsid w:val="0030261F"/>
    <w:rsid w:val="003035B7"/>
    <w:rsid w:val="00304D10"/>
    <w:rsid w:val="00310364"/>
    <w:rsid w:val="00311618"/>
    <w:rsid w:val="00311693"/>
    <w:rsid w:val="00312C36"/>
    <w:rsid w:val="00314EDD"/>
    <w:rsid w:val="00314F51"/>
    <w:rsid w:val="00320347"/>
    <w:rsid w:val="0032179B"/>
    <w:rsid w:val="0032233C"/>
    <w:rsid w:val="003223A1"/>
    <w:rsid w:val="00323D3D"/>
    <w:rsid w:val="00325470"/>
    <w:rsid w:val="00326968"/>
    <w:rsid w:val="00327374"/>
    <w:rsid w:val="003313C7"/>
    <w:rsid w:val="00332112"/>
    <w:rsid w:val="003339EC"/>
    <w:rsid w:val="00335805"/>
    <w:rsid w:val="00340440"/>
    <w:rsid w:val="003408C5"/>
    <w:rsid w:val="00341586"/>
    <w:rsid w:val="0034330B"/>
    <w:rsid w:val="00343C22"/>
    <w:rsid w:val="003444FE"/>
    <w:rsid w:val="003458F4"/>
    <w:rsid w:val="0035031C"/>
    <w:rsid w:val="003528C4"/>
    <w:rsid w:val="00354F74"/>
    <w:rsid w:val="00355618"/>
    <w:rsid w:val="00357764"/>
    <w:rsid w:val="00357F49"/>
    <w:rsid w:val="00360802"/>
    <w:rsid w:val="00360A7C"/>
    <w:rsid w:val="003611A9"/>
    <w:rsid w:val="00361424"/>
    <w:rsid w:val="003614EA"/>
    <w:rsid w:val="00361729"/>
    <w:rsid w:val="003624E2"/>
    <w:rsid w:val="003627C1"/>
    <w:rsid w:val="003655C5"/>
    <w:rsid w:val="0036771C"/>
    <w:rsid w:val="00370D82"/>
    <w:rsid w:val="00371E5C"/>
    <w:rsid w:val="003730F2"/>
    <w:rsid w:val="003737CC"/>
    <w:rsid w:val="003764D5"/>
    <w:rsid w:val="003771BF"/>
    <w:rsid w:val="00380563"/>
    <w:rsid w:val="00380691"/>
    <w:rsid w:val="00382438"/>
    <w:rsid w:val="00382EDD"/>
    <w:rsid w:val="00383AFD"/>
    <w:rsid w:val="00383BD5"/>
    <w:rsid w:val="003859AD"/>
    <w:rsid w:val="00386204"/>
    <w:rsid w:val="003866DC"/>
    <w:rsid w:val="0039141A"/>
    <w:rsid w:val="0039142B"/>
    <w:rsid w:val="003940DF"/>
    <w:rsid w:val="003950B5"/>
    <w:rsid w:val="003950C7"/>
    <w:rsid w:val="0039652F"/>
    <w:rsid w:val="00396A95"/>
    <w:rsid w:val="00397016"/>
    <w:rsid w:val="003A083A"/>
    <w:rsid w:val="003A1F65"/>
    <w:rsid w:val="003A34B8"/>
    <w:rsid w:val="003A56AA"/>
    <w:rsid w:val="003A58B3"/>
    <w:rsid w:val="003A5EA9"/>
    <w:rsid w:val="003A73A4"/>
    <w:rsid w:val="003B0774"/>
    <w:rsid w:val="003B084B"/>
    <w:rsid w:val="003B1D6B"/>
    <w:rsid w:val="003B5218"/>
    <w:rsid w:val="003B710C"/>
    <w:rsid w:val="003B7130"/>
    <w:rsid w:val="003B7F45"/>
    <w:rsid w:val="003C0074"/>
    <w:rsid w:val="003C13E9"/>
    <w:rsid w:val="003C3B86"/>
    <w:rsid w:val="003C48C7"/>
    <w:rsid w:val="003C4E9F"/>
    <w:rsid w:val="003C5FDF"/>
    <w:rsid w:val="003C6548"/>
    <w:rsid w:val="003C69A9"/>
    <w:rsid w:val="003C737A"/>
    <w:rsid w:val="003C7D98"/>
    <w:rsid w:val="003C7FB7"/>
    <w:rsid w:val="003D0419"/>
    <w:rsid w:val="003D1104"/>
    <w:rsid w:val="003D1CC6"/>
    <w:rsid w:val="003D28FF"/>
    <w:rsid w:val="003D2C9D"/>
    <w:rsid w:val="003D3BF7"/>
    <w:rsid w:val="003D5742"/>
    <w:rsid w:val="003D7F7B"/>
    <w:rsid w:val="003E0094"/>
    <w:rsid w:val="003E120E"/>
    <w:rsid w:val="003E1E71"/>
    <w:rsid w:val="003E21A5"/>
    <w:rsid w:val="003E2D85"/>
    <w:rsid w:val="003E3891"/>
    <w:rsid w:val="003E4D23"/>
    <w:rsid w:val="003E5243"/>
    <w:rsid w:val="003E5B5C"/>
    <w:rsid w:val="003E5BE3"/>
    <w:rsid w:val="003F09E9"/>
    <w:rsid w:val="003F0F35"/>
    <w:rsid w:val="003F14A1"/>
    <w:rsid w:val="003F28E8"/>
    <w:rsid w:val="003F298D"/>
    <w:rsid w:val="003F305C"/>
    <w:rsid w:val="003F31BF"/>
    <w:rsid w:val="003F4433"/>
    <w:rsid w:val="003F4616"/>
    <w:rsid w:val="00400811"/>
    <w:rsid w:val="00401437"/>
    <w:rsid w:val="00403A30"/>
    <w:rsid w:val="00404991"/>
    <w:rsid w:val="004067B9"/>
    <w:rsid w:val="00407277"/>
    <w:rsid w:val="00410197"/>
    <w:rsid w:val="0041118B"/>
    <w:rsid w:val="00412160"/>
    <w:rsid w:val="0041309E"/>
    <w:rsid w:val="00413934"/>
    <w:rsid w:val="00416EFA"/>
    <w:rsid w:val="00417A0A"/>
    <w:rsid w:val="00421DB7"/>
    <w:rsid w:val="00423BAB"/>
    <w:rsid w:val="00425895"/>
    <w:rsid w:val="0042610E"/>
    <w:rsid w:val="00426B52"/>
    <w:rsid w:val="00426E75"/>
    <w:rsid w:val="00427246"/>
    <w:rsid w:val="004276B7"/>
    <w:rsid w:val="00427759"/>
    <w:rsid w:val="00430D16"/>
    <w:rsid w:val="00431085"/>
    <w:rsid w:val="004326B3"/>
    <w:rsid w:val="00433D3F"/>
    <w:rsid w:val="00433E35"/>
    <w:rsid w:val="004374F5"/>
    <w:rsid w:val="004377AA"/>
    <w:rsid w:val="00441418"/>
    <w:rsid w:val="00443B71"/>
    <w:rsid w:val="00447EDC"/>
    <w:rsid w:val="0045207A"/>
    <w:rsid w:val="00452822"/>
    <w:rsid w:val="00452ABF"/>
    <w:rsid w:val="00454DF0"/>
    <w:rsid w:val="004573AC"/>
    <w:rsid w:val="004576E2"/>
    <w:rsid w:val="00460124"/>
    <w:rsid w:val="00461B5C"/>
    <w:rsid w:val="00461B7F"/>
    <w:rsid w:val="00466B81"/>
    <w:rsid w:val="00466FF4"/>
    <w:rsid w:val="00470CB9"/>
    <w:rsid w:val="004714BD"/>
    <w:rsid w:val="004725BC"/>
    <w:rsid w:val="00474E12"/>
    <w:rsid w:val="004772C3"/>
    <w:rsid w:val="00477D5D"/>
    <w:rsid w:val="004817CE"/>
    <w:rsid w:val="00482A6C"/>
    <w:rsid w:val="00484577"/>
    <w:rsid w:val="0048569B"/>
    <w:rsid w:val="00485A16"/>
    <w:rsid w:val="00486486"/>
    <w:rsid w:val="00486939"/>
    <w:rsid w:val="0048759C"/>
    <w:rsid w:val="00492C7C"/>
    <w:rsid w:val="00492D0A"/>
    <w:rsid w:val="00494EE7"/>
    <w:rsid w:val="004978D4"/>
    <w:rsid w:val="004A0C8E"/>
    <w:rsid w:val="004A22B8"/>
    <w:rsid w:val="004A4ABD"/>
    <w:rsid w:val="004A63EF"/>
    <w:rsid w:val="004A6ADD"/>
    <w:rsid w:val="004A6D64"/>
    <w:rsid w:val="004B094B"/>
    <w:rsid w:val="004B0CC7"/>
    <w:rsid w:val="004B1CB2"/>
    <w:rsid w:val="004B1E1C"/>
    <w:rsid w:val="004B6891"/>
    <w:rsid w:val="004B7B75"/>
    <w:rsid w:val="004C4820"/>
    <w:rsid w:val="004C5819"/>
    <w:rsid w:val="004C621A"/>
    <w:rsid w:val="004C6630"/>
    <w:rsid w:val="004C7E1F"/>
    <w:rsid w:val="004D164B"/>
    <w:rsid w:val="004D3A01"/>
    <w:rsid w:val="004D3D33"/>
    <w:rsid w:val="004D4711"/>
    <w:rsid w:val="004D60A6"/>
    <w:rsid w:val="004D6EF5"/>
    <w:rsid w:val="004E13AE"/>
    <w:rsid w:val="004E63C0"/>
    <w:rsid w:val="004E7236"/>
    <w:rsid w:val="004E7C08"/>
    <w:rsid w:val="004F2550"/>
    <w:rsid w:val="004F4A3C"/>
    <w:rsid w:val="004F768F"/>
    <w:rsid w:val="004F7A79"/>
    <w:rsid w:val="004F7EB4"/>
    <w:rsid w:val="00501AE7"/>
    <w:rsid w:val="00507EF2"/>
    <w:rsid w:val="00510E42"/>
    <w:rsid w:val="00513D16"/>
    <w:rsid w:val="00514C20"/>
    <w:rsid w:val="00517575"/>
    <w:rsid w:val="00520130"/>
    <w:rsid w:val="005210A8"/>
    <w:rsid w:val="00521D5C"/>
    <w:rsid w:val="005220C7"/>
    <w:rsid w:val="005225C9"/>
    <w:rsid w:val="005229C6"/>
    <w:rsid w:val="00525B02"/>
    <w:rsid w:val="00526D81"/>
    <w:rsid w:val="00527089"/>
    <w:rsid w:val="005279A0"/>
    <w:rsid w:val="0053098F"/>
    <w:rsid w:val="00531C1D"/>
    <w:rsid w:val="00534962"/>
    <w:rsid w:val="00536B40"/>
    <w:rsid w:val="005405E5"/>
    <w:rsid w:val="00542C9D"/>
    <w:rsid w:val="00544586"/>
    <w:rsid w:val="0054508D"/>
    <w:rsid w:val="005453AF"/>
    <w:rsid w:val="00545762"/>
    <w:rsid w:val="00550714"/>
    <w:rsid w:val="005514F2"/>
    <w:rsid w:val="00551A0B"/>
    <w:rsid w:val="00553806"/>
    <w:rsid w:val="0055519A"/>
    <w:rsid w:val="005554A0"/>
    <w:rsid w:val="005605B9"/>
    <w:rsid w:val="00560EB5"/>
    <w:rsid w:val="00562ABD"/>
    <w:rsid w:val="00567C62"/>
    <w:rsid w:val="00567F6D"/>
    <w:rsid w:val="00570198"/>
    <w:rsid w:val="00570C1D"/>
    <w:rsid w:val="00576EB4"/>
    <w:rsid w:val="00581BEF"/>
    <w:rsid w:val="00581CFD"/>
    <w:rsid w:val="00582672"/>
    <w:rsid w:val="00584B7E"/>
    <w:rsid w:val="005850D9"/>
    <w:rsid w:val="00585D1F"/>
    <w:rsid w:val="005920BC"/>
    <w:rsid w:val="00594103"/>
    <w:rsid w:val="00594641"/>
    <w:rsid w:val="00594982"/>
    <w:rsid w:val="00596E69"/>
    <w:rsid w:val="00597DD7"/>
    <w:rsid w:val="005A181F"/>
    <w:rsid w:val="005A1E1F"/>
    <w:rsid w:val="005A3486"/>
    <w:rsid w:val="005A464E"/>
    <w:rsid w:val="005A555C"/>
    <w:rsid w:val="005A6C05"/>
    <w:rsid w:val="005A7F34"/>
    <w:rsid w:val="005B1873"/>
    <w:rsid w:val="005B2233"/>
    <w:rsid w:val="005B23B3"/>
    <w:rsid w:val="005B2C63"/>
    <w:rsid w:val="005C2086"/>
    <w:rsid w:val="005C27FF"/>
    <w:rsid w:val="005C3509"/>
    <w:rsid w:val="005C5C54"/>
    <w:rsid w:val="005C781F"/>
    <w:rsid w:val="005D055D"/>
    <w:rsid w:val="005D3B93"/>
    <w:rsid w:val="005D50E5"/>
    <w:rsid w:val="005D6E6A"/>
    <w:rsid w:val="005D7257"/>
    <w:rsid w:val="005E06F2"/>
    <w:rsid w:val="005E0E2C"/>
    <w:rsid w:val="005E2581"/>
    <w:rsid w:val="005E3A8F"/>
    <w:rsid w:val="005E50E8"/>
    <w:rsid w:val="005E6045"/>
    <w:rsid w:val="005E773F"/>
    <w:rsid w:val="005F066E"/>
    <w:rsid w:val="005F1655"/>
    <w:rsid w:val="005F19A7"/>
    <w:rsid w:val="005F1AB9"/>
    <w:rsid w:val="005F1D9F"/>
    <w:rsid w:val="005F1FDD"/>
    <w:rsid w:val="005F3314"/>
    <w:rsid w:val="005F3C16"/>
    <w:rsid w:val="005F425E"/>
    <w:rsid w:val="005F7FB3"/>
    <w:rsid w:val="00600550"/>
    <w:rsid w:val="00600BF1"/>
    <w:rsid w:val="00604C6F"/>
    <w:rsid w:val="00605608"/>
    <w:rsid w:val="00606457"/>
    <w:rsid w:val="00606CE7"/>
    <w:rsid w:val="00606CED"/>
    <w:rsid w:val="0060781D"/>
    <w:rsid w:val="00610E15"/>
    <w:rsid w:val="00611137"/>
    <w:rsid w:val="00612749"/>
    <w:rsid w:val="00612B07"/>
    <w:rsid w:val="00614B8C"/>
    <w:rsid w:val="00617DB1"/>
    <w:rsid w:val="006215DA"/>
    <w:rsid w:val="00621B48"/>
    <w:rsid w:val="006303D1"/>
    <w:rsid w:val="00630970"/>
    <w:rsid w:val="00630A51"/>
    <w:rsid w:val="00634A47"/>
    <w:rsid w:val="00640FEA"/>
    <w:rsid w:val="0064250C"/>
    <w:rsid w:val="00645CF2"/>
    <w:rsid w:val="006474FB"/>
    <w:rsid w:val="00647CB1"/>
    <w:rsid w:val="00650845"/>
    <w:rsid w:val="00652D1C"/>
    <w:rsid w:val="006613E4"/>
    <w:rsid w:val="006618B8"/>
    <w:rsid w:val="00662832"/>
    <w:rsid w:val="00662FC0"/>
    <w:rsid w:val="0066542D"/>
    <w:rsid w:val="00673737"/>
    <w:rsid w:val="00673740"/>
    <w:rsid w:val="006748BF"/>
    <w:rsid w:val="00675146"/>
    <w:rsid w:val="00681098"/>
    <w:rsid w:val="00683A0B"/>
    <w:rsid w:val="006874F2"/>
    <w:rsid w:val="006919BC"/>
    <w:rsid w:val="006919FA"/>
    <w:rsid w:val="006A08D6"/>
    <w:rsid w:val="006A17FD"/>
    <w:rsid w:val="006A377B"/>
    <w:rsid w:val="006A44CA"/>
    <w:rsid w:val="006A454B"/>
    <w:rsid w:val="006B0CDF"/>
    <w:rsid w:val="006B1D53"/>
    <w:rsid w:val="006B21FE"/>
    <w:rsid w:val="006B23A9"/>
    <w:rsid w:val="006B2C72"/>
    <w:rsid w:val="006B3319"/>
    <w:rsid w:val="006B5F5F"/>
    <w:rsid w:val="006B6677"/>
    <w:rsid w:val="006B6701"/>
    <w:rsid w:val="006B779D"/>
    <w:rsid w:val="006B7DF5"/>
    <w:rsid w:val="006C04FF"/>
    <w:rsid w:val="006C1724"/>
    <w:rsid w:val="006C228C"/>
    <w:rsid w:val="006C4196"/>
    <w:rsid w:val="006C4AB6"/>
    <w:rsid w:val="006C4D7B"/>
    <w:rsid w:val="006C628C"/>
    <w:rsid w:val="006C6783"/>
    <w:rsid w:val="006D0E99"/>
    <w:rsid w:val="006D200D"/>
    <w:rsid w:val="006D6CB5"/>
    <w:rsid w:val="006D7280"/>
    <w:rsid w:val="006E1475"/>
    <w:rsid w:val="006E1C5F"/>
    <w:rsid w:val="006E2E78"/>
    <w:rsid w:val="006F0AA2"/>
    <w:rsid w:val="006F485A"/>
    <w:rsid w:val="006F5522"/>
    <w:rsid w:val="006F5DA3"/>
    <w:rsid w:val="006F7013"/>
    <w:rsid w:val="00700D27"/>
    <w:rsid w:val="00700EBD"/>
    <w:rsid w:val="00701902"/>
    <w:rsid w:val="007036CB"/>
    <w:rsid w:val="007037A7"/>
    <w:rsid w:val="0070400A"/>
    <w:rsid w:val="00706452"/>
    <w:rsid w:val="00710EF3"/>
    <w:rsid w:val="00711001"/>
    <w:rsid w:val="00711BCB"/>
    <w:rsid w:val="00714686"/>
    <w:rsid w:val="007155A5"/>
    <w:rsid w:val="00715E58"/>
    <w:rsid w:val="00716465"/>
    <w:rsid w:val="0071668A"/>
    <w:rsid w:val="00717A1D"/>
    <w:rsid w:val="00717E9B"/>
    <w:rsid w:val="007222EE"/>
    <w:rsid w:val="00722EB7"/>
    <w:rsid w:val="00726935"/>
    <w:rsid w:val="00730CF9"/>
    <w:rsid w:val="007314F3"/>
    <w:rsid w:val="00731800"/>
    <w:rsid w:val="00732BE3"/>
    <w:rsid w:val="00735302"/>
    <w:rsid w:val="007368E4"/>
    <w:rsid w:val="00736C05"/>
    <w:rsid w:val="00736D32"/>
    <w:rsid w:val="0073783B"/>
    <w:rsid w:val="00740ADF"/>
    <w:rsid w:val="00741FFA"/>
    <w:rsid w:val="00743A43"/>
    <w:rsid w:val="00745BBD"/>
    <w:rsid w:val="00746461"/>
    <w:rsid w:val="00752A1E"/>
    <w:rsid w:val="00752EB0"/>
    <w:rsid w:val="00756253"/>
    <w:rsid w:val="0075759D"/>
    <w:rsid w:val="00760AED"/>
    <w:rsid w:val="007620BE"/>
    <w:rsid w:val="00766CEF"/>
    <w:rsid w:val="00767E1D"/>
    <w:rsid w:val="00770A5D"/>
    <w:rsid w:val="0077379D"/>
    <w:rsid w:val="007750C1"/>
    <w:rsid w:val="007755C8"/>
    <w:rsid w:val="007775CF"/>
    <w:rsid w:val="0078042D"/>
    <w:rsid w:val="0078054C"/>
    <w:rsid w:val="00781AA1"/>
    <w:rsid w:val="00783A8F"/>
    <w:rsid w:val="007853FB"/>
    <w:rsid w:val="00786EA1"/>
    <w:rsid w:val="00787CF2"/>
    <w:rsid w:val="007922F5"/>
    <w:rsid w:val="00792306"/>
    <w:rsid w:val="00792BB8"/>
    <w:rsid w:val="00795FCE"/>
    <w:rsid w:val="007977F8"/>
    <w:rsid w:val="007978ED"/>
    <w:rsid w:val="007A1EE0"/>
    <w:rsid w:val="007A3448"/>
    <w:rsid w:val="007A46FC"/>
    <w:rsid w:val="007A4836"/>
    <w:rsid w:val="007A7717"/>
    <w:rsid w:val="007B009B"/>
    <w:rsid w:val="007B1840"/>
    <w:rsid w:val="007C08FE"/>
    <w:rsid w:val="007C208A"/>
    <w:rsid w:val="007C32BA"/>
    <w:rsid w:val="007C416D"/>
    <w:rsid w:val="007C5B78"/>
    <w:rsid w:val="007D02B7"/>
    <w:rsid w:val="007D0D3A"/>
    <w:rsid w:val="007D1F67"/>
    <w:rsid w:val="007D28BB"/>
    <w:rsid w:val="007D35D5"/>
    <w:rsid w:val="007D4614"/>
    <w:rsid w:val="007D4AF8"/>
    <w:rsid w:val="007D5070"/>
    <w:rsid w:val="007D63A0"/>
    <w:rsid w:val="007D6872"/>
    <w:rsid w:val="007D7E0F"/>
    <w:rsid w:val="007E288B"/>
    <w:rsid w:val="007E29FF"/>
    <w:rsid w:val="007E4CF6"/>
    <w:rsid w:val="007E5749"/>
    <w:rsid w:val="007E61D0"/>
    <w:rsid w:val="007E69A6"/>
    <w:rsid w:val="007F0896"/>
    <w:rsid w:val="007F2079"/>
    <w:rsid w:val="007F3D4F"/>
    <w:rsid w:val="007F48CE"/>
    <w:rsid w:val="007F4914"/>
    <w:rsid w:val="007F611A"/>
    <w:rsid w:val="007F6453"/>
    <w:rsid w:val="007F7D60"/>
    <w:rsid w:val="007F7F39"/>
    <w:rsid w:val="00801288"/>
    <w:rsid w:val="008033A6"/>
    <w:rsid w:val="00803E9A"/>
    <w:rsid w:val="00804EA4"/>
    <w:rsid w:val="00805DB9"/>
    <w:rsid w:val="00806266"/>
    <w:rsid w:val="008104F5"/>
    <w:rsid w:val="00811432"/>
    <w:rsid w:val="00811B4D"/>
    <w:rsid w:val="00813445"/>
    <w:rsid w:val="008142DA"/>
    <w:rsid w:val="0081476B"/>
    <w:rsid w:val="00814BA7"/>
    <w:rsid w:val="008157ED"/>
    <w:rsid w:val="00817F6E"/>
    <w:rsid w:val="00820748"/>
    <w:rsid w:val="00822668"/>
    <w:rsid w:val="00822E32"/>
    <w:rsid w:val="00823C68"/>
    <w:rsid w:val="00824A17"/>
    <w:rsid w:val="008270FC"/>
    <w:rsid w:val="00827C5A"/>
    <w:rsid w:val="008321E7"/>
    <w:rsid w:val="008328EE"/>
    <w:rsid w:val="00832E3B"/>
    <w:rsid w:val="00832E85"/>
    <w:rsid w:val="00836592"/>
    <w:rsid w:val="00836DBF"/>
    <w:rsid w:val="00837455"/>
    <w:rsid w:val="00841548"/>
    <w:rsid w:val="008434D8"/>
    <w:rsid w:val="00843F24"/>
    <w:rsid w:val="008470C6"/>
    <w:rsid w:val="00851188"/>
    <w:rsid w:val="00851FF4"/>
    <w:rsid w:val="008524DC"/>
    <w:rsid w:val="00852F97"/>
    <w:rsid w:val="008530C5"/>
    <w:rsid w:val="008547CB"/>
    <w:rsid w:val="00854B5A"/>
    <w:rsid w:val="00854D2F"/>
    <w:rsid w:val="00855C5D"/>
    <w:rsid w:val="00856526"/>
    <w:rsid w:val="00861C58"/>
    <w:rsid w:val="00862E2E"/>
    <w:rsid w:val="00862F8A"/>
    <w:rsid w:val="0086602D"/>
    <w:rsid w:val="0086709C"/>
    <w:rsid w:val="008708C9"/>
    <w:rsid w:val="00871B3B"/>
    <w:rsid w:val="0087230F"/>
    <w:rsid w:val="0087260D"/>
    <w:rsid w:val="00874AA9"/>
    <w:rsid w:val="008759FB"/>
    <w:rsid w:val="00875FDD"/>
    <w:rsid w:val="00880328"/>
    <w:rsid w:val="00880C7A"/>
    <w:rsid w:val="00881030"/>
    <w:rsid w:val="0088209D"/>
    <w:rsid w:val="0088243E"/>
    <w:rsid w:val="008825F9"/>
    <w:rsid w:val="00883037"/>
    <w:rsid w:val="00883831"/>
    <w:rsid w:val="00883946"/>
    <w:rsid w:val="00883F20"/>
    <w:rsid w:val="00885843"/>
    <w:rsid w:val="00886A26"/>
    <w:rsid w:val="00887431"/>
    <w:rsid w:val="0089012A"/>
    <w:rsid w:val="0089038E"/>
    <w:rsid w:val="00890C6D"/>
    <w:rsid w:val="00890FDA"/>
    <w:rsid w:val="00891E9E"/>
    <w:rsid w:val="008940D6"/>
    <w:rsid w:val="00895A06"/>
    <w:rsid w:val="008A279C"/>
    <w:rsid w:val="008A2920"/>
    <w:rsid w:val="008A342E"/>
    <w:rsid w:val="008A3D32"/>
    <w:rsid w:val="008A4572"/>
    <w:rsid w:val="008A496F"/>
    <w:rsid w:val="008A6FA8"/>
    <w:rsid w:val="008B0371"/>
    <w:rsid w:val="008B22B9"/>
    <w:rsid w:val="008B463E"/>
    <w:rsid w:val="008B473D"/>
    <w:rsid w:val="008B6645"/>
    <w:rsid w:val="008B72EF"/>
    <w:rsid w:val="008C1D39"/>
    <w:rsid w:val="008C2F73"/>
    <w:rsid w:val="008C486E"/>
    <w:rsid w:val="008C4BC8"/>
    <w:rsid w:val="008C4FC9"/>
    <w:rsid w:val="008C6986"/>
    <w:rsid w:val="008D21A5"/>
    <w:rsid w:val="008D25D0"/>
    <w:rsid w:val="008D290A"/>
    <w:rsid w:val="008D2F19"/>
    <w:rsid w:val="008D4478"/>
    <w:rsid w:val="008D4B86"/>
    <w:rsid w:val="008D7286"/>
    <w:rsid w:val="008E3536"/>
    <w:rsid w:val="008E3DA0"/>
    <w:rsid w:val="008E4048"/>
    <w:rsid w:val="008E40E6"/>
    <w:rsid w:val="008E514E"/>
    <w:rsid w:val="008E521C"/>
    <w:rsid w:val="008E54B6"/>
    <w:rsid w:val="008E7879"/>
    <w:rsid w:val="008F0D21"/>
    <w:rsid w:val="008F41DA"/>
    <w:rsid w:val="008F43C4"/>
    <w:rsid w:val="008F6488"/>
    <w:rsid w:val="0090053C"/>
    <w:rsid w:val="00901078"/>
    <w:rsid w:val="009016BA"/>
    <w:rsid w:val="00907D99"/>
    <w:rsid w:val="009133C4"/>
    <w:rsid w:val="009135F6"/>
    <w:rsid w:val="0091372F"/>
    <w:rsid w:val="00913A4B"/>
    <w:rsid w:val="0091622E"/>
    <w:rsid w:val="00920A9E"/>
    <w:rsid w:val="00920CFB"/>
    <w:rsid w:val="0092384B"/>
    <w:rsid w:val="00926F41"/>
    <w:rsid w:val="00927524"/>
    <w:rsid w:val="0093002B"/>
    <w:rsid w:val="0093255A"/>
    <w:rsid w:val="009337F1"/>
    <w:rsid w:val="009347F2"/>
    <w:rsid w:val="0093609E"/>
    <w:rsid w:val="00936325"/>
    <w:rsid w:val="00936F48"/>
    <w:rsid w:val="009374C8"/>
    <w:rsid w:val="0094051F"/>
    <w:rsid w:val="00941A41"/>
    <w:rsid w:val="00942970"/>
    <w:rsid w:val="00942C23"/>
    <w:rsid w:val="00946815"/>
    <w:rsid w:val="009476A3"/>
    <w:rsid w:val="009508FF"/>
    <w:rsid w:val="00951B6B"/>
    <w:rsid w:val="00957AC6"/>
    <w:rsid w:val="00960D96"/>
    <w:rsid w:val="0096216C"/>
    <w:rsid w:val="00963392"/>
    <w:rsid w:val="00963511"/>
    <w:rsid w:val="00963590"/>
    <w:rsid w:val="009636F1"/>
    <w:rsid w:val="00965012"/>
    <w:rsid w:val="00967FC6"/>
    <w:rsid w:val="009709CF"/>
    <w:rsid w:val="00971812"/>
    <w:rsid w:val="00971AC0"/>
    <w:rsid w:val="00973B39"/>
    <w:rsid w:val="00975470"/>
    <w:rsid w:val="0098319C"/>
    <w:rsid w:val="00985749"/>
    <w:rsid w:val="00985B12"/>
    <w:rsid w:val="0099129E"/>
    <w:rsid w:val="00991838"/>
    <w:rsid w:val="009922E8"/>
    <w:rsid w:val="00992F55"/>
    <w:rsid w:val="0099416B"/>
    <w:rsid w:val="00995D46"/>
    <w:rsid w:val="009961BB"/>
    <w:rsid w:val="0099666A"/>
    <w:rsid w:val="009966E4"/>
    <w:rsid w:val="00996FE5"/>
    <w:rsid w:val="009A314B"/>
    <w:rsid w:val="009A635E"/>
    <w:rsid w:val="009A6855"/>
    <w:rsid w:val="009B0247"/>
    <w:rsid w:val="009B18C6"/>
    <w:rsid w:val="009B5244"/>
    <w:rsid w:val="009B7E9A"/>
    <w:rsid w:val="009C12C3"/>
    <w:rsid w:val="009C478A"/>
    <w:rsid w:val="009C4D58"/>
    <w:rsid w:val="009C5D95"/>
    <w:rsid w:val="009C740F"/>
    <w:rsid w:val="009D0A84"/>
    <w:rsid w:val="009D0DA7"/>
    <w:rsid w:val="009D23C0"/>
    <w:rsid w:val="009D2D7C"/>
    <w:rsid w:val="009D3813"/>
    <w:rsid w:val="009D4997"/>
    <w:rsid w:val="009D5CBE"/>
    <w:rsid w:val="009D704B"/>
    <w:rsid w:val="009D772F"/>
    <w:rsid w:val="009D7D05"/>
    <w:rsid w:val="009E1EAB"/>
    <w:rsid w:val="009E24AE"/>
    <w:rsid w:val="009E3BB8"/>
    <w:rsid w:val="009E68FA"/>
    <w:rsid w:val="009F0798"/>
    <w:rsid w:val="009F1240"/>
    <w:rsid w:val="009F1E8B"/>
    <w:rsid w:val="009F2A55"/>
    <w:rsid w:val="009F50B4"/>
    <w:rsid w:val="009F5733"/>
    <w:rsid w:val="00A00B26"/>
    <w:rsid w:val="00A010C6"/>
    <w:rsid w:val="00A02AAC"/>
    <w:rsid w:val="00A030E0"/>
    <w:rsid w:val="00A0332C"/>
    <w:rsid w:val="00A03E55"/>
    <w:rsid w:val="00A03E78"/>
    <w:rsid w:val="00A05318"/>
    <w:rsid w:val="00A05758"/>
    <w:rsid w:val="00A11586"/>
    <w:rsid w:val="00A13279"/>
    <w:rsid w:val="00A15063"/>
    <w:rsid w:val="00A16027"/>
    <w:rsid w:val="00A1680D"/>
    <w:rsid w:val="00A20690"/>
    <w:rsid w:val="00A22B1B"/>
    <w:rsid w:val="00A22FCC"/>
    <w:rsid w:val="00A25546"/>
    <w:rsid w:val="00A30646"/>
    <w:rsid w:val="00A30F25"/>
    <w:rsid w:val="00A323EF"/>
    <w:rsid w:val="00A327CB"/>
    <w:rsid w:val="00A32CC3"/>
    <w:rsid w:val="00A37F38"/>
    <w:rsid w:val="00A439CC"/>
    <w:rsid w:val="00A44A1C"/>
    <w:rsid w:val="00A4667D"/>
    <w:rsid w:val="00A46A6B"/>
    <w:rsid w:val="00A474F0"/>
    <w:rsid w:val="00A47F29"/>
    <w:rsid w:val="00A522CA"/>
    <w:rsid w:val="00A53EAC"/>
    <w:rsid w:val="00A570A4"/>
    <w:rsid w:val="00A60604"/>
    <w:rsid w:val="00A613BC"/>
    <w:rsid w:val="00A61E1A"/>
    <w:rsid w:val="00A62F50"/>
    <w:rsid w:val="00A6599B"/>
    <w:rsid w:val="00A65C67"/>
    <w:rsid w:val="00A665BB"/>
    <w:rsid w:val="00A66EC4"/>
    <w:rsid w:val="00A71713"/>
    <w:rsid w:val="00A7172A"/>
    <w:rsid w:val="00A7227A"/>
    <w:rsid w:val="00A7289D"/>
    <w:rsid w:val="00A7537E"/>
    <w:rsid w:val="00A82425"/>
    <w:rsid w:val="00A843D6"/>
    <w:rsid w:val="00A843FB"/>
    <w:rsid w:val="00A87119"/>
    <w:rsid w:val="00A8779C"/>
    <w:rsid w:val="00A87C14"/>
    <w:rsid w:val="00A9042D"/>
    <w:rsid w:val="00A9043F"/>
    <w:rsid w:val="00A9054B"/>
    <w:rsid w:val="00A908E2"/>
    <w:rsid w:val="00A90C63"/>
    <w:rsid w:val="00A90EBC"/>
    <w:rsid w:val="00A91C64"/>
    <w:rsid w:val="00A962DE"/>
    <w:rsid w:val="00A97B91"/>
    <w:rsid w:val="00A97ED1"/>
    <w:rsid w:val="00AA079F"/>
    <w:rsid w:val="00AA363C"/>
    <w:rsid w:val="00AA7179"/>
    <w:rsid w:val="00AB1096"/>
    <w:rsid w:val="00AB32DE"/>
    <w:rsid w:val="00AB3D1F"/>
    <w:rsid w:val="00AB4F1B"/>
    <w:rsid w:val="00AB7705"/>
    <w:rsid w:val="00AC084A"/>
    <w:rsid w:val="00AC08A4"/>
    <w:rsid w:val="00AC2D02"/>
    <w:rsid w:val="00AC2D59"/>
    <w:rsid w:val="00AC3541"/>
    <w:rsid w:val="00AC4043"/>
    <w:rsid w:val="00AD1103"/>
    <w:rsid w:val="00AD4AD8"/>
    <w:rsid w:val="00AD4C4D"/>
    <w:rsid w:val="00AE2C3C"/>
    <w:rsid w:val="00AE30BA"/>
    <w:rsid w:val="00AE43D4"/>
    <w:rsid w:val="00AE5432"/>
    <w:rsid w:val="00AE7B37"/>
    <w:rsid w:val="00AF033F"/>
    <w:rsid w:val="00AF0B59"/>
    <w:rsid w:val="00AF1619"/>
    <w:rsid w:val="00AF23C4"/>
    <w:rsid w:val="00AF25BC"/>
    <w:rsid w:val="00AF2D90"/>
    <w:rsid w:val="00AF2EC6"/>
    <w:rsid w:val="00AF5843"/>
    <w:rsid w:val="00AF5DAF"/>
    <w:rsid w:val="00AF6272"/>
    <w:rsid w:val="00B05F92"/>
    <w:rsid w:val="00B10B0B"/>
    <w:rsid w:val="00B13068"/>
    <w:rsid w:val="00B1486C"/>
    <w:rsid w:val="00B159F1"/>
    <w:rsid w:val="00B211B3"/>
    <w:rsid w:val="00B244EC"/>
    <w:rsid w:val="00B2482A"/>
    <w:rsid w:val="00B25CB4"/>
    <w:rsid w:val="00B3050B"/>
    <w:rsid w:val="00B33B23"/>
    <w:rsid w:val="00B34534"/>
    <w:rsid w:val="00B34C57"/>
    <w:rsid w:val="00B34ECE"/>
    <w:rsid w:val="00B35B43"/>
    <w:rsid w:val="00B402FE"/>
    <w:rsid w:val="00B4152B"/>
    <w:rsid w:val="00B42822"/>
    <w:rsid w:val="00B43311"/>
    <w:rsid w:val="00B454D2"/>
    <w:rsid w:val="00B4595C"/>
    <w:rsid w:val="00B50447"/>
    <w:rsid w:val="00B52CC0"/>
    <w:rsid w:val="00B55A1D"/>
    <w:rsid w:val="00B56F5F"/>
    <w:rsid w:val="00B573FC"/>
    <w:rsid w:val="00B6025B"/>
    <w:rsid w:val="00B60974"/>
    <w:rsid w:val="00B60BC2"/>
    <w:rsid w:val="00B60DAB"/>
    <w:rsid w:val="00B667A3"/>
    <w:rsid w:val="00B707A1"/>
    <w:rsid w:val="00B73591"/>
    <w:rsid w:val="00B7387E"/>
    <w:rsid w:val="00B73E13"/>
    <w:rsid w:val="00B7545B"/>
    <w:rsid w:val="00B754B7"/>
    <w:rsid w:val="00B75C74"/>
    <w:rsid w:val="00B76741"/>
    <w:rsid w:val="00B77087"/>
    <w:rsid w:val="00B7792E"/>
    <w:rsid w:val="00B81A6E"/>
    <w:rsid w:val="00B820C9"/>
    <w:rsid w:val="00B82CC1"/>
    <w:rsid w:val="00B83167"/>
    <w:rsid w:val="00B83D7A"/>
    <w:rsid w:val="00B84071"/>
    <w:rsid w:val="00B8547A"/>
    <w:rsid w:val="00B85E05"/>
    <w:rsid w:val="00B87C8F"/>
    <w:rsid w:val="00B91A24"/>
    <w:rsid w:val="00B94704"/>
    <w:rsid w:val="00B94B95"/>
    <w:rsid w:val="00B95DC2"/>
    <w:rsid w:val="00B974B7"/>
    <w:rsid w:val="00B97E00"/>
    <w:rsid w:val="00BA0160"/>
    <w:rsid w:val="00BA10C7"/>
    <w:rsid w:val="00BA145D"/>
    <w:rsid w:val="00BA237D"/>
    <w:rsid w:val="00BA2E28"/>
    <w:rsid w:val="00BA380E"/>
    <w:rsid w:val="00BA3B6B"/>
    <w:rsid w:val="00BA6566"/>
    <w:rsid w:val="00BB027B"/>
    <w:rsid w:val="00BB2A5D"/>
    <w:rsid w:val="00BB2A91"/>
    <w:rsid w:val="00BB2BBE"/>
    <w:rsid w:val="00BB31BC"/>
    <w:rsid w:val="00BB6B2C"/>
    <w:rsid w:val="00BB6C74"/>
    <w:rsid w:val="00BC0B62"/>
    <w:rsid w:val="00BC21E0"/>
    <w:rsid w:val="00BC28D7"/>
    <w:rsid w:val="00BC5F5D"/>
    <w:rsid w:val="00BD1913"/>
    <w:rsid w:val="00BD23A4"/>
    <w:rsid w:val="00BD28B3"/>
    <w:rsid w:val="00BD4177"/>
    <w:rsid w:val="00BD5E05"/>
    <w:rsid w:val="00BE11F3"/>
    <w:rsid w:val="00BE19C0"/>
    <w:rsid w:val="00BE2A5C"/>
    <w:rsid w:val="00BE2EAC"/>
    <w:rsid w:val="00BE3165"/>
    <w:rsid w:val="00BE5C7A"/>
    <w:rsid w:val="00BE5D0A"/>
    <w:rsid w:val="00BF0568"/>
    <w:rsid w:val="00BF0CFD"/>
    <w:rsid w:val="00BF15BA"/>
    <w:rsid w:val="00BF24CD"/>
    <w:rsid w:val="00BF279C"/>
    <w:rsid w:val="00BF3178"/>
    <w:rsid w:val="00BF3DA3"/>
    <w:rsid w:val="00BF53C5"/>
    <w:rsid w:val="00BF6B6E"/>
    <w:rsid w:val="00BF7B06"/>
    <w:rsid w:val="00BF7B6B"/>
    <w:rsid w:val="00C00B33"/>
    <w:rsid w:val="00C01415"/>
    <w:rsid w:val="00C01444"/>
    <w:rsid w:val="00C01E88"/>
    <w:rsid w:val="00C03F05"/>
    <w:rsid w:val="00C04275"/>
    <w:rsid w:val="00C07374"/>
    <w:rsid w:val="00C07E8E"/>
    <w:rsid w:val="00C10D3E"/>
    <w:rsid w:val="00C11058"/>
    <w:rsid w:val="00C110CD"/>
    <w:rsid w:val="00C14423"/>
    <w:rsid w:val="00C147EC"/>
    <w:rsid w:val="00C17802"/>
    <w:rsid w:val="00C17D4D"/>
    <w:rsid w:val="00C207CA"/>
    <w:rsid w:val="00C225EB"/>
    <w:rsid w:val="00C22F2E"/>
    <w:rsid w:val="00C2384E"/>
    <w:rsid w:val="00C23D17"/>
    <w:rsid w:val="00C247CA"/>
    <w:rsid w:val="00C24DA6"/>
    <w:rsid w:val="00C270E4"/>
    <w:rsid w:val="00C30C74"/>
    <w:rsid w:val="00C3224C"/>
    <w:rsid w:val="00C34F37"/>
    <w:rsid w:val="00C37C93"/>
    <w:rsid w:val="00C41D69"/>
    <w:rsid w:val="00C51D74"/>
    <w:rsid w:val="00C51DA4"/>
    <w:rsid w:val="00C52461"/>
    <w:rsid w:val="00C53CB7"/>
    <w:rsid w:val="00C5502D"/>
    <w:rsid w:val="00C55C85"/>
    <w:rsid w:val="00C60F63"/>
    <w:rsid w:val="00C63495"/>
    <w:rsid w:val="00C65618"/>
    <w:rsid w:val="00C664E1"/>
    <w:rsid w:val="00C7081D"/>
    <w:rsid w:val="00C70BDF"/>
    <w:rsid w:val="00C71469"/>
    <w:rsid w:val="00C76D42"/>
    <w:rsid w:val="00C80949"/>
    <w:rsid w:val="00C80A0D"/>
    <w:rsid w:val="00C8118E"/>
    <w:rsid w:val="00C8152C"/>
    <w:rsid w:val="00C8366D"/>
    <w:rsid w:val="00C83A8E"/>
    <w:rsid w:val="00C848F2"/>
    <w:rsid w:val="00C867E1"/>
    <w:rsid w:val="00C867F6"/>
    <w:rsid w:val="00C91740"/>
    <w:rsid w:val="00C91881"/>
    <w:rsid w:val="00C91DB7"/>
    <w:rsid w:val="00C935B0"/>
    <w:rsid w:val="00C9360F"/>
    <w:rsid w:val="00C93AA2"/>
    <w:rsid w:val="00C96773"/>
    <w:rsid w:val="00C9742F"/>
    <w:rsid w:val="00CA066A"/>
    <w:rsid w:val="00CA06FA"/>
    <w:rsid w:val="00CA1F34"/>
    <w:rsid w:val="00CA20F9"/>
    <w:rsid w:val="00CA3625"/>
    <w:rsid w:val="00CA6A1C"/>
    <w:rsid w:val="00CA7632"/>
    <w:rsid w:val="00CB0D08"/>
    <w:rsid w:val="00CB2BE0"/>
    <w:rsid w:val="00CB399B"/>
    <w:rsid w:val="00CB44DA"/>
    <w:rsid w:val="00CB4D31"/>
    <w:rsid w:val="00CB53FC"/>
    <w:rsid w:val="00CB5A01"/>
    <w:rsid w:val="00CB77F2"/>
    <w:rsid w:val="00CB7E1B"/>
    <w:rsid w:val="00CC072C"/>
    <w:rsid w:val="00CC2E17"/>
    <w:rsid w:val="00CC309F"/>
    <w:rsid w:val="00CC3449"/>
    <w:rsid w:val="00CC4226"/>
    <w:rsid w:val="00CC4B5E"/>
    <w:rsid w:val="00CC4F77"/>
    <w:rsid w:val="00CD0998"/>
    <w:rsid w:val="00CD5DAE"/>
    <w:rsid w:val="00CD69E3"/>
    <w:rsid w:val="00CE1130"/>
    <w:rsid w:val="00CE38A9"/>
    <w:rsid w:val="00CE57D2"/>
    <w:rsid w:val="00CE5C8F"/>
    <w:rsid w:val="00CE63C7"/>
    <w:rsid w:val="00CE7EAC"/>
    <w:rsid w:val="00CF0486"/>
    <w:rsid w:val="00CF3A3F"/>
    <w:rsid w:val="00CF3B0F"/>
    <w:rsid w:val="00CF4A5A"/>
    <w:rsid w:val="00CF520B"/>
    <w:rsid w:val="00CF5687"/>
    <w:rsid w:val="00CF6B2D"/>
    <w:rsid w:val="00CF7684"/>
    <w:rsid w:val="00CF77CC"/>
    <w:rsid w:val="00D03738"/>
    <w:rsid w:val="00D03DAD"/>
    <w:rsid w:val="00D065AE"/>
    <w:rsid w:val="00D0676D"/>
    <w:rsid w:val="00D0724C"/>
    <w:rsid w:val="00D07DC5"/>
    <w:rsid w:val="00D10CD7"/>
    <w:rsid w:val="00D10D97"/>
    <w:rsid w:val="00D1218F"/>
    <w:rsid w:val="00D13336"/>
    <w:rsid w:val="00D17002"/>
    <w:rsid w:val="00D2263E"/>
    <w:rsid w:val="00D22F5E"/>
    <w:rsid w:val="00D237CC"/>
    <w:rsid w:val="00D2457E"/>
    <w:rsid w:val="00D2756C"/>
    <w:rsid w:val="00D279C9"/>
    <w:rsid w:val="00D32A69"/>
    <w:rsid w:val="00D32E4C"/>
    <w:rsid w:val="00D357B9"/>
    <w:rsid w:val="00D40366"/>
    <w:rsid w:val="00D4060B"/>
    <w:rsid w:val="00D40DAC"/>
    <w:rsid w:val="00D4190E"/>
    <w:rsid w:val="00D45DA9"/>
    <w:rsid w:val="00D467B0"/>
    <w:rsid w:val="00D53E15"/>
    <w:rsid w:val="00D54928"/>
    <w:rsid w:val="00D54CAD"/>
    <w:rsid w:val="00D6014C"/>
    <w:rsid w:val="00D60546"/>
    <w:rsid w:val="00D615C6"/>
    <w:rsid w:val="00D629BA"/>
    <w:rsid w:val="00D64C6B"/>
    <w:rsid w:val="00D64D51"/>
    <w:rsid w:val="00D66912"/>
    <w:rsid w:val="00D71031"/>
    <w:rsid w:val="00D71A2D"/>
    <w:rsid w:val="00D81110"/>
    <w:rsid w:val="00D81215"/>
    <w:rsid w:val="00D8155A"/>
    <w:rsid w:val="00D8440F"/>
    <w:rsid w:val="00D84BDB"/>
    <w:rsid w:val="00D84E2D"/>
    <w:rsid w:val="00D8541D"/>
    <w:rsid w:val="00D85557"/>
    <w:rsid w:val="00D85E07"/>
    <w:rsid w:val="00D85FB3"/>
    <w:rsid w:val="00D86BDA"/>
    <w:rsid w:val="00D878A5"/>
    <w:rsid w:val="00D906C3"/>
    <w:rsid w:val="00D90A21"/>
    <w:rsid w:val="00D95A49"/>
    <w:rsid w:val="00D95FEF"/>
    <w:rsid w:val="00D96E6D"/>
    <w:rsid w:val="00D97A60"/>
    <w:rsid w:val="00DA0495"/>
    <w:rsid w:val="00DA093C"/>
    <w:rsid w:val="00DA2526"/>
    <w:rsid w:val="00DA2F12"/>
    <w:rsid w:val="00DA429E"/>
    <w:rsid w:val="00DA5AC4"/>
    <w:rsid w:val="00DA743C"/>
    <w:rsid w:val="00DA7F76"/>
    <w:rsid w:val="00DB113A"/>
    <w:rsid w:val="00DB1EF0"/>
    <w:rsid w:val="00DB4FCC"/>
    <w:rsid w:val="00DC067A"/>
    <w:rsid w:val="00DC1111"/>
    <w:rsid w:val="00DC1774"/>
    <w:rsid w:val="00DC2192"/>
    <w:rsid w:val="00DC345D"/>
    <w:rsid w:val="00DC3839"/>
    <w:rsid w:val="00DC4165"/>
    <w:rsid w:val="00DC605D"/>
    <w:rsid w:val="00DD38D6"/>
    <w:rsid w:val="00DE0F00"/>
    <w:rsid w:val="00DE1F37"/>
    <w:rsid w:val="00DE3226"/>
    <w:rsid w:val="00DE52E1"/>
    <w:rsid w:val="00DE58A4"/>
    <w:rsid w:val="00DE7A70"/>
    <w:rsid w:val="00DF009F"/>
    <w:rsid w:val="00DF03A4"/>
    <w:rsid w:val="00DF2787"/>
    <w:rsid w:val="00DF34FB"/>
    <w:rsid w:val="00DF39EF"/>
    <w:rsid w:val="00DF4702"/>
    <w:rsid w:val="00DF4DD4"/>
    <w:rsid w:val="00DF63EE"/>
    <w:rsid w:val="00DF6723"/>
    <w:rsid w:val="00DF6BE4"/>
    <w:rsid w:val="00E0379E"/>
    <w:rsid w:val="00E0400E"/>
    <w:rsid w:val="00E06DEC"/>
    <w:rsid w:val="00E07B98"/>
    <w:rsid w:val="00E10043"/>
    <w:rsid w:val="00E1160E"/>
    <w:rsid w:val="00E12924"/>
    <w:rsid w:val="00E129AB"/>
    <w:rsid w:val="00E12ABF"/>
    <w:rsid w:val="00E13E80"/>
    <w:rsid w:val="00E1456C"/>
    <w:rsid w:val="00E16133"/>
    <w:rsid w:val="00E16781"/>
    <w:rsid w:val="00E167E0"/>
    <w:rsid w:val="00E173C9"/>
    <w:rsid w:val="00E26DA0"/>
    <w:rsid w:val="00E27A2C"/>
    <w:rsid w:val="00E33761"/>
    <w:rsid w:val="00E349E3"/>
    <w:rsid w:val="00E3551D"/>
    <w:rsid w:val="00E361C6"/>
    <w:rsid w:val="00E36236"/>
    <w:rsid w:val="00E36711"/>
    <w:rsid w:val="00E41AC0"/>
    <w:rsid w:val="00E45692"/>
    <w:rsid w:val="00E458E8"/>
    <w:rsid w:val="00E4630A"/>
    <w:rsid w:val="00E4728F"/>
    <w:rsid w:val="00E47D6E"/>
    <w:rsid w:val="00E47FD9"/>
    <w:rsid w:val="00E50067"/>
    <w:rsid w:val="00E519B8"/>
    <w:rsid w:val="00E52540"/>
    <w:rsid w:val="00E52D68"/>
    <w:rsid w:val="00E54322"/>
    <w:rsid w:val="00E55DD7"/>
    <w:rsid w:val="00E57841"/>
    <w:rsid w:val="00E60860"/>
    <w:rsid w:val="00E612EC"/>
    <w:rsid w:val="00E618B5"/>
    <w:rsid w:val="00E6342D"/>
    <w:rsid w:val="00E668EA"/>
    <w:rsid w:val="00E707BF"/>
    <w:rsid w:val="00E70A2E"/>
    <w:rsid w:val="00E72E14"/>
    <w:rsid w:val="00E7313C"/>
    <w:rsid w:val="00E73B99"/>
    <w:rsid w:val="00E73F40"/>
    <w:rsid w:val="00E74B5F"/>
    <w:rsid w:val="00E74B8B"/>
    <w:rsid w:val="00E75823"/>
    <w:rsid w:val="00E77226"/>
    <w:rsid w:val="00E82E67"/>
    <w:rsid w:val="00E854FC"/>
    <w:rsid w:val="00E85964"/>
    <w:rsid w:val="00E86F80"/>
    <w:rsid w:val="00E963E2"/>
    <w:rsid w:val="00E96483"/>
    <w:rsid w:val="00EA050E"/>
    <w:rsid w:val="00EA2599"/>
    <w:rsid w:val="00EA3D3B"/>
    <w:rsid w:val="00EA44FA"/>
    <w:rsid w:val="00EA74DE"/>
    <w:rsid w:val="00EA763F"/>
    <w:rsid w:val="00EA7A4F"/>
    <w:rsid w:val="00EB0031"/>
    <w:rsid w:val="00EB2ED6"/>
    <w:rsid w:val="00EC117B"/>
    <w:rsid w:val="00EC192F"/>
    <w:rsid w:val="00EC19FA"/>
    <w:rsid w:val="00EC2022"/>
    <w:rsid w:val="00EC2176"/>
    <w:rsid w:val="00EC4A4C"/>
    <w:rsid w:val="00EC5B3B"/>
    <w:rsid w:val="00EC6BCD"/>
    <w:rsid w:val="00EC7296"/>
    <w:rsid w:val="00EC72E2"/>
    <w:rsid w:val="00ED0DDD"/>
    <w:rsid w:val="00ED2851"/>
    <w:rsid w:val="00ED50F7"/>
    <w:rsid w:val="00ED62AC"/>
    <w:rsid w:val="00ED6644"/>
    <w:rsid w:val="00ED6A09"/>
    <w:rsid w:val="00EE1856"/>
    <w:rsid w:val="00EE32E0"/>
    <w:rsid w:val="00EE3D64"/>
    <w:rsid w:val="00EE5163"/>
    <w:rsid w:val="00EF289D"/>
    <w:rsid w:val="00EF2CB9"/>
    <w:rsid w:val="00EF38D9"/>
    <w:rsid w:val="00EF4185"/>
    <w:rsid w:val="00EF49C8"/>
    <w:rsid w:val="00EF664E"/>
    <w:rsid w:val="00EF76E0"/>
    <w:rsid w:val="00F020C0"/>
    <w:rsid w:val="00F02C9D"/>
    <w:rsid w:val="00F03ECA"/>
    <w:rsid w:val="00F04C32"/>
    <w:rsid w:val="00F04DF3"/>
    <w:rsid w:val="00F05129"/>
    <w:rsid w:val="00F05663"/>
    <w:rsid w:val="00F06D71"/>
    <w:rsid w:val="00F10848"/>
    <w:rsid w:val="00F1218E"/>
    <w:rsid w:val="00F122A5"/>
    <w:rsid w:val="00F12B4E"/>
    <w:rsid w:val="00F136BC"/>
    <w:rsid w:val="00F14437"/>
    <w:rsid w:val="00F14BB7"/>
    <w:rsid w:val="00F15D4B"/>
    <w:rsid w:val="00F1644D"/>
    <w:rsid w:val="00F20D3F"/>
    <w:rsid w:val="00F24560"/>
    <w:rsid w:val="00F2642D"/>
    <w:rsid w:val="00F3301E"/>
    <w:rsid w:val="00F34675"/>
    <w:rsid w:val="00F35A97"/>
    <w:rsid w:val="00F36735"/>
    <w:rsid w:val="00F36CDE"/>
    <w:rsid w:val="00F372FD"/>
    <w:rsid w:val="00F4043C"/>
    <w:rsid w:val="00F40568"/>
    <w:rsid w:val="00F40DCF"/>
    <w:rsid w:val="00F413C3"/>
    <w:rsid w:val="00F425AB"/>
    <w:rsid w:val="00F42EA9"/>
    <w:rsid w:val="00F44129"/>
    <w:rsid w:val="00F51767"/>
    <w:rsid w:val="00F52184"/>
    <w:rsid w:val="00F5370C"/>
    <w:rsid w:val="00F553C8"/>
    <w:rsid w:val="00F554B0"/>
    <w:rsid w:val="00F578EB"/>
    <w:rsid w:val="00F612A4"/>
    <w:rsid w:val="00F61542"/>
    <w:rsid w:val="00F641C2"/>
    <w:rsid w:val="00F6474F"/>
    <w:rsid w:val="00F65E68"/>
    <w:rsid w:val="00F66872"/>
    <w:rsid w:val="00F67CE9"/>
    <w:rsid w:val="00F7048B"/>
    <w:rsid w:val="00F70D24"/>
    <w:rsid w:val="00F723FC"/>
    <w:rsid w:val="00F72B03"/>
    <w:rsid w:val="00F7319A"/>
    <w:rsid w:val="00F80032"/>
    <w:rsid w:val="00F80FDD"/>
    <w:rsid w:val="00F8181C"/>
    <w:rsid w:val="00F82733"/>
    <w:rsid w:val="00F858BD"/>
    <w:rsid w:val="00F85E48"/>
    <w:rsid w:val="00F8602C"/>
    <w:rsid w:val="00F86270"/>
    <w:rsid w:val="00F86CF1"/>
    <w:rsid w:val="00F86D03"/>
    <w:rsid w:val="00F8789D"/>
    <w:rsid w:val="00F90A99"/>
    <w:rsid w:val="00F92E30"/>
    <w:rsid w:val="00F95F2B"/>
    <w:rsid w:val="00F96BD8"/>
    <w:rsid w:val="00F96D3B"/>
    <w:rsid w:val="00FA0EF9"/>
    <w:rsid w:val="00FA2308"/>
    <w:rsid w:val="00FA2B69"/>
    <w:rsid w:val="00FA459E"/>
    <w:rsid w:val="00FA51AA"/>
    <w:rsid w:val="00FA5E43"/>
    <w:rsid w:val="00FB1334"/>
    <w:rsid w:val="00FB2866"/>
    <w:rsid w:val="00FB2890"/>
    <w:rsid w:val="00FB474C"/>
    <w:rsid w:val="00FB4E2F"/>
    <w:rsid w:val="00FB56EE"/>
    <w:rsid w:val="00FB570E"/>
    <w:rsid w:val="00FB725D"/>
    <w:rsid w:val="00FC0A91"/>
    <w:rsid w:val="00FC33B3"/>
    <w:rsid w:val="00FC3D92"/>
    <w:rsid w:val="00FC4DDA"/>
    <w:rsid w:val="00FC7809"/>
    <w:rsid w:val="00FD0766"/>
    <w:rsid w:val="00FD0F96"/>
    <w:rsid w:val="00FD391E"/>
    <w:rsid w:val="00FD4A61"/>
    <w:rsid w:val="00FD4BF2"/>
    <w:rsid w:val="00FD7DB7"/>
    <w:rsid w:val="00FE0680"/>
    <w:rsid w:val="00FE10D5"/>
    <w:rsid w:val="00FE4251"/>
    <w:rsid w:val="00FE5D8B"/>
    <w:rsid w:val="00FE7092"/>
    <w:rsid w:val="00FE7BD9"/>
    <w:rsid w:val="00FF1FE1"/>
    <w:rsid w:val="00FF3B43"/>
    <w:rsid w:val="00FF578F"/>
    <w:rsid w:val="00FF6F25"/>
    <w:rsid w:val="0AB0F4F0"/>
    <w:rsid w:val="1D405F60"/>
    <w:rsid w:val="7A24235D"/>
    <w:rsid w:val="7E7E1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05F60"/>
  <w15:chartTrackingRefBased/>
  <w15:docId w15:val="{8FC05582-74F2-4E9C-B6C1-328133307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D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A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customStyle="1" w:styleId="EndNoteBibliographyTitle">
    <w:name w:val="EndNote Bibliography Title"/>
    <w:basedOn w:val="Normal"/>
    <w:link w:val="EndNoteBibliographyTitleChar"/>
    <w:rsid w:val="0002768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2768E"/>
    <w:rPr>
      <w:rFonts w:ascii="Calibri" w:hAnsi="Calibri" w:cs="Calibri"/>
      <w:noProof/>
    </w:rPr>
  </w:style>
  <w:style w:type="paragraph" w:customStyle="1" w:styleId="EndNoteBibliography">
    <w:name w:val="EndNote Bibliography"/>
    <w:basedOn w:val="Normal"/>
    <w:link w:val="EndNoteBibliographyChar"/>
    <w:rsid w:val="0002768E"/>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02768E"/>
    <w:rPr>
      <w:rFonts w:ascii="Calibri" w:hAnsi="Calibri" w:cs="Calibri"/>
      <w:noProof/>
    </w:rPr>
  </w:style>
  <w:style w:type="paragraph" w:styleId="Caption">
    <w:name w:val="caption"/>
    <w:basedOn w:val="Normal"/>
    <w:next w:val="Normal"/>
    <w:uiPriority w:val="35"/>
    <w:unhideWhenUsed/>
    <w:qFormat/>
    <w:rsid w:val="000378A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F0F35"/>
    <w:rPr>
      <w:sz w:val="18"/>
      <w:szCs w:val="18"/>
    </w:rPr>
  </w:style>
  <w:style w:type="paragraph" w:styleId="CommentText">
    <w:name w:val="annotation text"/>
    <w:basedOn w:val="Normal"/>
    <w:link w:val="CommentTextChar"/>
    <w:uiPriority w:val="99"/>
    <w:semiHidden/>
    <w:unhideWhenUsed/>
    <w:rsid w:val="003F0F35"/>
    <w:pPr>
      <w:spacing w:line="240" w:lineRule="auto"/>
    </w:pPr>
    <w:rPr>
      <w:sz w:val="24"/>
      <w:szCs w:val="24"/>
    </w:rPr>
  </w:style>
  <w:style w:type="character" w:customStyle="1" w:styleId="CommentTextChar">
    <w:name w:val="Comment Text Char"/>
    <w:basedOn w:val="DefaultParagraphFont"/>
    <w:link w:val="CommentText"/>
    <w:uiPriority w:val="99"/>
    <w:semiHidden/>
    <w:rsid w:val="003F0F35"/>
    <w:rPr>
      <w:sz w:val="24"/>
      <w:szCs w:val="24"/>
    </w:rPr>
  </w:style>
  <w:style w:type="paragraph" w:styleId="CommentSubject">
    <w:name w:val="annotation subject"/>
    <w:basedOn w:val="CommentText"/>
    <w:next w:val="CommentText"/>
    <w:link w:val="CommentSubjectChar"/>
    <w:uiPriority w:val="99"/>
    <w:semiHidden/>
    <w:unhideWhenUsed/>
    <w:rsid w:val="003F0F35"/>
    <w:rPr>
      <w:b/>
      <w:bCs/>
      <w:sz w:val="20"/>
      <w:szCs w:val="20"/>
    </w:rPr>
  </w:style>
  <w:style w:type="character" w:customStyle="1" w:styleId="CommentSubjectChar">
    <w:name w:val="Comment Subject Char"/>
    <w:basedOn w:val="CommentTextChar"/>
    <w:link w:val="CommentSubject"/>
    <w:uiPriority w:val="99"/>
    <w:semiHidden/>
    <w:rsid w:val="003F0F35"/>
    <w:rPr>
      <w:b/>
      <w:bCs/>
      <w:sz w:val="20"/>
      <w:szCs w:val="20"/>
    </w:rPr>
  </w:style>
  <w:style w:type="paragraph" w:styleId="BalloonText">
    <w:name w:val="Balloon Text"/>
    <w:basedOn w:val="Normal"/>
    <w:link w:val="BalloonTextChar"/>
    <w:uiPriority w:val="99"/>
    <w:semiHidden/>
    <w:unhideWhenUsed/>
    <w:rsid w:val="003F0F3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0F35"/>
    <w:rPr>
      <w:rFonts w:ascii="Times New Roman" w:hAnsi="Times New Roman" w:cs="Times New Roman"/>
      <w:sz w:val="18"/>
      <w:szCs w:val="18"/>
    </w:rPr>
  </w:style>
  <w:style w:type="character" w:styleId="PlaceholderText">
    <w:name w:val="Placeholder Text"/>
    <w:basedOn w:val="DefaultParagraphFont"/>
    <w:uiPriority w:val="99"/>
    <w:semiHidden/>
    <w:rsid w:val="00C17D4D"/>
    <w:rPr>
      <w:color w:val="808080"/>
    </w:rPr>
  </w:style>
  <w:style w:type="paragraph" w:styleId="Header">
    <w:name w:val="header"/>
    <w:basedOn w:val="Normal"/>
    <w:link w:val="HeaderChar"/>
    <w:uiPriority w:val="99"/>
    <w:unhideWhenUsed/>
    <w:rsid w:val="00DF2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87"/>
  </w:style>
  <w:style w:type="paragraph" w:styleId="Footer">
    <w:name w:val="footer"/>
    <w:basedOn w:val="Normal"/>
    <w:link w:val="FooterChar"/>
    <w:uiPriority w:val="99"/>
    <w:unhideWhenUsed/>
    <w:rsid w:val="00DF2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87"/>
  </w:style>
  <w:style w:type="paragraph" w:styleId="Title">
    <w:name w:val="Title"/>
    <w:basedOn w:val="Normal"/>
    <w:next w:val="Normal"/>
    <w:link w:val="TitleChar"/>
    <w:uiPriority w:val="10"/>
    <w:qFormat/>
    <w:rsid w:val="008F43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3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D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2A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7879"/>
    <w:pPr>
      <w:outlineLvl w:val="9"/>
    </w:pPr>
  </w:style>
  <w:style w:type="paragraph" w:styleId="TOC1">
    <w:name w:val="toc 1"/>
    <w:basedOn w:val="Normal"/>
    <w:next w:val="Normal"/>
    <w:autoRedefine/>
    <w:uiPriority w:val="39"/>
    <w:unhideWhenUsed/>
    <w:rsid w:val="008E7879"/>
    <w:pPr>
      <w:spacing w:after="100"/>
    </w:pPr>
  </w:style>
  <w:style w:type="paragraph" w:styleId="TOC2">
    <w:name w:val="toc 2"/>
    <w:basedOn w:val="Normal"/>
    <w:next w:val="Normal"/>
    <w:autoRedefine/>
    <w:uiPriority w:val="39"/>
    <w:unhideWhenUsed/>
    <w:rsid w:val="008E78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999478">
      <w:bodyDiv w:val="1"/>
      <w:marLeft w:val="0"/>
      <w:marRight w:val="0"/>
      <w:marTop w:val="0"/>
      <w:marBottom w:val="0"/>
      <w:divBdr>
        <w:top w:val="none" w:sz="0" w:space="0" w:color="auto"/>
        <w:left w:val="none" w:sz="0" w:space="0" w:color="auto"/>
        <w:bottom w:val="none" w:sz="0" w:space="0" w:color="auto"/>
        <w:right w:val="none" w:sz="0" w:space="0" w:color="auto"/>
      </w:divBdr>
    </w:div>
    <w:div w:id="843740972">
      <w:bodyDiv w:val="1"/>
      <w:marLeft w:val="0"/>
      <w:marRight w:val="0"/>
      <w:marTop w:val="0"/>
      <w:marBottom w:val="0"/>
      <w:divBdr>
        <w:top w:val="none" w:sz="0" w:space="0" w:color="auto"/>
        <w:left w:val="none" w:sz="0" w:space="0" w:color="auto"/>
        <w:bottom w:val="none" w:sz="0" w:space="0" w:color="auto"/>
        <w:right w:val="none" w:sz="0" w:space="0" w:color="auto"/>
      </w:divBdr>
    </w:div>
    <w:div w:id="1537959832">
      <w:bodyDiv w:val="1"/>
      <w:marLeft w:val="0"/>
      <w:marRight w:val="0"/>
      <w:marTop w:val="0"/>
      <w:marBottom w:val="0"/>
      <w:divBdr>
        <w:top w:val="none" w:sz="0" w:space="0" w:color="auto"/>
        <w:left w:val="none" w:sz="0" w:space="0" w:color="auto"/>
        <w:bottom w:val="none" w:sz="0" w:space="0" w:color="auto"/>
        <w:right w:val="none" w:sz="0" w:space="0" w:color="auto"/>
      </w:divBdr>
    </w:div>
    <w:div w:id="1540439102">
      <w:bodyDiv w:val="1"/>
      <w:marLeft w:val="0"/>
      <w:marRight w:val="0"/>
      <w:marTop w:val="0"/>
      <w:marBottom w:val="0"/>
      <w:divBdr>
        <w:top w:val="none" w:sz="0" w:space="0" w:color="auto"/>
        <w:left w:val="none" w:sz="0" w:space="0" w:color="auto"/>
        <w:bottom w:val="none" w:sz="0" w:space="0" w:color="auto"/>
        <w:right w:val="none" w:sz="0" w:space="0" w:color="auto"/>
      </w:divBdr>
    </w:div>
    <w:div w:id="1947081778">
      <w:bodyDiv w:val="1"/>
      <w:marLeft w:val="0"/>
      <w:marRight w:val="0"/>
      <w:marTop w:val="0"/>
      <w:marBottom w:val="0"/>
      <w:divBdr>
        <w:top w:val="none" w:sz="0" w:space="0" w:color="auto"/>
        <w:left w:val="none" w:sz="0" w:space="0" w:color="auto"/>
        <w:bottom w:val="none" w:sz="0" w:space="0" w:color="auto"/>
        <w:right w:val="none" w:sz="0" w:space="0" w:color="auto"/>
      </w:divBdr>
    </w:div>
    <w:div w:id="207153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5.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Guannan-Shen/Omics_Integration"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4CD52-C598-2A46-9CA5-2E6BEA3E0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15920</Words>
  <Characters>90746</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Guannan</dc:creator>
  <cp:keywords/>
  <dc:description/>
  <cp:lastModifiedBy>Tim Vigers</cp:lastModifiedBy>
  <cp:revision>3</cp:revision>
  <dcterms:created xsi:type="dcterms:W3CDTF">2020-03-25T21:15:00Z</dcterms:created>
  <dcterms:modified xsi:type="dcterms:W3CDTF">2020-03-25T21:15:00Z</dcterms:modified>
</cp:coreProperties>
</file>